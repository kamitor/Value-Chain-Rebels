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F6DCD" w14:textId="7C884B49" w:rsidR="46ECB9D2" w:rsidRDefault="04CE74C2" w:rsidP="6C076A05">
      <w:pPr>
        <w:spacing w:before="0"/>
        <w:rPr>
          <w:b/>
          <w:bCs/>
          <w:sz w:val="40"/>
          <w:szCs w:val="40"/>
        </w:rPr>
      </w:pPr>
      <w:proofErr w:type="spellStart"/>
      <w:r w:rsidRPr="5678C025">
        <w:rPr>
          <w:b/>
          <w:bCs/>
          <w:sz w:val="40"/>
          <w:szCs w:val="40"/>
        </w:rPr>
        <w:t>Windesheim</w:t>
      </w:r>
      <w:proofErr w:type="spellEnd"/>
    </w:p>
    <w:p w14:paraId="4E364739" w14:textId="4FFF2640" w:rsidR="46ECB9D2" w:rsidRDefault="04CE74C2" w:rsidP="6C076A05">
      <w:pPr>
        <w:spacing w:before="0" w:line="240" w:lineRule="auto"/>
        <w:rPr>
          <w:sz w:val="20"/>
          <w:szCs w:val="20"/>
        </w:rPr>
      </w:pPr>
      <w:r w:rsidRPr="5678C025">
        <w:rPr>
          <w:sz w:val="20"/>
          <w:szCs w:val="20"/>
        </w:rPr>
        <w:t>Campus 2</w:t>
      </w:r>
    </w:p>
    <w:p w14:paraId="46686C0C" w14:textId="3FDCE399" w:rsidR="46ECB9D2" w:rsidRDefault="04CE74C2" w:rsidP="6C076A05">
      <w:pPr>
        <w:pStyle w:val="Title"/>
        <w:rPr>
          <w:color w:val="auto"/>
        </w:rPr>
      </w:pPr>
      <w:r w:rsidRPr="5678C025">
        <w:rPr>
          <w:color w:val="auto"/>
        </w:rPr>
        <w:t>Value Chain Rebels</w:t>
      </w:r>
    </w:p>
    <w:p w14:paraId="39C131C5" w14:textId="3A16A4C9" w:rsidR="00AB2F00" w:rsidRDefault="58F4F66C" w:rsidP="5678C025">
      <w:pPr>
        <w:pStyle w:val="Subtitle"/>
        <w:pBdr>
          <w:top w:val="nil"/>
          <w:left w:val="nil"/>
          <w:bottom w:val="nil"/>
          <w:right w:val="nil"/>
          <w:between w:val="nil"/>
        </w:pBdr>
        <w:rPr>
          <w:b/>
          <w:bCs/>
          <w:color w:val="auto"/>
        </w:rPr>
      </w:pPr>
      <w:bookmarkStart w:id="0" w:name="_eqpoxxy8gmzz"/>
      <w:bookmarkEnd w:id="0"/>
      <w:r w:rsidRPr="5678C025">
        <w:rPr>
          <w:b/>
          <w:bCs/>
          <w:color w:val="auto"/>
        </w:rPr>
        <w:t>Jan 29</w:t>
      </w:r>
      <w:r w:rsidR="4AF236C2" w:rsidRPr="5678C025">
        <w:rPr>
          <w:b/>
          <w:bCs/>
          <w:color w:val="auto"/>
        </w:rPr>
        <w:t>, 20</w:t>
      </w:r>
      <w:r w:rsidR="10A6FC5E" w:rsidRPr="5678C025">
        <w:rPr>
          <w:b/>
          <w:bCs/>
          <w:color w:val="auto"/>
        </w:rPr>
        <w:t>24</w:t>
      </w:r>
    </w:p>
    <w:p w14:paraId="1D01B796" w14:textId="77777777" w:rsidR="00DF37AF" w:rsidRPr="00DF37AF" w:rsidRDefault="00DF37AF" w:rsidP="00DF37AF">
      <w:pPr>
        <w:pStyle w:val="TOCHeading"/>
        <w:numPr>
          <w:ilvl w:val="0"/>
          <w:numId w:val="0"/>
        </w:numPr>
      </w:pPr>
    </w:p>
    <w:p w14:paraId="3A9931F5" w14:textId="07DD6C2A" w:rsidR="004B422E" w:rsidRPr="00AC593F" w:rsidRDefault="004B422E">
      <w:pPr>
        <w:rPr>
          <w:color w:val="000000"/>
          <w:sz w:val="32"/>
          <w:szCs w:val="32"/>
          <w:lang w:val="en-US"/>
        </w:rPr>
      </w:pPr>
      <w:r w:rsidRPr="00AC593F">
        <w:rPr>
          <w:lang w:val="en-US"/>
        </w:rPr>
        <w:br w:type="page"/>
      </w:r>
    </w:p>
    <w:sdt>
      <w:sdtPr>
        <w:rPr>
          <w:rFonts w:ascii="Roboto" w:eastAsia="Roboto" w:hAnsi="Roboto" w:cs="Roboto"/>
          <w:color w:val="auto"/>
          <w:sz w:val="22"/>
          <w:szCs w:val="22"/>
          <w:lang w:val="en" w:eastAsia="ja-JP"/>
        </w:rPr>
        <w:id w:val="-1747251903"/>
        <w:docPartObj>
          <w:docPartGallery w:val="Table of Contents"/>
          <w:docPartUnique/>
        </w:docPartObj>
      </w:sdtPr>
      <w:sdtEndPr>
        <w:rPr>
          <w:b/>
          <w:bCs/>
          <w:noProof/>
        </w:rPr>
      </w:sdtEndPr>
      <w:sdtContent>
        <w:p w14:paraId="1AF910D5" w14:textId="2CAC9515" w:rsidR="00AC593F" w:rsidRDefault="00AC593F">
          <w:pPr>
            <w:pStyle w:val="TOCHeading"/>
          </w:pPr>
          <w:r>
            <w:t>Contents</w:t>
          </w:r>
        </w:p>
        <w:p w14:paraId="33AE24D9" w14:textId="2FC89867" w:rsidR="00571C1F" w:rsidRDefault="00AC593F">
          <w:pPr>
            <w:pStyle w:val="TOC1"/>
            <w:tabs>
              <w:tab w:val="left" w:pos="440"/>
              <w:tab w:val="right" w:leader="dot" w:pos="9350"/>
            </w:tabs>
            <w:rPr>
              <w:rFonts w:asciiTheme="minorHAnsi" w:eastAsiaTheme="minorEastAsia" w:hAnsiTheme="minorHAnsi" w:cstheme="minorBidi"/>
              <w:noProof/>
              <w:kern w:val="2"/>
              <w:sz w:val="24"/>
              <w:szCs w:val="24"/>
              <w:lang w:val="en-NL" w:eastAsia="en-NL"/>
              <w14:ligatures w14:val="standardContextual"/>
            </w:rPr>
          </w:pPr>
          <w:r>
            <w:fldChar w:fldCharType="begin"/>
          </w:r>
          <w:r>
            <w:instrText xml:space="preserve"> TOC \o "1-3" \h \z \u </w:instrText>
          </w:r>
          <w:r>
            <w:fldChar w:fldCharType="separate"/>
          </w:r>
          <w:hyperlink w:anchor="_Toc158237209" w:history="1">
            <w:r w:rsidR="00571C1F" w:rsidRPr="00B33966">
              <w:rPr>
                <w:rStyle w:val="Hyperlink"/>
                <w:noProof/>
              </w:rPr>
              <w:t>2.</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Introduction</w:t>
            </w:r>
            <w:r w:rsidR="00571C1F">
              <w:rPr>
                <w:noProof/>
                <w:webHidden/>
              </w:rPr>
              <w:tab/>
            </w:r>
            <w:r w:rsidR="00571C1F">
              <w:rPr>
                <w:noProof/>
                <w:webHidden/>
              </w:rPr>
              <w:fldChar w:fldCharType="begin"/>
            </w:r>
            <w:r w:rsidR="00571C1F">
              <w:rPr>
                <w:noProof/>
                <w:webHidden/>
              </w:rPr>
              <w:instrText xml:space="preserve"> PAGEREF _Toc158237209 \h </w:instrText>
            </w:r>
            <w:r w:rsidR="00571C1F">
              <w:rPr>
                <w:noProof/>
                <w:webHidden/>
              </w:rPr>
            </w:r>
            <w:r w:rsidR="00571C1F">
              <w:rPr>
                <w:noProof/>
                <w:webHidden/>
              </w:rPr>
              <w:fldChar w:fldCharType="separate"/>
            </w:r>
            <w:r w:rsidR="00A8632F">
              <w:rPr>
                <w:noProof/>
                <w:webHidden/>
              </w:rPr>
              <w:t>5</w:t>
            </w:r>
            <w:r w:rsidR="00571C1F">
              <w:rPr>
                <w:noProof/>
                <w:webHidden/>
              </w:rPr>
              <w:fldChar w:fldCharType="end"/>
            </w:r>
          </w:hyperlink>
        </w:p>
        <w:p w14:paraId="3AC85E11" w14:textId="1A09D828"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0" w:history="1">
            <w:r w:rsidR="00571C1F" w:rsidRPr="00B33966">
              <w:rPr>
                <w:rStyle w:val="Hyperlink"/>
                <w:noProof/>
              </w:rPr>
              <w:t>Purpose of the Action Plan</w:t>
            </w:r>
            <w:r w:rsidR="00571C1F">
              <w:rPr>
                <w:noProof/>
                <w:webHidden/>
              </w:rPr>
              <w:tab/>
            </w:r>
            <w:r w:rsidR="00571C1F">
              <w:rPr>
                <w:noProof/>
                <w:webHidden/>
              </w:rPr>
              <w:fldChar w:fldCharType="begin"/>
            </w:r>
            <w:r w:rsidR="00571C1F">
              <w:rPr>
                <w:noProof/>
                <w:webHidden/>
              </w:rPr>
              <w:instrText xml:space="preserve"> PAGEREF _Toc158237210 \h </w:instrText>
            </w:r>
            <w:r w:rsidR="00571C1F">
              <w:rPr>
                <w:noProof/>
                <w:webHidden/>
              </w:rPr>
            </w:r>
            <w:r w:rsidR="00571C1F">
              <w:rPr>
                <w:noProof/>
                <w:webHidden/>
              </w:rPr>
              <w:fldChar w:fldCharType="separate"/>
            </w:r>
            <w:r w:rsidR="00A8632F">
              <w:rPr>
                <w:noProof/>
                <w:webHidden/>
              </w:rPr>
              <w:t>5</w:t>
            </w:r>
            <w:r w:rsidR="00571C1F">
              <w:rPr>
                <w:noProof/>
                <w:webHidden/>
              </w:rPr>
              <w:fldChar w:fldCharType="end"/>
            </w:r>
          </w:hyperlink>
        </w:p>
        <w:p w14:paraId="33CD85B9" w14:textId="17FA436F"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1" w:history="1">
            <w:r w:rsidR="00571C1F" w:rsidRPr="00B33966">
              <w:rPr>
                <w:rStyle w:val="Hyperlink"/>
                <w:noProof/>
              </w:rPr>
              <w:t>Scope of the Organization</w:t>
            </w:r>
            <w:r w:rsidR="00571C1F">
              <w:rPr>
                <w:noProof/>
                <w:webHidden/>
              </w:rPr>
              <w:tab/>
            </w:r>
            <w:r w:rsidR="00571C1F">
              <w:rPr>
                <w:noProof/>
                <w:webHidden/>
              </w:rPr>
              <w:fldChar w:fldCharType="begin"/>
            </w:r>
            <w:r w:rsidR="00571C1F">
              <w:rPr>
                <w:noProof/>
                <w:webHidden/>
              </w:rPr>
              <w:instrText xml:space="preserve"> PAGEREF _Toc158237211 \h </w:instrText>
            </w:r>
            <w:r w:rsidR="00571C1F">
              <w:rPr>
                <w:noProof/>
                <w:webHidden/>
              </w:rPr>
            </w:r>
            <w:r w:rsidR="00571C1F">
              <w:rPr>
                <w:noProof/>
                <w:webHidden/>
              </w:rPr>
              <w:fldChar w:fldCharType="separate"/>
            </w:r>
            <w:r w:rsidR="00A8632F">
              <w:rPr>
                <w:noProof/>
                <w:webHidden/>
              </w:rPr>
              <w:t>5</w:t>
            </w:r>
            <w:r w:rsidR="00571C1F">
              <w:rPr>
                <w:noProof/>
                <w:webHidden/>
              </w:rPr>
              <w:fldChar w:fldCharType="end"/>
            </w:r>
          </w:hyperlink>
        </w:p>
        <w:p w14:paraId="6E8FD1FC" w14:textId="62F9CB0F" w:rsidR="00571C1F" w:rsidRDefault="00000000">
          <w:pPr>
            <w:pStyle w:val="TOC1"/>
            <w:tabs>
              <w:tab w:val="left" w:pos="44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2" w:history="1">
            <w:r w:rsidR="00571C1F" w:rsidRPr="00B33966">
              <w:rPr>
                <w:rStyle w:val="Hyperlink"/>
                <w:noProof/>
              </w:rPr>
              <w:t>3.</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Executive Summary</w:t>
            </w:r>
            <w:r w:rsidR="00571C1F">
              <w:rPr>
                <w:noProof/>
                <w:webHidden/>
              </w:rPr>
              <w:tab/>
            </w:r>
            <w:r w:rsidR="00571C1F">
              <w:rPr>
                <w:noProof/>
                <w:webHidden/>
              </w:rPr>
              <w:fldChar w:fldCharType="begin"/>
            </w:r>
            <w:r w:rsidR="00571C1F">
              <w:rPr>
                <w:noProof/>
                <w:webHidden/>
              </w:rPr>
              <w:instrText xml:space="preserve"> PAGEREF _Toc158237212 \h </w:instrText>
            </w:r>
            <w:r w:rsidR="00571C1F">
              <w:rPr>
                <w:noProof/>
                <w:webHidden/>
              </w:rPr>
            </w:r>
            <w:r w:rsidR="00571C1F">
              <w:rPr>
                <w:noProof/>
                <w:webHidden/>
              </w:rPr>
              <w:fldChar w:fldCharType="separate"/>
            </w:r>
            <w:r w:rsidR="00A8632F">
              <w:rPr>
                <w:noProof/>
                <w:webHidden/>
              </w:rPr>
              <w:t>6</w:t>
            </w:r>
            <w:r w:rsidR="00571C1F">
              <w:rPr>
                <w:noProof/>
                <w:webHidden/>
              </w:rPr>
              <w:fldChar w:fldCharType="end"/>
            </w:r>
          </w:hyperlink>
        </w:p>
        <w:p w14:paraId="1E77B133" w14:textId="43B0DBE6" w:rsidR="00571C1F" w:rsidRDefault="00000000">
          <w:pPr>
            <w:pStyle w:val="TOC1"/>
            <w:tabs>
              <w:tab w:val="left" w:pos="44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3" w:history="1">
            <w:r w:rsidR="00571C1F" w:rsidRPr="00B33966">
              <w:rPr>
                <w:rStyle w:val="Hyperlink"/>
                <w:noProof/>
              </w:rPr>
              <w:t>4.</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Mission Statement and Objectives</w:t>
            </w:r>
            <w:r w:rsidR="00571C1F">
              <w:rPr>
                <w:noProof/>
                <w:webHidden/>
              </w:rPr>
              <w:tab/>
            </w:r>
            <w:r w:rsidR="00571C1F">
              <w:rPr>
                <w:noProof/>
                <w:webHidden/>
              </w:rPr>
              <w:fldChar w:fldCharType="begin"/>
            </w:r>
            <w:r w:rsidR="00571C1F">
              <w:rPr>
                <w:noProof/>
                <w:webHidden/>
              </w:rPr>
              <w:instrText xml:space="preserve"> PAGEREF _Toc158237213 \h </w:instrText>
            </w:r>
            <w:r w:rsidR="00571C1F">
              <w:rPr>
                <w:noProof/>
                <w:webHidden/>
              </w:rPr>
            </w:r>
            <w:r w:rsidR="00571C1F">
              <w:rPr>
                <w:noProof/>
                <w:webHidden/>
              </w:rPr>
              <w:fldChar w:fldCharType="separate"/>
            </w:r>
            <w:r w:rsidR="00A8632F">
              <w:rPr>
                <w:noProof/>
                <w:webHidden/>
              </w:rPr>
              <w:t>7</w:t>
            </w:r>
            <w:r w:rsidR="00571C1F">
              <w:rPr>
                <w:noProof/>
                <w:webHidden/>
              </w:rPr>
              <w:fldChar w:fldCharType="end"/>
            </w:r>
          </w:hyperlink>
        </w:p>
        <w:p w14:paraId="70D5C6B8" w14:textId="1E8F8C59"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4" w:history="1">
            <w:r w:rsidR="00571C1F" w:rsidRPr="00B33966">
              <w:rPr>
                <w:rStyle w:val="Hyperlink"/>
                <w:noProof/>
              </w:rPr>
              <w:t>VISION</w:t>
            </w:r>
            <w:r w:rsidR="00571C1F">
              <w:rPr>
                <w:noProof/>
                <w:webHidden/>
              </w:rPr>
              <w:tab/>
            </w:r>
            <w:r w:rsidR="00571C1F">
              <w:rPr>
                <w:noProof/>
                <w:webHidden/>
              </w:rPr>
              <w:fldChar w:fldCharType="begin"/>
            </w:r>
            <w:r w:rsidR="00571C1F">
              <w:rPr>
                <w:noProof/>
                <w:webHidden/>
              </w:rPr>
              <w:instrText xml:space="preserve"> PAGEREF _Toc158237214 \h </w:instrText>
            </w:r>
            <w:r w:rsidR="00571C1F">
              <w:rPr>
                <w:noProof/>
                <w:webHidden/>
              </w:rPr>
            </w:r>
            <w:r w:rsidR="00571C1F">
              <w:rPr>
                <w:noProof/>
                <w:webHidden/>
              </w:rPr>
              <w:fldChar w:fldCharType="separate"/>
            </w:r>
            <w:r w:rsidR="00A8632F">
              <w:rPr>
                <w:noProof/>
                <w:webHidden/>
              </w:rPr>
              <w:t>7</w:t>
            </w:r>
            <w:r w:rsidR="00571C1F">
              <w:rPr>
                <w:noProof/>
                <w:webHidden/>
              </w:rPr>
              <w:fldChar w:fldCharType="end"/>
            </w:r>
          </w:hyperlink>
        </w:p>
        <w:p w14:paraId="54356ED6" w14:textId="3FEAF225"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5" w:history="1">
            <w:r w:rsidR="00571C1F" w:rsidRPr="00B33966">
              <w:rPr>
                <w:rStyle w:val="Hyperlink"/>
                <w:noProof/>
                <w:lang w:val="en-US"/>
              </w:rPr>
              <w:t>Mission</w:t>
            </w:r>
            <w:r w:rsidR="00571C1F">
              <w:rPr>
                <w:noProof/>
                <w:webHidden/>
              </w:rPr>
              <w:tab/>
            </w:r>
            <w:r w:rsidR="00571C1F">
              <w:rPr>
                <w:noProof/>
                <w:webHidden/>
              </w:rPr>
              <w:fldChar w:fldCharType="begin"/>
            </w:r>
            <w:r w:rsidR="00571C1F">
              <w:rPr>
                <w:noProof/>
                <w:webHidden/>
              </w:rPr>
              <w:instrText xml:space="preserve"> PAGEREF _Toc158237215 \h </w:instrText>
            </w:r>
            <w:r w:rsidR="00571C1F">
              <w:rPr>
                <w:noProof/>
                <w:webHidden/>
              </w:rPr>
            </w:r>
            <w:r w:rsidR="00571C1F">
              <w:rPr>
                <w:noProof/>
                <w:webHidden/>
              </w:rPr>
              <w:fldChar w:fldCharType="separate"/>
            </w:r>
            <w:r w:rsidR="00A8632F">
              <w:rPr>
                <w:noProof/>
                <w:webHidden/>
              </w:rPr>
              <w:t>7</w:t>
            </w:r>
            <w:r w:rsidR="00571C1F">
              <w:rPr>
                <w:noProof/>
                <w:webHidden/>
              </w:rPr>
              <w:fldChar w:fldCharType="end"/>
            </w:r>
          </w:hyperlink>
        </w:p>
        <w:p w14:paraId="20E9FA76" w14:textId="2A3DA1ED"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6" w:history="1">
            <w:r w:rsidR="00571C1F" w:rsidRPr="00B33966">
              <w:rPr>
                <w:rStyle w:val="Hyperlink"/>
                <w:noProof/>
              </w:rPr>
              <w:t>Innovate for Financial Sustainability</w:t>
            </w:r>
            <w:r w:rsidR="00571C1F">
              <w:rPr>
                <w:noProof/>
                <w:webHidden/>
              </w:rPr>
              <w:tab/>
            </w:r>
            <w:r w:rsidR="00571C1F">
              <w:rPr>
                <w:noProof/>
                <w:webHidden/>
              </w:rPr>
              <w:fldChar w:fldCharType="begin"/>
            </w:r>
            <w:r w:rsidR="00571C1F">
              <w:rPr>
                <w:noProof/>
                <w:webHidden/>
              </w:rPr>
              <w:instrText xml:space="preserve"> PAGEREF _Toc158237216 \h </w:instrText>
            </w:r>
            <w:r w:rsidR="00571C1F">
              <w:rPr>
                <w:noProof/>
                <w:webHidden/>
              </w:rPr>
              <w:fldChar w:fldCharType="separate"/>
            </w:r>
            <w:r w:rsidR="00A8632F">
              <w:rPr>
                <w:b/>
                <w:bCs/>
                <w:noProof/>
                <w:webHidden/>
                <w:lang w:val="en-US"/>
              </w:rPr>
              <w:t>Error! Bookmark not defined.</w:t>
            </w:r>
            <w:r w:rsidR="00571C1F">
              <w:rPr>
                <w:noProof/>
                <w:webHidden/>
              </w:rPr>
              <w:fldChar w:fldCharType="end"/>
            </w:r>
          </w:hyperlink>
        </w:p>
        <w:p w14:paraId="4B3A37DD" w14:textId="3768431A"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7" w:history="1">
            <w:r w:rsidR="00571C1F" w:rsidRPr="00B33966">
              <w:rPr>
                <w:rStyle w:val="Hyperlink"/>
                <w:noProof/>
              </w:rPr>
              <w:t>Foster Collaborative Networks</w:t>
            </w:r>
            <w:r w:rsidR="00571C1F">
              <w:rPr>
                <w:noProof/>
                <w:webHidden/>
              </w:rPr>
              <w:tab/>
            </w:r>
            <w:r w:rsidR="00571C1F">
              <w:rPr>
                <w:noProof/>
                <w:webHidden/>
              </w:rPr>
              <w:fldChar w:fldCharType="begin"/>
            </w:r>
            <w:r w:rsidR="00571C1F">
              <w:rPr>
                <w:noProof/>
                <w:webHidden/>
              </w:rPr>
              <w:instrText xml:space="preserve"> PAGEREF _Toc158237217 \h </w:instrText>
            </w:r>
            <w:r w:rsidR="00571C1F">
              <w:rPr>
                <w:noProof/>
                <w:webHidden/>
              </w:rPr>
              <w:fldChar w:fldCharType="separate"/>
            </w:r>
            <w:r w:rsidR="00A8632F">
              <w:rPr>
                <w:b/>
                <w:bCs/>
                <w:noProof/>
                <w:webHidden/>
                <w:lang w:val="en-US"/>
              </w:rPr>
              <w:t>Error! Bookmark not defined.</w:t>
            </w:r>
            <w:r w:rsidR="00571C1F">
              <w:rPr>
                <w:noProof/>
                <w:webHidden/>
              </w:rPr>
              <w:fldChar w:fldCharType="end"/>
            </w:r>
          </w:hyperlink>
        </w:p>
        <w:p w14:paraId="137DFF91" w14:textId="02519AA9"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8" w:history="1">
            <w:r w:rsidR="00571C1F" w:rsidRPr="00B33966">
              <w:rPr>
                <w:rStyle w:val="Hyperlink"/>
                <w:noProof/>
                <w:lang w:val="en-US"/>
              </w:rPr>
              <w:t>Educate and Empower</w:t>
            </w:r>
            <w:r w:rsidR="00571C1F">
              <w:rPr>
                <w:noProof/>
                <w:webHidden/>
              </w:rPr>
              <w:tab/>
            </w:r>
            <w:r w:rsidR="00571C1F">
              <w:rPr>
                <w:noProof/>
                <w:webHidden/>
              </w:rPr>
              <w:fldChar w:fldCharType="begin"/>
            </w:r>
            <w:r w:rsidR="00571C1F">
              <w:rPr>
                <w:noProof/>
                <w:webHidden/>
              </w:rPr>
              <w:instrText xml:space="preserve"> PAGEREF _Toc158237218 \h </w:instrText>
            </w:r>
            <w:r w:rsidR="00571C1F">
              <w:rPr>
                <w:noProof/>
                <w:webHidden/>
              </w:rPr>
              <w:fldChar w:fldCharType="separate"/>
            </w:r>
            <w:r w:rsidR="00A8632F">
              <w:rPr>
                <w:b/>
                <w:bCs/>
                <w:noProof/>
                <w:webHidden/>
                <w:lang w:val="en-US"/>
              </w:rPr>
              <w:t>Error! Bookmark not defined.</w:t>
            </w:r>
            <w:r w:rsidR="00571C1F">
              <w:rPr>
                <w:noProof/>
                <w:webHidden/>
              </w:rPr>
              <w:fldChar w:fldCharType="end"/>
            </w:r>
          </w:hyperlink>
        </w:p>
        <w:p w14:paraId="63C20ED4" w14:textId="2F5E3812"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19" w:history="1">
            <w:r w:rsidR="00571C1F" w:rsidRPr="00B33966">
              <w:rPr>
                <w:rStyle w:val="Hyperlink"/>
                <w:noProof/>
                <w:lang w:val="en-US"/>
              </w:rPr>
              <w:t>Drive Economic Viability</w:t>
            </w:r>
            <w:r w:rsidR="00571C1F">
              <w:rPr>
                <w:noProof/>
                <w:webHidden/>
              </w:rPr>
              <w:tab/>
            </w:r>
            <w:r w:rsidR="00571C1F">
              <w:rPr>
                <w:noProof/>
                <w:webHidden/>
              </w:rPr>
              <w:fldChar w:fldCharType="begin"/>
            </w:r>
            <w:r w:rsidR="00571C1F">
              <w:rPr>
                <w:noProof/>
                <w:webHidden/>
              </w:rPr>
              <w:instrText xml:space="preserve"> PAGEREF _Toc158237219 \h </w:instrText>
            </w:r>
            <w:r w:rsidR="00571C1F">
              <w:rPr>
                <w:noProof/>
                <w:webHidden/>
              </w:rPr>
              <w:fldChar w:fldCharType="separate"/>
            </w:r>
            <w:r w:rsidR="00A8632F">
              <w:rPr>
                <w:b/>
                <w:bCs/>
                <w:noProof/>
                <w:webHidden/>
                <w:lang w:val="en-US"/>
              </w:rPr>
              <w:t>Error! Bookmark not defined.</w:t>
            </w:r>
            <w:r w:rsidR="00571C1F">
              <w:rPr>
                <w:noProof/>
                <w:webHidden/>
              </w:rPr>
              <w:fldChar w:fldCharType="end"/>
            </w:r>
          </w:hyperlink>
        </w:p>
        <w:p w14:paraId="26BFBADA" w14:textId="43F2B068" w:rsidR="00571C1F" w:rsidRDefault="00000000">
          <w:pPr>
            <w:pStyle w:val="TOC1"/>
            <w:tabs>
              <w:tab w:val="left" w:pos="44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0" w:history="1">
            <w:r w:rsidR="00571C1F" w:rsidRPr="00B33966">
              <w:rPr>
                <w:rStyle w:val="Hyperlink"/>
                <w:noProof/>
              </w:rPr>
              <w:t>5.</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Background and Rationale</w:t>
            </w:r>
            <w:r w:rsidR="00571C1F">
              <w:rPr>
                <w:noProof/>
                <w:webHidden/>
              </w:rPr>
              <w:tab/>
            </w:r>
            <w:r w:rsidR="00571C1F">
              <w:rPr>
                <w:noProof/>
                <w:webHidden/>
              </w:rPr>
              <w:fldChar w:fldCharType="begin"/>
            </w:r>
            <w:r w:rsidR="00571C1F">
              <w:rPr>
                <w:noProof/>
                <w:webHidden/>
              </w:rPr>
              <w:instrText xml:space="preserve"> PAGEREF _Toc158237220 \h </w:instrText>
            </w:r>
            <w:r w:rsidR="00571C1F">
              <w:rPr>
                <w:noProof/>
                <w:webHidden/>
              </w:rPr>
            </w:r>
            <w:r w:rsidR="00571C1F">
              <w:rPr>
                <w:noProof/>
                <w:webHidden/>
              </w:rPr>
              <w:fldChar w:fldCharType="separate"/>
            </w:r>
            <w:r w:rsidR="00A8632F">
              <w:rPr>
                <w:noProof/>
                <w:webHidden/>
              </w:rPr>
              <w:t>10</w:t>
            </w:r>
            <w:r w:rsidR="00571C1F">
              <w:rPr>
                <w:noProof/>
                <w:webHidden/>
              </w:rPr>
              <w:fldChar w:fldCharType="end"/>
            </w:r>
          </w:hyperlink>
        </w:p>
        <w:p w14:paraId="246FFCE3" w14:textId="015854FB" w:rsidR="00571C1F" w:rsidRDefault="00000000">
          <w:pPr>
            <w:pStyle w:val="TOC1"/>
            <w:tabs>
              <w:tab w:val="left" w:pos="44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1" w:history="1">
            <w:r w:rsidR="00571C1F" w:rsidRPr="00B33966">
              <w:rPr>
                <w:rStyle w:val="Hyperlink"/>
                <w:noProof/>
              </w:rPr>
              <w:t>6.</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Organizational Structure</w:t>
            </w:r>
            <w:r w:rsidR="00571C1F">
              <w:rPr>
                <w:noProof/>
                <w:webHidden/>
              </w:rPr>
              <w:tab/>
            </w:r>
            <w:r w:rsidR="00571C1F">
              <w:rPr>
                <w:noProof/>
                <w:webHidden/>
              </w:rPr>
              <w:fldChar w:fldCharType="begin"/>
            </w:r>
            <w:r w:rsidR="00571C1F">
              <w:rPr>
                <w:noProof/>
                <w:webHidden/>
              </w:rPr>
              <w:instrText xml:space="preserve"> PAGEREF _Toc158237221 \h </w:instrText>
            </w:r>
            <w:r w:rsidR="00571C1F">
              <w:rPr>
                <w:noProof/>
                <w:webHidden/>
              </w:rPr>
            </w:r>
            <w:r w:rsidR="00571C1F">
              <w:rPr>
                <w:noProof/>
                <w:webHidden/>
              </w:rPr>
              <w:fldChar w:fldCharType="separate"/>
            </w:r>
            <w:r w:rsidR="00A8632F">
              <w:rPr>
                <w:noProof/>
                <w:webHidden/>
              </w:rPr>
              <w:t>11</w:t>
            </w:r>
            <w:r w:rsidR="00571C1F">
              <w:rPr>
                <w:noProof/>
                <w:webHidden/>
              </w:rPr>
              <w:fldChar w:fldCharType="end"/>
            </w:r>
          </w:hyperlink>
        </w:p>
        <w:p w14:paraId="77455313" w14:textId="6703EE09" w:rsidR="00571C1F" w:rsidRDefault="00000000">
          <w:pPr>
            <w:pStyle w:val="TOC1"/>
            <w:tabs>
              <w:tab w:val="left" w:pos="44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2" w:history="1">
            <w:r w:rsidR="00571C1F" w:rsidRPr="00B33966">
              <w:rPr>
                <w:rStyle w:val="Hyperlink"/>
                <w:noProof/>
              </w:rPr>
              <w:t>7.</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Leadership and Governance</w:t>
            </w:r>
            <w:r w:rsidR="00571C1F">
              <w:rPr>
                <w:noProof/>
                <w:webHidden/>
              </w:rPr>
              <w:tab/>
            </w:r>
            <w:r w:rsidR="00571C1F">
              <w:rPr>
                <w:noProof/>
                <w:webHidden/>
              </w:rPr>
              <w:fldChar w:fldCharType="begin"/>
            </w:r>
            <w:r w:rsidR="00571C1F">
              <w:rPr>
                <w:noProof/>
                <w:webHidden/>
              </w:rPr>
              <w:instrText xml:space="preserve"> PAGEREF _Toc158237222 \h </w:instrText>
            </w:r>
            <w:r w:rsidR="00571C1F">
              <w:rPr>
                <w:noProof/>
                <w:webHidden/>
              </w:rPr>
            </w:r>
            <w:r w:rsidR="00571C1F">
              <w:rPr>
                <w:noProof/>
                <w:webHidden/>
              </w:rPr>
              <w:fldChar w:fldCharType="separate"/>
            </w:r>
            <w:r w:rsidR="00A8632F">
              <w:rPr>
                <w:noProof/>
                <w:webHidden/>
              </w:rPr>
              <w:t>11</w:t>
            </w:r>
            <w:r w:rsidR="00571C1F">
              <w:rPr>
                <w:noProof/>
                <w:webHidden/>
              </w:rPr>
              <w:fldChar w:fldCharType="end"/>
            </w:r>
          </w:hyperlink>
        </w:p>
        <w:p w14:paraId="3990EC19" w14:textId="6A672163" w:rsidR="00571C1F" w:rsidRDefault="00000000">
          <w:pPr>
            <w:pStyle w:val="TOC1"/>
            <w:tabs>
              <w:tab w:val="left" w:pos="44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3" w:history="1">
            <w:r w:rsidR="00571C1F" w:rsidRPr="00B33966">
              <w:rPr>
                <w:rStyle w:val="Hyperlink"/>
                <w:noProof/>
              </w:rPr>
              <w:t>8.</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Teams and Departments</w:t>
            </w:r>
            <w:r w:rsidR="00571C1F">
              <w:rPr>
                <w:noProof/>
                <w:webHidden/>
              </w:rPr>
              <w:tab/>
            </w:r>
            <w:r w:rsidR="00571C1F">
              <w:rPr>
                <w:noProof/>
                <w:webHidden/>
              </w:rPr>
              <w:fldChar w:fldCharType="begin"/>
            </w:r>
            <w:r w:rsidR="00571C1F">
              <w:rPr>
                <w:noProof/>
                <w:webHidden/>
              </w:rPr>
              <w:instrText xml:space="preserve"> PAGEREF _Toc158237223 \h </w:instrText>
            </w:r>
            <w:r w:rsidR="00571C1F">
              <w:rPr>
                <w:noProof/>
                <w:webHidden/>
              </w:rPr>
            </w:r>
            <w:r w:rsidR="00571C1F">
              <w:rPr>
                <w:noProof/>
                <w:webHidden/>
              </w:rPr>
              <w:fldChar w:fldCharType="separate"/>
            </w:r>
            <w:r w:rsidR="00A8632F">
              <w:rPr>
                <w:noProof/>
                <w:webHidden/>
              </w:rPr>
              <w:t>12</w:t>
            </w:r>
            <w:r w:rsidR="00571C1F">
              <w:rPr>
                <w:noProof/>
                <w:webHidden/>
              </w:rPr>
              <w:fldChar w:fldCharType="end"/>
            </w:r>
          </w:hyperlink>
        </w:p>
        <w:p w14:paraId="07BE6004" w14:textId="62867316" w:rsidR="00571C1F" w:rsidRDefault="00000000">
          <w:pPr>
            <w:pStyle w:val="TOC1"/>
            <w:tabs>
              <w:tab w:val="left" w:pos="44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4" w:history="1">
            <w:r w:rsidR="00571C1F" w:rsidRPr="00B33966">
              <w:rPr>
                <w:rStyle w:val="Hyperlink"/>
                <w:noProof/>
              </w:rPr>
              <w:t>9.</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Strategic Plan</w:t>
            </w:r>
            <w:r w:rsidR="00571C1F">
              <w:rPr>
                <w:noProof/>
                <w:webHidden/>
              </w:rPr>
              <w:tab/>
            </w:r>
            <w:r w:rsidR="00571C1F">
              <w:rPr>
                <w:noProof/>
                <w:webHidden/>
              </w:rPr>
              <w:fldChar w:fldCharType="begin"/>
            </w:r>
            <w:r w:rsidR="00571C1F">
              <w:rPr>
                <w:noProof/>
                <w:webHidden/>
              </w:rPr>
              <w:instrText xml:space="preserve"> PAGEREF _Toc158237224 \h </w:instrText>
            </w:r>
            <w:r w:rsidR="00571C1F">
              <w:rPr>
                <w:noProof/>
                <w:webHidden/>
              </w:rPr>
            </w:r>
            <w:r w:rsidR="00571C1F">
              <w:rPr>
                <w:noProof/>
                <w:webHidden/>
              </w:rPr>
              <w:fldChar w:fldCharType="separate"/>
            </w:r>
            <w:r w:rsidR="00A8632F">
              <w:rPr>
                <w:noProof/>
                <w:webHidden/>
              </w:rPr>
              <w:t>13</w:t>
            </w:r>
            <w:r w:rsidR="00571C1F">
              <w:rPr>
                <w:noProof/>
                <w:webHidden/>
              </w:rPr>
              <w:fldChar w:fldCharType="end"/>
            </w:r>
          </w:hyperlink>
        </w:p>
        <w:p w14:paraId="2D762044" w14:textId="42AEA5A7"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5" w:history="1">
            <w:r w:rsidR="00571C1F" w:rsidRPr="00B33966">
              <w:rPr>
                <w:rStyle w:val="Hyperlink"/>
                <w:noProof/>
              </w:rPr>
              <w:t>Core Objectives:</w:t>
            </w:r>
            <w:r w:rsidR="00571C1F">
              <w:rPr>
                <w:noProof/>
                <w:webHidden/>
              </w:rPr>
              <w:tab/>
            </w:r>
            <w:r w:rsidR="00571C1F">
              <w:rPr>
                <w:noProof/>
                <w:webHidden/>
              </w:rPr>
              <w:fldChar w:fldCharType="begin"/>
            </w:r>
            <w:r w:rsidR="00571C1F">
              <w:rPr>
                <w:noProof/>
                <w:webHidden/>
              </w:rPr>
              <w:instrText xml:space="preserve"> PAGEREF _Toc158237225 \h </w:instrText>
            </w:r>
            <w:r w:rsidR="00571C1F">
              <w:rPr>
                <w:noProof/>
                <w:webHidden/>
              </w:rPr>
            </w:r>
            <w:r w:rsidR="00571C1F">
              <w:rPr>
                <w:noProof/>
                <w:webHidden/>
              </w:rPr>
              <w:fldChar w:fldCharType="separate"/>
            </w:r>
            <w:r w:rsidR="00A8632F">
              <w:rPr>
                <w:noProof/>
                <w:webHidden/>
              </w:rPr>
              <w:t>14</w:t>
            </w:r>
            <w:r w:rsidR="00571C1F">
              <w:rPr>
                <w:noProof/>
                <w:webHidden/>
              </w:rPr>
              <w:fldChar w:fldCharType="end"/>
            </w:r>
          </w:hyperlink>
        </w:p>
        <w:p w14:paraId="27C0ADFE" w14:textId="7C5B422C"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6" w:history="1">
            <w:r w:rsidR="00571C1F" w:rsidRPr="00B33966">
              <w:rPr>
                <w:rStyle w:val="Hyperlink"/>
                <w:noProof/>
              </w:rPr>
              <w:t>Creating Impact</w:t>
            </w:r>
            <w:r w:rsidR="00571C1F">
              <w:rPr>
                <w:noProof/>
                <w:webHidden/>
              </w:rPr>
              <w:tab/>
            </w:r>
            <w:r w:rsidR="00571C1F">
              <w:rPr>
                <w:noProof/>
                <w:webHidden/>
              </w:rPr>
              <w:fldChar w:fldCharType="begin"/>
            </w:r>
            <w:r w:rsidR="00571C1F">
              <w:rPr>
                <w:noProof/>
                <w:webHidden/>
              </w:rPr>
              <w:instrText xml:space="preserve"> PAGEREF _Toc158237226 \h </w:instrText>
            </w:r>
            <w:r w:rsidR="00571C1F">
              <w:rPr>
                <w:noProof/>
                <w:webHidden/>
              </w:rPr>
            </w:r>
            <w:r w:rsidR="00571C1F">
              <w:rPr>
                <w:noProof/>
                <w:webHidden/>
              </w:rPr>
              <w:fldChar w:fldCharType="separate"/>
            </w:r>
            <w:r w:rsidR="00A8632F">
              <w:rPr>
                <w:noProof/>
                <w:webHidden/>
              </w:rPr>
              <w:t>15</w:t>
            </w:r>
            <w:r w:rsidR="00571C1F">
              <w:rPr>
                <w:noProof/>
                <w:webHidden/>
              </w:rPr>
              <w:fldChar w:fldCharType="end"/>
            </w:r>
          </w:hyperlink>
        </w:p>
        <w:p w14:paraId="25DFA239" w14:textId="1A59D63D"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7" w:history="1">
            <w:r w:rsidR="00571C1F" w:rsidRPr="00B33966">
              <w:rPr>
                <w:rStyle w:val="Hyperlink"/>
                <w:noProof/>
              </w:rPr>
              <w:t>10.</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Operational Plan</w:t>
            </w:r>
            <w:r w:rsidR="00571C1F">
              <w:rPr>
                <w:noProof/>
                <w:webHidden/>
              </w:rPr>
              <w:tab/>
            </w:r>
            <w:r w:rsidR="00571C1F">
              <w:rPr>
                <w:noProof/>
                <w:webHidden/>
              </w:rPr>
              <w:fldChar w:fldCharType="begin"/>
            </w:r>
            <w:r w:rsidR="00571C1F">
              <w:rPr>
                <w:noProof/>
                <w:webHidden/>
              </w:rPr>
              <w:instrText xml:space="preserve"> PAGEREF _Toc158237227 \h </w:instrText>
            </w:r>
            <w:r w:rsidR="00571C1F">
              <w:rPr>
                <w:noProof/>
                <w:webHidden/>
              </w:rPr>
            </w:r>
            <w:r w:rsidR="00571C1F">
              <w:rPr>
                <w:noProof/>
                <w:webHidden/>
              </w:rPr>
              <w:fldChar w:fldCharType="separate"/>
            </w:r>
            <w:r w:rsidR="00A8632F">
              <w:rPr>
                <w:noProof/>
                <w:webHidden/>
              </w:rPr>
              <w:t>23</w:t>
            </w:r>
            <w:r w:rsidR="00571C1F">
              <w:rPr>
                <w:noProof/>
                <w:webHidden/>
              </w:rPr>
              <w:fldChar w:fldCharType="end"/>
            </w:r>
          </w:hyperlink>
        </w:p>
        <w:p w14:paraId="0F5F19FC" w14:textId="617C123C"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8" w:history="1">
            <w:r w:rsidR="00571C1F" w:rsidRPr="00B33966">
              <w:rPr>
                <w:rStyle w:val="Hyperlink"/>
                <w:noProof/>
              </w:rPr>
              <w:t>FASE 1: The startup</w:t>
            </w:r>
            <w:r w:rsidR="00571C1F">
              <w:rPr>
                <w:noProof/>
                <w:webHidden/>
              </w:rPr>
              <w:tab/>
            </w:r>
            <w:r w:rsidR="00571C1F">
              <w:rPr>
                <w:noProof/>
                <w:webHidden/>
              </w:rPr>
              <w:fldChar w:fldCharType="begin"/>
            </w:r>
            <w:r w:rsidR="00571C1F">
              <w:rPr>
                <w:noProof/>
                <w:webHidden/>
              </w:rPr>
              <w:instrText xml:space="preserve"> PAGEREF _Toc158237228 \h </w:instrText>
            </w:r>
            <w:r w:rsidR="00571C1F">
              <w:rPr>
                <w:noProof/>
                <w:webHidden/>
              </w:rPr>
            </w:r>
            <w:r w:rsidR="00571C1F">
              <w:rPr>
                <w:noProof/>
                <w:webHidden/>
              </w:rPr>
              <w:fldChar w:fldCharType="separate"/>
            </w:r>
            <w:r w:rsidR="00A8632F">
              <w:rPr>
                <w:noProof/>
                <w:webHidden/>
              </w:rPr>
              <w:t>23</w:t>
            </w:r>
            <w:r w:rsidR="00571C1F">
              <w:rPr>
                <w:noProof/>
                <w:webHidden/>
              </w:rPr>
              <w:fldChar w:fldCharType="end"/>
            </w:r>
          </w:hyperlink>
        </w:p>
        <w:p w14:paraId="4E7491A4" w14:textId="4217175C"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29" w:history="1">
            <w:r w:rsidR="00571C1F" w:rsidRPr="00B33966">
              <w:rPr>
                <w:rStyle w:val="Hyperlink"/>
                <w:noProof/>
              </w:rPr>
              <w:t>11.</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Methodology</w:t>
            </w:r>
            <w:r w:rsidR="00571C1F">
              <w:rPr>
                <w:noProof/>
                <w:webHidden/>
              </w:rPr>
              <w:tab/>
            </w:r>
            <w:r w:rsidR="00571C1F">
              <w:rPr>
                <w:noProof/>
                <w:webHidden/>
              </w:rPr>
              <w:fldChar w:fldCharType="begin"/>
            </w:r>
            <w:r w:rsidR="00571C1F">
              <w:rPr>
                <w:noProof/>
                <w:webHidden/>
              </w:rPr>
              <w:instrText xml:space="preserve"> PAGEREF _Toc158237229 \h </w:instrText>
            </w:r>
            <w:r w:rsidR="00571C1F">
              <w:rPr>
                <w:noProof/>
                <w:webHidden/>
              </w:rPr>
            </w:r>
            <w:r w:rsidR="00571C1F">
              <w:rPr>
                <w:noProof/>
                <w:webHidden/>
              </w:rPr>
              <w:fldChar w:fldCharType="separate"/>
            </w:r>
            <w:r w:rsidR="00A8632F">
              <w:rPr>
                <w:noProof/>
                <w:webHidden/>
              </w:rPr>
              <w:t>24</w:t>
            </w:r>
            <w:r w:rsidR="00571C1F">
              <w:rPr>
                <w:noProof/>
                <w:webHidden/>
              </w:rPr>
              <w:fldChar w:fldCharType="end"/>
            </w:r>
          </w:hyperlink>
        </w:p>
        <w:p w14:paraId="69042A26" w14:textId="026552C1"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0" w:history="1">
            <w:r w:rsidR="00571C1F" w:rsidRPr="00B33966">
              <w:rPr>
                <w:rStyle w:val="Hyperlink"/>
                <w:noProof/>
              </w:rPr>
              <w:t>Inside the Lab</w:t>
            </w:r>
            <w:r w:rsidR="00571C1F">
              <w:rPr>
                <w:noProof/>
                <w:webHidden/>
              </w:rPr>
              <w:tab/>
            </w:r>
            <w:r w:rsidR="00571C1F">
              <w:rPr>
                <w:noProof/>
                <w:webHidden/>
              </w:rPr>
              <w:fldChar w:fldCharType="begin"/>
            </w:r>
            <w:r w:rsidR="00571C1F">
              <w:rPr>
                <w:noProof/>
                <w:webHidden/>
              </w:rPr>
              <w:instrText xml:space="preserve"> PAGEREF _Toc158237230 \h </w:instrText>
            </w:r>
            <w:r w:rsidR="00571C1F">
              <w:rPr>
                <w:noProof/>
                <w:webHidden/>
              </w:rPr>
            </w:r>
            <w:r w:rsidR="00571C1F">
              <w:rPr>
                <w:noProof/>
                <w:webHidden/>
              </w:rPr>
              <w:fldChar w:fldCharType="separate"/>
            </w:r>
            <w:r w:rsidR="00A8632F">
              <w:rPr>
                <w:noProof/>
                <w:webHidden/>
              </w:rPr>
              <w:t>24</w:t>
            </w:r>
            <w:r w:rsidR="00571C1F">
              <w:rPr>
                <w:noProof/>
                <w:webHidden/>
              </w:rPr>
              <w:fldChar w:fldCharType="end"/>
            </w:r>
          </w:hyperlink>
        </w:p>
        <w:p w14:paraId="5FD1F162" w14:textId="05BF82D7"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1" w:history="1">
            <w:r w:rsidR="00571C1F" w:rsidRPr="00B33966">
              <w:rPr>
                <w:rStyle w:val="Hyperlink"/>
                <w:noProof/>
              </w:rPr>
              <w:t>12.</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Budget and Financing</w:t>
            </w:r>
            <w:r w:rsidR="00571C1F">
              <w:rPr>
                <w:noProof/>
                <w:webHidden/>
              </w:rPr>
              <w:tab/>
            </w:r>
            <w:r w:rsidR="00571C1F">
              <w:rPr>
                <w:noProof/>
                <w:webHidden/>
              </w:rPr>
              <w:fldChar w:fldCharType="begin"/>
            </w:r>
            <w:r w:rsidR="00571C1F">
              <w:rPr>
                <w:noProof/>
                <w:webHidden/>
              </w:rPr>
              <w:instrText xml:space="preserve"> PAGEREF _Toc158237231 \h </w:instrText>
            </w:r>
            <w:r w:rsidR="00571C1F">
              <w:rPr>
                <w:noProof/>
                <w:webHidden/>
              </w:rPr>
            </w:r>
            <w:r w:rsidR="00571C1F">
              <w:rPr>
                <w:noProof/>
                <w:webHidden/>
              </w:rPr>
              <w:fldChar w:fldCharType="separate"/>
            </w:r>
            <w:r w:rsidR="00A8632F">
              <w:rPr>
                <w:noProof/>
                <w:webHidden/>
              </w:rPr>
              <w:t>27</w:t>
            </w:r>
            <w:r w:rsidR="00571C1F">
              <w:rPr>
                <w:noProof/>
                <w:webHidden/>
              </w:rPr>
              <w:fldChar w:fldCharType="end"/>
            </w:r>
          </w:hyperlink>
        </w:p>
        <w:p w14:paraId="142626EE" w14:textId="0BFA804F"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2" w:history="1">
            <w:r w:rsidR="00571C1F" w:rsidRPr="00B33966">
              <w:rPr>
                <w:rStyle w:val="Hyperlink"/>
                <w:noProof/>
                <w:lang w:val="en-NL"/>
              </w:rPr>
              <w:t>Financial Planning</w:t>
            </w:r>
            <w:r w:rsidR="00571C1F">
              <w:rPr>
                <w:noProof/>
                <w:webHidden/>
              </w:rPr>
              <w:tab/>
            </w:r>
            <w:r w:rsidR="00571C1F">
              <w:rPr>
                <w:noProof/>
                <w:webHidden/>
              </w:rPr>
              <w:fldChar w:fldCharType="begin"/>
            </w:r>
            <w:r w:rsidR="00571C1F">
              <w:rPr>
                <w:noProof/>
                <w:webHidden/>
              </w:rPr>
              <w:instrText xml:space="preserve"> PAGEREF _Toc158237232 \h </w:instrText>
            </w:r>
            <w:r w:rsidR="00571C1F">
              <w:rPr>
                <w:noProof/>
                <w:webHidden/>
              </w:rPr>
            </w:r>
            <w:r w:rsidR="00571C1F">
              <w:rPr>
                <w:noProof/>
                <w:webHidden/>
              </w:rPr>
              <w:fldChar w:fldCharType="separate"/>
            </w:r>
            <w:r w:rsidR="00A8632F">
              <w:rPr>
                <w:noProof/>
                <w:webHidden/>
              </w:rPr>
              <w:t>27</w:t>
            </w:r>
            <w:r w:rsidR="00571C1F">
              <w:rPr>
                <w:noProof/>
                <w:webHidden/>
              </w:rPr>
              <w:fldChar w:fldCharType="end"/>
            </w:r>
          </w:hyperlink>
        </w:p>
        <w:p w14:paraId="16B02246" w14:textId="70436B09"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3" w:history="1">
            <w:r w:rsidR="00571C1F" w:rsidRPr="00B33966">
              <w:rPr>
                <w:rStyle w:val="Hyperlink"/>
                <w:noProof/>
                <w:lang w:val="en-NL"/>
              </w:rPr>
              <w:t>Financing Strategies</w:t>
            </w:r>
            <w:r w:rsidR="00571C1F">
              <w:rPr>
                <w:noProof/>
                <w:webHidden/>
              </w:rPr>
              <w:tab/>
            </w:r>
            <w:r w:rsidR="00571C1F">
              <w:rPr>
                <w:noProof/>
                <w:webHidden/>
              </w:rPr>
              <w:fldChar w:fldCharType="begin"/>
            </w:r>
            <w:r w:rsidR="00571C1F">
              <w:rPr>
                <w:noProof/>
                <w:webHidden/>
              </w:rPr>
              <w:instrText xml:space="preserve"> PAGEREF _Toc158237233 \h </w:instrText>
            </w:r>
            <w:r w:rsidR="00571C1F">
              <w:rPr>
                <w:noProof/>
                <w:webHidden/>
              </w:rPr>
            </w:r>
            <w:r w:rsidR="00571C1F">
              <w:rPr>
                <w:noProof/>
                <w:webHidden/>
              </w:rPr>
              <w:fldChar w:fldCharType="separate"/>
            </w:r>
            <w:r w:rsidR="00A8632F">
              <w:rPr>
                <w:noProof/>
                <w:webHidden/>
              </w:rPr>
              <w:t>27</w:t>
            </w:r>
            <w:r w:rsidR="00571C1F">
              <w:rPr>
                <w:noProof/>
                <w:webHidden/>
              </w:rPr>
              <w:fldChar w:fldCharType="end"/>
            </w:r>
          </w:hyperlink>
        </w:p>
        <w:p w14:paraId="7E1F988A" w14:textId="4BCD8181"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4" w:history="1">
            <w:r w:rsidR="00571C1F" w:rsidRPr="00B33966">
              <w:rPr>
                <w:rStyle w:val="Hyperlink"/>
                <w:noProof/>
              </w:rPr>
              <w:t>13.</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Risk Management</w:t>
            </w:r>
            <w:r w:rsidR="00571C1F">
              <w:rPr>
                <w:noProof/>
                <w:webHidden/>
              </w:rPr>
              <w:tab/>
            </w:r>
            <w:r w:rsidR="00571C1F">
              <w:rPr>
                <w:noProof/>
                <w:webHidden/>
              </w:rPr>
              <w:fldChar w:fldCharType="begin"/>
            </w:r>
            <w:r w:rsidR="00571C1F">
              <w:rPr>
                <w:noProof/>
                <w:webHidden/>
              </w:rPr>
              <w:instrText xml:space="preserve"> PAGEREF _Toc158237234 \h </w:instrText>
            </w:r>
            <w:r w:rsidR="00571C1F">
              <w:rPr>
                <w:noProof/>
                <w:webHidden/>
              </w:rPr>
            </w:r>
            <w:r w:rsidR="00571C1F">
              <w:rPr>
                <w:noProof/>
                <w:webHidden/>
              </w:rPr>
              <w:fldChar w:fldCharType="separate"/>
            </w:r>
            <w:r w:rsidR="00A8632F">
              <w:rPr>
                <w:noProof/>
                <w:webHidden/>
              </w:rPr>
              <w:t>28</w:t>
            </w:r>
            <w:r w:rsidR="00571C1F">
              <w:rPr>
                <w:noProof/>
                <w:webHidden/>
              </w:rPr>
              <w:fldChar w:fldCharType="end"/>
            </w:r>
          </w:hyperlink>
        </w:p>
        <w:p w14:paraId="1D2BE06B" w14:textId="3771F381"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5" w:history="1">
            <w:r w:rsidR="00571C1F" w:rsidRPr="00B33966">
              <w:rPr>
                <w:rStyle w:val="Hyperlink"/>
                <w:noProof/>
                <w:lang w:val="en-NL"/>
              </w:rPr>
              <w:t>Risk Analysis</w:t>
            </w:r>
            <w:r w:rsidR="00571C1F">
              <w:rPr>
                <w:noProof/>
                <w:webHidden/>
              </w:rPr>
              <w:tab/>
            </w:r>
            <w:r w:rsidR="00571C1F">
              <w:rPr>
                <w:noProof/>
                <w:webHidden/>
              </w:rPr>
              <w:fldChar w:fldCharType="begin"/>
            </w:r>
            <w:r w:rsidR="00571C1F">
              <w:rPr>
                <w:noProof/>
                <w:webHidden/>
              </w:rPr>
              <w:instrText xml:space="preserve"> PAGEREF _Toc158237235 \h </w:instrText>
            </w:r>
            <w:r w:rsidR="00571C1F">
              <w:rPr>
                <w:noProof/>
                <w:webHidden/>
              </w:rPr>
            </w:r>
            <w:r w:rsidR="00571C1F">
              <w:rPr>
                <w:noProof/>
                <w:webHidden/>
              </w:rPr>
              <w:fldChar w:fldCharType="separate"/>
            </w:r>
            <w:r w:rsidR="00A8632F">
              <w:rPr>
                <w:noProof/>
                <w:webHidden/>
              </w:rPr>
              <w:t>28</w:t>
            </w:r>
            <w:r w:rsidR="00571C1F">
              <w:rPr>
                <w:noProof/>
                <w:webHidden/>
              </w:rPr>
              <w:fldChar w:fldCharType="end"/>
            </w:r>
          </w:hyperlink>
        </w:p>
        <w:p w14:paraId="374D2D22" w14:textId="31913751"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6" w:history="1">
            <w:r w:rsidR="00571C1F" w:rsidRPr="00B33966">
              <w:rPr>
                <w:rStyle w:val="Hyperlink"/>
                <w:noProof/>
                <w:lang w:val="en-NL"/>
              </w:rPr>
              <w:t>Mitigation Strategies</w:t>
            </w:r>
            <w:r w:rsidR="00571C1F">
              <w:rPr>
                <w:noProof/>
                <w:webHidden/>
              </w:rPr>
              <w:tab/>
            </w:r>
            <w:r w:rsidR="00571C1F">
              <w:rPr>
                <w:noProof/>
                <w:webHidden/>
              </w:rPr>
              <w:fldChar w:fldCharType="begin"/>
            </w:r>
            <w:r w:rsidR="00571C1F">
              <w:rPr>
                <w:noProof/>
                <w:webHidden/>
              </w:rPr>
              <w:instrText xml:space="preserve"> PAGEREF _Toc158237236 \h </w:instrText>
            </w:r>
            <w:r w:rsidR="00571C1F">
              <w:rPr>
                <w:noProof/>
                <w:webHidden/>
              </w:rPr>
            </w:r>
            <w:r w:rsidR="00571C1F">
              <w:rPr>
                <w:noProof/>
                <w:webHidden/>
              </w:rPr>
              <w:fldChar w:fldCharType="separate"/>
            </w:r>
            <w:r w:rsidR="00A8632F">
              <w:rPr>
                <w:noProof/>
                <w:webHidden/>
              </w:rPr>
              <w:t>28</w:t>
            </w:r>
            <w:r w:rsidR="00571C1F">
              <w:rPr>
                <w:noProof/>
                <w:webHidden/>
              </w:rPr>
              <w:fldChar w:fldCharType="end"/>
            </w:r>
          </w:hyperlink>
        </w:p>
        <w:p w14:paraId="26C93709" w14:textId="4E83E679"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7" w:history="1">
            <w:r w:rsidR="00571C1F" w:rsidRPr="00B33966">
              <w:rPr>
                <w:rStyle w:val="Hyperlink"/>
                <w:noProof/>
              </w:rPr>
              <w:t>14.</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Marketing and Outreach</w:t>
            </w:r>
            <w:r w:rsidR="00571C1F">
              <w:rPr>
                <w:noProof/>
                <w:webHidden/>
              </w:rPr>
              <w:tab/>
            </w:r>
            <w:r w:rsidR="00571C1F">
              <w:rPr>
                <w:noProof/>
                <w:webHidden/>
              </w:rPr>
              <w:fldChar w:fldCharType="begin"/>
            </w:r>
            <w:r w:rsidR="00571C1F">
              <w:rPr>
                <w:noProof/>
                <w:webHidden/>
              </w:rPr>
              <w:instrText xml:space="preserve"> PAGEREF _Toc158237237 \h </w:instrText>
            </w:r>
            <w:r w:rsidR="00571C1F">
              <w:rPr>
                <w:noProof/>
                <w:webHidden/>
              </w:rPr>
            </w:r>
            <w:r w:rsidR="00571C1F">
              <w:rPr>
                <w:noProof/>
                <w:webHidden/>
              </w:rPr>
              <w:fldChar w:fldCharType="separate"/>
            </w:r>
            <w:r w:rsidR="00A8632F">
              <w:rPr>
                <w:noProof/>
                <w:webHidden/>
              </w:rPr>
              <w:t>29</w:t>
            </w:r>
            <w:r w:rsidR="00571C1F">
              <w:rPr>
                <w:noProof/>
                <w:webHidden/>
              </w:rPr>
              <w:fldChar w:fldCharType="end"/>
            </w:r>
          </w:hyperlink>
        </w:p>
        <w:p w14:paraId="10512B44" w14:textId="329B5FC9"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8" w:history="1">
            <w:r w:rsidR="00571C1F" w:rsidRPr="00B33966">
              <w:rPr>
                <w:rStyle w:val="Hyperlink"/>
                <w:noProof/>
                <w:lang w:val="en-NL"/>
              </w:rPr>
              <w:t>Target Audience Definition</w:t>
            </w:r>
            <w:r w:rsidR="00571C1F">
              <w:rPr>
                <w:noProof/>
                <w:webHidden/>
              </w:rPr>
              <w:tab/>
            </w:r>
            <w:r w:rsidR="00571C1F">
              <w:rPr>
                <w:noProof/>
                <w:webHidden/>
              </w:rPr>
              <w:fldChar w:fldCharType="begin"/>
            </w:r>
            <w:r w:rsidR="00571C1F">
              <w:rPr>
                <w:noProof/>
                <w:webHidden/>
              </w:rPr>
              <w:instrText xml:space="preserve"> PAGEREF _Toc158237238 \h </w:instrText>
            </w:r>
            <w:r w:rsidR="00571C1F">
              <w:rPr>
                <w:noProof/>
                <w:webHidden/>
              </w:rPr>
            </w:r>
            <w:r w:rsidR="00571C1F">
              <w:rPr>
                <w:noProof/>
                <w:webHidden/>
              </w:rPr>
              <w:fldChar w:fldCharType="separate"/>
            </w:r>
            <w:r w:rsidR="00A8632F">
              <w:rPr>
                <w:noProof/>
                <w:webHidden/>
              </w:rPr>
              <w:t>29</w:t>
            </w:r>
            <w:r w:rsidR="00571C1F">
              <w:rPr>
                <w:noProof/>
                <w:webHidden/>
              </w:rPr>
              <w:fldChar w:fldCharType="end"/>
            </w:r>
          </w:hyperlink>
        </w:p>
        <w:p w14:paraId="14F57EC3" w14:textId="2C5B9CDD"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39" w:history="1">
            <w:r w:rsidR="00571C1F" w:rsidRPr="00B33966">
              <w:rPr>
                <w:rStyle w:val="Hyperlink"/>
                <w:noProof/>
                <w:lang w:val="en-NL"/>
              </w:rPr>
              <w:t>Marketing Strategies</w:t>
            </w:r>
            <w:r w:rsidR="00571C1F">
              <w:rPr>
                <w:noProof/>
                <w:webHidden/>
              </w:rPr>
              <w:tab/>
            </w:r>
            <w:r w:rsidR="00571C1F">
              <w:rPr>
                <w:noProof/>
                <w:webHidden/>
              </w:rPr>
              <w:fldChar w:fldCharType="begin"/>
            </w:r>
            <w:r w:rsidR="00571C1F">
              <w:rPr>
                <w:noProof/>
                <w:webHidden/>
              </w:rPr>
              <w:instrText xml:space="preserve"> PAGEREF _Toc158237239 \h </w:instrText>
            </w:r>
            <w:r w:rsidR="00571C1F">
              <w:rPr>
                <w:noProof/>
                <w:webHidden/>
              </w:rPr>
            </w:r>
            <w:r w:rsidR="00571C1F">
              <w:rPr>
                <w:noProof/>
                <w:webHidden/>
              </w:rPr>
              <w:fldChar w:fldCharType="separate"/>
            </w:r>
            <w:r w:rsidR="00A8632F">
              <w:rPr>
                <w:noProof/>
                <w:webHidden/>
              </w:rPr>
              <w:t>29</w:t>
            </w:r>
            <w:r w:rsidR="00571C1F">
              <w:rPr>
                <w:noProof/>
                <w:webHidden/>
              </w:rPr>
              <w:fldChar w:fldCharType="end"/>
            </w:r>
          </w:hyperlink>
        </w:p>
        <w:p w14:paraId="290CB504" w14:textId="24FF3035"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0" w:history="1">
            <w:r w:rsidR="00571C1F" w:rsidRPr="00B33966">
              <w:rPr>
                <w:rStyle w:val="Hyperlink"/>
                <w:noProof/>
                <w:lang w:val="en-NL"/>
              </w:rPr>
              <w:t>Communication Plan</w:t>
            </w:r>
            <w:r w:rsidR="00571C1F">
              <w:rPr>
                <w:noProof/>
                <w:webHidden/>
              </w:rPr>
              <w:tab/>
            </w:r>
            <w:r w:rsidR="00571C1F">
              <w:rPr>
                <w:noProof/>
                <w:webHidden/>
              </w:rPr>
              <w:fldChar w:fldCharType="begin"/>
            </w:r>
            <w:r w:rsidR="00571C1F">
              <w:rPr>
                <w:noProof/>
                <w:webHidden/>
              </w:rPr>
              <w:instrText xml:space="preserve"> PAGEREF _Toc158237240 \h </w:instrText>
            </w:r>
            <w:r w:rsidR="00571C1F">
              <w:rPr>
                <w:noProof/>
                <w:webHidden/>
              </w:rPr>
            </w:r>
            <w:r w:rsidR="00571C1F">
              <w:rPr>
                <w:noProof/>
                <w:webHidden/>
              </w:rPr>
              <w:fldChar w:fldCharType="separate"/>
            </w:r>
            <w:r w:rsidR="00A8632F">
              <w:rPr>
                <w:noProof/>
                <w:webHidden/>
              </w:rPr>
              <w:t>29</w:t>
            </w:r>
            <w:r w:rsidR="00571C1F">
              <w:rPr>
                <w:noProof/>
                <w:webHidden/>
              </w:rPr>
              <w:fldChar w:fldCharType="end"/>
            </w:r>
          </w:hyperlink>
        </w:p>
        <w:p w14:paraId="67891A71" w14:textId="489B8FC4"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1" w:history="1">
            <w:r w:rsidR="00571C1F" w:rsidRPr="00B33966">
              <w:rPr>
                <w:rStyle w:val="Hyperlink"/>
                <w:noProof/>
              </w:rPr>
              <w:t>15.</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Evaluation and Improvement</w:t>
            </w:r>
            <w:r w:rsidR="00571C1F">
              <w:rPr>
                <w:noProof/>
                <w:webHidden/>
              </w:rPr>
              <w:tab/>
            </w:r>
            <w:r w:rsidR="00571C1F">
              <w:rPr>
                <w:noProof/>
                <w:webHidden/>
              </w:rPr>
              <w:fldChar w:fldCharType="begin"/>
            </w:r>
            <w:r w:rsidR="00571C1F">
              <w:rPr>
                <w:noProof/>
                <w:webHidden/>
              </w:rPr>
              <w:instrText xml:space="preserve"> PAGEREF _Toc158237241 \h </w:instrText>
            </w:r>
            <w:r w:rsidR="00571C1F">
              <w:rPr>
                <w:noProof/>
                <w:webHidden/>
              </w:rPr>
            </w:r>
            <w:r w:rsidR="00571C1F">
              <w:rPr>
                <w:noProof/>
                <w:webHidden/>
              </w:rPr>
              <w:fldChar w:fldCharType="separate"/>
            </w:r>
            <w:r w:rsidR="00A8632F">
              <w:rPr>
                <w:noProof/>
                <w:webHidden/>
              </w:rPr>
              <w:t>30</w:t>
            </w:r>
            <w:r w:rsidR="00571C1F">
              <w:rPr>
                <w:noProof/>
                <w:webHidden/>
              </w:rPr>
              <w:fldChar w:fldCharType="end"/>
            </w:r>
          </w:hyperlink>
        </w:p>
        <w:p w14:paraId="11C83F8A" w14:textId="471ECFDC"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2" w:history="1">
            <w:r w:rsidR="00571C1F" w:rsidRPr="00B33966">
              <w:rPr>
                <w:rStyle w:val="Hyperlink"/>
                <w:noProof/>
                <w:lang w:val="en-NL"/>
              </w:rPr>
              <w:t>Success Metrics</w:t>
            </w:r>
            <w:r w:rsidR="00571C1F">
              <w:rPr>
                <w:noProof/>
                <w:webHidden/>
              </w:rPr>
              <w:tab/>
            </w:r>
            <w:r w:rsidR="00571C1F">
              <w:rPr>
                <w:noProof/>
                <w:webHidden/>
              </w:rPr>
              <w:fldChar w:fldCharType="begin"/>
            </w:r>
            <w:r w:rsidR="00571C1F">
              <w:rPr>
                <w:noProof/>
                <w:webHidden/>
              </w:rPr>
              <w:instrText xml:space="preserve"> PAGEREF _Toc158237242 \h </w:instrText>
            </w:r>
            <w:r w:rsidR="00571C1F">
              <w:rPr>
                <w:noProof/>
                <w:webHidden/>
              </w:rPr>
            </w:r>
            <w:r w:rsidR="00571C1F">
              <w:rPr>
                <w:noProof/>
                <w:webHidden/>
              </w:rPr>
              <w:fldChar w:fldCharType="separate"/>
            </w:r>
            <w:r w:rsidR="00A8632F">
              <w:rPr>
                <w:noProof/>
                <w:webHidden/>
              </w:rPr>
              <w:t>30</w:t>
            </w:r>
            <w:r w:rsidR="00571C1F">
              <w:rPr>
                <w:noProof/>
                <w:webHidden/>
              </w:rPr>
              <w:fldChar w:fldCharType="end"/>
            </w:r>
          </w:hyperlink>
        </w:p>
        <w:p w14:paraId="4A3A467B" w14:textId="512E639C"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3" w:history="1">
            <w:r w:rsidR="00571C1F" w:rsidRPr="00B33966">
              <w:rPr>
                <w:rStyle w:val="Hyperlink"/>
                <w:noProof/>
                <w:lang w:val="en-NL"/>
              </w:rPr>
              <w:t>Feedback Mechanisms</w:t>
            </w:r>
            <w:r w:rsidR="00571C1F">
              <w:rPr>
                <w:noProof/>
                <w:webHidden/>
              </w:rPr>
              <w:tab/>
            </w:r>
            <w:r w:rsidR="00571C1F">
              <w:rPr>
                <w:noProof/>
                <w:webHidden/>
              </w:rPr>
              <w:fldChar w:fldCharType="begin"/>
            </w:r>
            <w:r w:rsidR="00571C1F">
              <w:rPr>
                <w:noProof/>
                <w:webHidden/>
              </w:rPr>
              <w:instrText xml:space="preserve"> PAGEREF _Toc158237243 \h </w:instrText>
            </w:r>
            <w:r w:rsidR="00571C1F">
              <w:rPr>
                <w:noProof/>
                <w:webHidden/>
              </w:rPr>
            </w:r>
            <w:r w:rsidR="00571C1F">
              <w:rPr>
                <w:noProof/>
                <w:webHidden/>
              </w:rPr>
              <w:fldChar w:fldCharType="separate"/>
            </w:r>
            <w:r w:rsidR="00A8632F">
              <w:rPr>
                <w:noProof/>
                <w:webHidden/>
              </w:rPr>
              <w:t>30</w:t>
            </w:r>
            <w:r w:rsidR="00571C1F">
              <w:rPr>
                <w:noProof/>
                <w:webHidden/>
              </w:rPr>
              <w:fldChar w:fldCharType="end"/>
            </w:r>
          </w:hyperlink>
        </w:p>
        <w:p w14:paraId="38AEC31D" w14:textId="351CD596"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4" w:history="1">
            <w:r w:rsidR="00571C1F" w:rsidRPr="00B33966">
              <w:rPr>
                <w:rStyle w:val="Hyperlink"/>
                <w:noProof/>
              </w:rPr>
              <w:t>16.</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 xml:space="preserve">Employee Feedback </w:t>
            </w:r>
            <w:r w:rsidR="00571C1F" w:rsidRPr="00B33966">
              <w:rPr>
                <w:rStyle w:val="Hyperlink"/>
                <w:noProof/>
                <w:lang w:val="en-US"/>
              </w:rPr>
              <w:t>&amp; Action</w:t>
            </w:r>
            <w:r w:rsidR="00571C1F">
              <w:rPr>
                <w:noProof/>
                <w:webHidden/>
              </w:rPr>
              <w:tab/>
            </w:r>
            <w:r w:rsidR="00571C1F">
              <w:rPr>
                <w:noProof/>
                <w:webHidden/>
              </w:rPr>
              <w:fldChar w:fldCharType="begin"/>
            </w:r>
            <w:r w:rsidR="00571C1F">
              <w:rPr>
                <w:noProof/>
                <w:webHidden/>
              </w:rPr>
              <w:instrText xml:space="preserve"> PAGEREF _Toc158237244 \h </w:instrText>
            </w:r>
            <w:r w:rsidR="00571C1F">
              <w:rPr>
                <w:noProof/>
                <w:webHidden/>
              </w:rPr>
            </w:r>
            <w:r w:rsidR="00571C1F">
              <w:rPr>
                <w:noProof/>
                <w:webHidden/>
              </w:rPr>
              <w:fldChar w:fldCharType="separate"/>
            </w:r>
            <w:r w:rsidR="00A8632F">
              <w:rPr>
                <w:noProof/>
                <w:webHidden/>
              </w:rPr>
              <w:t>31</w:t>
            </w:r>
            <w:r w:rsidR="00571C1F">
              <w:rPr>
                <w:noProof/>
                <w:webHidden/>
              </w:rPr>
              <w:fldChar w:fldCharType="end"/>
            </w:r>
          </w:hyperlink>
        </w:p>
        <w:p w14:paraId="237FEEA0" w14:textId="1AA4EE13"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5" w:history="1">
            <w:r w:rsidR="00571C1F" w:rsidRPr="00B33966">
              <w:rPr>
                <w:rStyle w:val="Hyperlink"/>
                <w:noProof/>
                <w:lang w:val="en-NL"/>
              </w:rPr>
              <w:t>Feedback Collection Analysis</w:t>
            </w:r>
            <w:r w:rsidR="00571C1F">
              <w:rPr>
                <w:noProof/>
                <w:webHidden/>
              </w:rPr>
              <w:tab/>
            </w:r>
            <w:r w:rsidR="00571C1F">
              <w:rPr>
                <w:noProof/>
                <w:webHidden/>
              </w:rPr>
              <w:fldChar w:fldCharType="begin"/>
            </w:r>
            <w:r w:rsidR="00571C1F">
              <w:rPr>
                <w:noProof/>
                <w:webHidden/>
              </w:rPr>
              <w:instrText xml:space="preserve"> PAGEREF _Toc158237245 \h </w:instrText>
            </w:r>
            <w:r w:rsidR="00571C1F">
              <w:rPr>
                <w:noProof/>
                <w:webHidden/>
              </w:rPr>
            </w:r>
            <w:r w:rsidR="00571C1F">
              <w:rPr>
                <w:noProof/>
                <w:webHidden/>
              </w:rPr>
              <w:fldChar w:fldCharType="separate"/>
            </w:r>
            <w:r w:rsidR="00A8632F">
              <w:rPr>
                <w:noProof/>
                <w:webHidden/>
              </w:rPr>
              <w:t>31</w:t>
            </w:r>
            <w:r w:rsidR="00571C1F">
              <w:rPr>
                <w:noProof/>
                <w:webHidden/>
              </w:rPr>
              <w:fldChar w:fldCharType="end"/>
            </w:r>
          </w:hyperlink>
        </w:p>
        <w:p w14:paraId="7DF247B6" w14:textId="01B23E69"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6" w:history="1">
            <w:r w:rsidR="00571C1F" w:rsidRPr="00B33966">
              <w:rPr>
                <w:rStyle w:val="Hyperlink"/>
                <w:noProof/>
              </w:rPr>
              <w:t>Feedback into Action</w:t>
            </w:r>
            <w:r w:rsidR="00571C1F">
              <w:rPr>
                <w:noProof/>
                <w:webHidden/>
              </w:rPr>
              <w:tab/>
            </w:r>
            <w:r w:rsidR="00571C1F">
              <w:rPr>
                <w:noProof/>
                <w:webHidden/>
              </w:rPr>
              <w:fldChar w:fldCharType="begin"/>
            </w:r>
            <w:r w:rsidR="00571C1F">
              <w:rPr>
                <w:noProof/>
                <w:webHidden/>
              </w:rPr>
              <w:instrText xml:space="preserve"> PAGEREF _Toc158237246 \h </w:instrText>
            </w:r>
            <w:r w:rsidR="00571C1F">
              <w:rPr>
                <w:noProof/>
                <w:webHidden/>
              </w:rPr>
            </w:r>
            <w:r w:rsidR="00571C1F">
              <w:rPr>
                <w:noProof/>
                <w:webHidden/>
              </w:rPr>
              <w:fldChar w:fldCharType="separate"/>
            </w:r>
            <w:r w:rsidR="00A8632F">
              <w:rPr>
                <w:noProof/>
                <w:webHidden/>
              </w:rPr>
              <w:t>31</w:t>
            </w:r>
            <w:r w:rsidR="00571C1F">
              <w:rPr>
                <w:noProof/>
                <w:webHidden/>
              </w:rPr>
              <w:fldChar w:fldCharType="end"/>
            </w:r>
          </w:hyperlink>
        </w:p>
        <w:p w14:paraId="52B61E48" w14:textId="5D6092C7"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7" w:history="1">
            <w:r w:rsidR="00571C1F" w:rsidRPr="00B33966">
              <w:rPr>
                <w:rStyle w:val="Hyperlink"/>
                <w:noProof/>
              </w:rPr>
              <w:t>17.</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Research and Development (R&amp;D)</w:t>
            </w:r>
            <w:r w:rsidR="00571C1F">
              <w:rPr>
                <w:noProof/>
                <w:webHidden/>
              </w:rPr>
              <w:tab/>
            </w:r>
            <w:r w:rsidR="00571C1F">
              <w:rPr>
                <w:noProof/>
                <w:webHidden/>
              </w:rPr>
              <w:fldChar w:fldCharType="begin"/>
            </w:r>
            <w:r w:rsidR="00571C1F">
              <w:rPr>
                <w:noProof/>
                <w:webHidden/>
              </w:rPr>
              <w:instrText xml:space="preserve"> PAGEREF _Toc158237247 \h </w:instrText>
            </w:r>
            <w:r w:rsidR="00571C1F">
              <w:rPr>
                <w:noProof/>
                <w:webHidden/>
              </w:rPr>
            </w:r>
            <w:r w:rsidR="00571C1F">
              <w:rPr>
                <w:noProof/>
                <w:webHidden/>
              </w:rPr>
              <w:fldChar w:fldCharType="separate"/>
            </w:r>
            <w:r w:rsidR="00A8632F">
              <w:rPr>
                <w:noProof/>
                <w:webHidden/>
              </w:rPr>
              <w:t>32</w:t>
            </w:r>
            <w:r w:rsidR="00571C1F">
              <w:rPr>
                <w:noProof/>
                <w:webHidden/>
              </w:rPr>
              <w:fldChar w:fldCharType="end"/>
            </w:r>
          </w:hyperlink>
        </w:p>
        <w:p w14:paraId="2FB49217" w14:textId="5B3556D2"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8" w:history="1">
            <w:r w:rsidR="00571C1F" w:rsidRPr="00B33966">
              <w:rPr>
                <w:rStyle w:val="Hyperlink"/>
                <w:noProof/>
                <w:lang w:val="en-NL"/>
              </w:rPr>
              <w:t>Research Objectives</w:t>
            </w:r>
            <w:r w:rsidR="00571C1F">
              <w:rPr>
                <w:noProof/>
                <w:webHidden/>
              </w:rPr>
              <w:tab/>
            </w:r>
            <w:r w:rsidR="00571C1F">
              <w:rPr>
                <w:noProof/>
                <w:webHidden/>
              </w:rPr>
              <w:fldChar w:fldCharType="begin"/>
            </w:r>
            <w:r w:rsidR="00571C1F">
              <w:rPr>
                <w:noProof/>
                <w:webHidden/>
              </w:rPr>
              <w:instrText xml:space="preserve"> PAGEREF _Toc158237248 \h </w:instrText>
            </w:r>
            <w:r w:rsidR="00571C1F">
              <w:rPr>
                <w:noProof/>
                <w:webHidden/>
              </w:rPr>
            </w:r>
            <w:r w:rsidR="00571C1F">
              <w:rPr>
                <w:noProof/>
                <w:webHidden/>
              </w:rPr>
              <w:fldChar w:fldCharType="separate"/>
            </w:r>
            <w:r w:rsidR="00A8632F">
              <w:rPr>
                <w:noProof/>
                <w:webHidden/>
              </w:rPr>
              <w:t>32</w:t>
            </w:r>
            <w:r w:rsidR="00571C1F">
              <w:rPr>
                <w:noProof/>
                <w:webHidden/>
              </w:rPr>
              <w:fldChar w:fldCharType="end"/>
            </w:r>
          </w:hyperlink>
        </w:p>
        <w:p w14:paraId="3D553F58" w14:textId="39BE053C"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49" w:history="1">
            <w:r w:rsidR="00571C1F" w:rsidRPr="00B33966">
              <w:rPr>
                <w:rStyle w:val="Hyperlink"/>
                <w:noProof/>
                <w:lang w:val="en-NL"/>
              </w:rPr>
              <w:t xml:space="preserve">Research </w:t>
            </w:r>
            <w:r w:rsidR="00571C1F" w:rsidRPr="00B33966">
              <w:rPr>
                <w:rStyle w:val="Hyperlink"/>
                <w:noProof/>
              </w:rPr>
              <w:t>Process</w:t>
            </w:r>
            <w:r w:rsidR="00571C1F">
              <w:rPr>
                <w:noProof/>
                <w:webHidden/>
              </w:rPr>
              <w:tab/>
            </w:r>
            <w:r w:rsidR="00571C1F">
              <w:rPr>
                <w:noProof/>
                <w:webHidden/>
              </w:rPr>
              <w:fldChar w:fldCharType="begin"/>
            </w:r>
            <w:r w:rsidR="00571C1F">
              <w:rPr>
                <w:noProof/>
                <w:webHidden/>
              </w:rPr>
              <w:instrText xml:space="preserve"> PAGEREF _Toc158237249 \h </w:instrText>
            </w:r>
            <w:r w:rsidR="00571C1F">
              <w:rPr>
                <w:noProof/>
                <w:webHidden/>
              </w:rPr>
            </w:r>
            <w:r w:rsidR="00571C1F">
              <w:rPr>
                <w:noProof/>
                <w:webHidden/>
              </w:rPr>
              <w:fldChar w:fldCharType="separate"/>
            </w:r>
            <w:r w:rsidR="00A8632F">
              <w:rPr>
                <w:noProof/>
                <w:webHidden/>
              </w:rPr>
              <w:t>32</w:t>
            </w:r>
            <w:r w:rsidR="00571C1F">
              <w:rPr>
                <w:noProof/>
                <w:webHidden/>
              </w:rPr>
              <w:fldChar w:fldCharType="end"/>
            </w:r>
          </w:hyperlink>
        </w:p>
        <w:p w14:paraId="0A6BD549" w14:textId="07914D0B"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0" w:history="1">
            <w:r w:rsidR="00571C1F" w:rsidRPr="00B33966">
              <w:rPr>
                <w:rStyle w:val="Hyperlink"/>
                <w:noProof/>
              </w:rPr>
              <w:t>18.</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Academic Programs and Curriculum</w:t>
            </w:r>
            <w:r w:rsidR="00571C1F">
              <w:rPr>
                <w:noProof/>
                <w:webHidden/>
              </w:rPr>
              <w:tab/>
            </w:r>
            <w:r w:rsidR="00571C1F">
              <w:rPr>
                <w:noProof/>
                <w:webHidden/>
              </w:rPr>
              <w:fldChar w:fldCharType="begin"/>
            </w:r>
            <w:r w:rsidR="00571C1F">
              <w:rPr>
                <w:noProof/>
                <w:webHidden/>
              </w:rPr>
              <w:instrText xml:space="preserve"> PAGEREF _Toc158237250 \h </w:instrText>
            </w:r>
            <w:r w:rsidR="00571C1F">
              <w:rPr>
                <w:noProof/>
                <w:webHidden/>
              </w:rPr>
            </w:r>
            <w:r w:rsidR="00571C1F">
              <w:rPr>
                <w:noProof/>
                <w:webHidden/>
              </w:rPr>
              <w:fldChar w:fldCharType="separate"/>
            </w:r>
            <w:r w:rsidR="00A8632F">
              <w:rPr>
                <w:noProof/>
                <w:webHidden/>
              </w:rPr>
              <w:t>33</w:t>
            </w:r>
            <w:r w:rsidR="00571C1F">
              <w:rPr>
                <w:noProof/>
                <w:webHidden/>
              </w:rPr>
              <w:fldChar w:fldCharType="end"/>
            </w:r>
          </w:hyperlink>
        </w:p>
        <w:p w14:paraId="65E1FB7A" w14:textId="389F72F8"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1" w:history="1">
            <w:r w:rsidR="00571C1F" w:rsidRPr="00B33966">
              <w:rPr>
                <w:rStyle w:val="Hyperlink"/>
                <w:noProof/>
                <w:lang w:val="en-NL"/>
              </w:rPr>
              <w:t>Program Development</w:t>
            </w:r>
            <w:r w:rsidR="00571C1F">
              <w:rPr>
                <w:noProof/>
                <w:webHidden/>
              </w:rPr>
              <w:tab/>
            </w:r>
            <w:r w:rsidR="00571C1F">
              <w:rPr>
                <w:noProof/>
                <w:webHidden/>
              </w:rPr>
              <w:fldChar w:fldCharType="begin"/>
            </w:r>
            <w:r w:rsidR="00571C1F">
              <w:rPr>
                <w:noProof/>
                <w:webHidden/>
              </w:rPr>
              <w:instrText xml:space="preserve"> PAGEREF _Toc158237251 \h </w:instrText>
            </w:r>
            <w:r w:rsidR="00571C1F">
              <w:rPr>
                <w:noProof/>
                <w:webHidden/>
              </w:rPr>
            </w:r>
            <w:r w:rsidR="00571C1F">
              <w:rPr>
                <w:noProof/>
                <w:webHidden/>
              </w:rPr>
              <w:fldChar w:fldCharType="separate"/>
            </w:r>
            <w:r w:rsidR="00A8632F">
              <w:rPr>
                <w:noProof/>
                <w:webHidden/>
              </w:rPr>
              <w:t>33</w:t>
            </w:r>
            <w:r w:rsidR="00571C1F">
              <w:rPr>
                <w:noProof/>
                <w:webHidden/>
              </w:rPr>
              <w:fldChar w:fldCharType="end"/>
            </w:r>
          </w:hyperlink>
        </w:p>
        <w:p w14:paraId="29796CBC" w14:textId="21848E61"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2" w:history="1">
            <w:r w:rsidR="00571C1F" w:rsidRPr="00B33966">
              <w:rPr>
                <w:rStyle w:val="Hyperlink"/>
                <w:noProof/>
                <w:lang w:val="en-NL"/>
              </w:rPr>
              <w:t>Teaching Methods</w:t>
            </w:r>
            <w:r w:rsidR="00571C1F">
              <w:rPr>
                <w:noProof/>
                <w:webHidden/>
              </w:rPr>
              <w:tab/>
            </w:r>
            <w:r w:rsidR="00571C1F">
              <w:rPr>
                <w:noProof/>
                <w:webHidden/>
              </w:rPr>
              <w:fldChar w:fldCharType="begin"/>
            </w:r>
            <w:r w:rsidR="00571C1F">
              <w:rPr>
                <w:noProof/>
                <w:webHidden/>
              </w:rPr>
              <w:instrText xml:space="preserve"> PAGEREF _Toc158237252 \h </w:instrText>
            </w:r>
            <w:r w:rsidR="00571C1F">
              <w:rPr>
                <w:noProof/>
                <w:webHidden/>
              </w:rPr>
            </w:r>
            <w:r w:rsidR="00571C1F">
              <w:rPr>
                <w:noProof/>
                <w:webHidden/>
              </w:rPr>
              <w:fldChar w:fldCharType="separate"/>
            </w:r>
            <w:r w:rsidR="00A8632F">
              <w:rPr>
                <w:noProof/>
                <w:webHidden/>
              </w:rPr>
              <w:t>33</w:t>
            </w:r>
            <w:r w:rsidR="00571C1F">
              <w:rPr>
                <w:noProof/>
                <w:webHidden/>
              </w:rPr>
              <w:fldChar w:fldCharType="end"/>
            </w:r>
          </w:hyperlink>
        </w:p>
        <w:p w14:paraId="324D33FA" w14:textId="22BB5BAB"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3" w:history="1">
            <w:r w:rsidR="00571C1F" w:rsidRPr="00B33966">
              <w:rPr>
                <w:rStyle w:val="Hyperlink"/>
                <w:noProof/>
                <w:lang w:val="en-US"/>
              </w:rPr>
              <w:t>19.</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 xml:space="preserve">Student Affairs and </w:t>
            </w:r>
            <w:r w:rsidR="00571C1F" w:rsidRPr="00B33966">
              <w:rPr>
                <w:rStyle w:val="Hyperlink"/>
                <w:noProof/>
                <w:lang w:val="en-US"/>
              </w:rPr>
              <w:t>Mentorship</w:t>
            </w:r>
            <w:r w:rsidR="00571C1F">
              <w:rPr>
                <w:noProof/>
                <w:webHidden/>
              </w:rPr>
              <w:tab/>
            </w:r>
            <w:r w:rsidR="00571C1F">
              <w:rPr>
                <w:noProof/>
                <w:webHidden/>
              </w:rPr>
              <w:fldChar w:fldCharType="begin"/>
            </w:r>
            <w:r w:rsidR="00571C1F">
              <w:rPr>
                <w:noProof/>
                <w:webHidden/>
              </w:rPr>
              <w:instrText xml:space="preserve"> PAGEREF _Toc158237253 \h </w:instrText>
            </w:r>
            <w:r w:rsidR="00571C1F">
              <w:rPr>
                <w:noProof/>
                <w:webHidden/>
              </w:rPr>
            </w:r>
            <w:r w:rsidR="00571C1F">
              <w:rPr>
                <w:noProof/>
                <w:webHidden/>
              </w:rPr>
              <w:fldChar w:fldCharType="separate"/>
            </w:r>
            <w:r w:rsidR="00A8632F">
              <w:rPr>
                <w:noProof/>
                <w:webHidden/>
              </w:rPr>
              <w:t>33</w:t>
            </w:r>
            <w:r w:rsidR="00571C1F">
              <w:rPr>
                <w:noProof/>
                <w:webHidden/>
              </w:rPr>
              <w:fldChar w:fldCharType="end"/>
            </w:r>
          </w:hyperlink>
        </w:p>
        <w:p w14:paraId="56CFC2D4" w14:textId="24E4D6AB"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4" w:history="1">
            <w:r w:rsidR="00571C1F" w:rsidRPr="00B33966">
              <w:rPr>
                <w:rStyle w:val="Hyperlink"/>
                <w:noProof/>
                <w:lang w:val="en-NL"/>
              </w:rPr>
              <w:t>Student</w:t>
            </w:r>
            <w:r w:rsidR="00571C1F" w:rsidRPr="00B33966">
              <w:rPr>
                <w:rStyle w:val="Hyperlink"/>
                <w:noProof/>
              </w:rPr>
              <w:t xml:space="preserve"> / member</w:t>
            </w:r>
            <w:r w:rsidR="00571C1F" w:rsidRPr="00B33966">
              <w:rPr>
                <w:rStyle w:val="Hyperlink"/>
                <w:noProof/>
                <w:lang w:val="en-NL"/>
              </w:rPr>
              <w:t xml:space="preserve"> Wellbeing</w:t>
            </w:r>
            <w:r w:rsidR="00571C1F">
              <w:rPr>
                <w:noProof/>
                <w:webHidden/>
              </w:rPr>
              <w:tab/>
            </w:r>
            <w:r w:rsidR="00571C1F">
              <w:rPr>
                <w:noProof/>
                <w:webHidden/>
              </w:rPr>
              <w:fldChar w:fldCharType="begin"/>
            </w:r>
            <w:r w:rsidR="00571C1F">
              <w:rPr>
                <w:noProof/>
                <w:webHidden/>
              </w:rPr>
              <w:instrText xml:space="preserve"> PAGEREF _Toc158237254 \h </w:instrText>
            </w:r>
            <w:r w:rsidR="00571C1F">
              <w:rPr>
                <w:noProof/>
                <w:webHidden/>
              </w:rPr>
            </w:r>
            <w:r w:rsidR="00571C1F">
              <w:rPr>
                <w:noProof/>
                <w:webHidden/>
              </w:rPr>
              <w:fldChar w:fldCharType="separate"/>
            </w:r>
            <w:r w:rsidR="00A8632F">
              <w:rPr>
                <w:noProof/>
                <w:webHidden/>
              </w:rPr>
              <w:t>33</w:t>
            </w:r>
            <w:r w:rsidR="00571C1F">
              <w:rPr>
                <w:noProof/>
                <w:webHidden/>
              </w:rPr>
              <w:fldChar w:fldCharType="end"/>
            </w:r>
          </w:hyperlink>
        </w:p>
        <w:p w14:paraId="7B722404" w14:textId="40DFF4A5"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5" w:history="1">
            <w:r w:rsidR="00571C1F" w:rsidRPr="00B33966">
              <w:rPr>
                <w:rStyle w:val="Hyperlink"/>
                <w:noProof/>
              </w:rPr>
              <w:t>Group Activities</w:t>
            </w:r>
            <w:r w:rsidR="00571C1F">
              <w:rPr>
                <w:noProof/>
                <w:webHidden/>
              </w:rPr>
              <w:tab/>
            </w:r>
            <w:r w:rsidR="00571C1F">
              <w:rPr>
                <w:noProof/>
                <w:webHidden/>
              </w:rPr>
              <w:fldChar w:fldCharType="begin"/>
            </w:r>
            <w:r w:rsidR="00571C1F">
              <w:rPr>
                <w:noProof/>
                <w:webHidden/>
              </w:rPr>
              <w:instrText xml:space="preserve"> PAGEREF _Toc158237255 \h </w:instrText>
            </w:r>
            <w:r w:rsidR="00571C1F">
              <w:rPr>
                <w:noProof/>
                <w:webHidden/>
              </w:rPr>
            </w:r>
            <w:r w:rsidR="00571C1F">
              <w:rPr>
                <w:noProof/>
                <w:webHidden/>
              </w:rPr>
              <w:fldChar w:fldCharType="separate"/>
            </w:r>
            <w:r w:rsidR="00A8632F">
              <w:rPr>
                <w:noProof/>
                <w:webHidden/>
              </w:rPr>
              <w:t>33</w:t>
            </w:r>
            <w:r w:rsidR="00571C1F">
              <w:rPr>
                <w:noProof/>
                <w:webHidden/>
              </w:rPr>
              <w:fldChar w:fldCharType="end"/>
            </w:r>
          </w:hyperlink>
        </w:p>
        <w:p w14:paraId="64DCA7F5" w14:textId="5D72D2C7"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6" w:history="1">
            <w:r w:rsidR="00571C1F" w:rsidRPr="00B33966">
              <w:rPr>
                <w:rStyle w:val="Hyperlink"/>
                <w:noProof/>
              </w:rPr>
              <w:t>20.</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Staff Policies and Faculty Development</w:t>
            </w:r>
            <w:r w:rsidR="00571C1F">
              <w:rPr>
                <w:noProof/>
                <w:webHidden/>
              </w:rPr>
              <w:tab/>
            </w:r>
            <w:r w:rsidR="00571C1F">
              <w:rPr>
                <w:noProof/>
                <w:webHidden/>
              </w:rPr>
              <w:fldChar w:fldCharType="begin"/>
            </w:r>
            <w:r w:rsidR="00571C1F">
              <w:rPr>
                <w:noProof/>
                <w:webHidden/>
              </w:rPr>
              <w:instrText xml:space="preserve"> PAGEREF _Toc158237256 \h </w:instrText>
            </w:r>
            <w:r w:rsidR="00571C1F">
              <w:rPr>
                <w:noProof/>
                <w:webHidden/>
              </w:rPr>
            </w:r>
            <w:r w:rsidR="00571C1F">
              <w:rPr>
                <w:noProof/>
                <w:webHidden/>
              </w:rPr>
              <w:fldChar w:fldCharType="separate"/>
            </w:r>
            <w:r w:rsidR="00A8632F">
              <w:rPr>
                <w:noProof/>
                <w:webHidden/>
              </w:rPr>
              <w:t>34</w:t>
            </w:r>
            <w:r w:rsidR="00571C1F">
              <w:rPr>
                <w:noProof/>
                <w:webHidden/>
              </w:rPr>
              <w:fldChar w:fldCharType="end"/>
            </w:r>
          </w:hyperlink>
        </w:p>
        <w:p w14:paraId="0024619C" w14:textId="2236FD6C"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7" w:history="1">
            <w:r w:rsidR="00571C1F" w:rsidRPr="00B33966">
              <w:rPr>
                <w:rStyle w:val="Hyperlink"/>
                <w:noProof/>
              </w:rPr>
              <w:t>Recruitment and Retention</w:t>
            </w:r>
            <w:r w:rsidR="00571C1F">
              <w:rPr>
                <w:noProof/>
                <w:webHidden/>
              </w:rPr>
              <w:tab/>
            </w:r>
            <w:r w:rsidR="00571C1F">
              <w:rPr>
                <w:noProof/>
                <w:webHidden/>
              </w:rPr>
              <w:fldChar w:fldCharType="begin"/>
            </w:r>
            <w:r w:rsidR="00571C1F">
              <w:rPr>
                <w:noProof/>
                <w:webHidden/>
              </w:rPr>
              <w:instrText xml:space="preserve"> PAGEREF _Toc158237257 \h </w:instrText>
            </w:r>
            <w:r w:rsidR="00571C1F">
              <w:rPr>
                <w:noProof/>
                <w:webHidden/>
              </w:rPr>
            </w:r>
            <w:r w:rsidR="00571C1F">
              <w:rPr>
                <w:noProof/>
                <w:webHidden/>
              </w:rPr>
              <w:fldChar w:fldCharType="separate"/>
            </w:r>
            <w:r w:rsidR="00A8632F">
              <w:rPr>
                <w:noProof/>
                <w:webHidden/>
              </w:rPr>
              <w:t>34</w:t>
            </w:r>
            <w:r w:rsidR="00571C1F">
              <w:rPr>
                <w:noProof/>
                <w:webHidden/>
              </w:rPr>
              <w:fldChar w:fldCharType="end"/>
            </w:r>
          </w:hyperlink>
        </w:p>
        <w:p w14:paraId="0EC15DF7" w14:textId="78304AE3"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8" w:history="1">
            <w:r w:rsidR="00571C1F" w:rsidRPr="00B33966">
              <w:rPr>
                <w:rStyle w:val="Hyperlink"/>
                <w:noProof/>
                <w:lang w:val="en-NL"/>
              </w:rPr>
              <w:t>Professional Development</w:t>
            </w:r>
            <w:r w:rsidR="00571C1F">
              <w:rPr>
                <w:noProof/>
                <w:webHidden/>
              </w:rPr>
              <w:tab/>
            </w:r>
            <w:r w:rsidR="00571C1F">
              <w:rPr>
                <w:noProof/>
                <w:webHidden/>
              </w:rPr>
              <w:fldChar w:fldCharType="begin"/>
            </w:r>
            <w:r w:rsidR="00571C1F">
              <w:rPr>
                <w:noProof/>
                <w:webHidden/>
              </w:rPr>
              <w:instrText xml:space="preserve"> PAGEREF _Toc158237258 \h </w:instrText>
            </w:r>
            <w:r w:rsidR="00571C1F">
              <w:rPr>
                <w:noProof/>
                <w:webHidden/>
              </w:rPr>
            </w:r>
            <w:r w:rsidR="00571C1F">
              <w:rPr>
                <w:noProof/>
                <w:webHidden/>
              </w:rPr>
              <w:fldChar w:fldCharType="separate"/>
            </w:r>
            <w:r w:rsidR="00A8632F">
              <w:rPr>
                <w:noProof/>
                <w:webHidden/>
              </w:rPr>
              <w:t>34</w:t>
            </w:r>
            <w:r w:rsidR="00571C1F">
              <w:rPr>
                <w:noProof/>
                <w:webHidden/>
              </w:rPr>
              <w:fldChar w:fldCharType="end"/>
            </w:r>
          </w:hyperlink>
        </w:p>
        <w:p w14:paraId="2B3E7A5D" w14:textId="30FA38E3"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59" w:history="1">
            <w:r w:rsidR="00571C1F" w:rsidRPr="00B33966">
              <w:rPr>
                <w:rStyle w:val="Hyperlink"/>
                <w:noProof/>
              </w:rPr>
              <w:t>21.</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Compliance and Regulations</w:t>
            </w:r>
            <w:r w:rsidR="00571C1F">
              <w:rPr>
                <w:noProof/>
                <w:webHidden/>
              </w:rPr>
              <w:tab/>
            </w:r>
            <w:r w:rsidR="00571C1F">
              <w:rPr>
                <w:noProof/>
                <w:webHidden/>
              </w:rPr>
              <w:fldChar w:fldCharType="begin"/>
            </w:r>
            <w:r w:rsidR="00571C1F">
              <w:rPr>
                <w:noProof/>
                <w:webHidden/>
              </w:rPr>
              <w:instrText xml:space="preserve"> PAGEREF _Toc158237259 \h </w:instrText>
            </w:r>
            <w:r w:rsidR="00571C1F">
              <w:rPr>
                <w:noProof/>
                <w:webHidden/>
              </w:rPr>
            </w:r>
            <w:r w:rsidR="00571C1F">
              <w:rPr>
                <w:noProof/>
                <w:webHidden/>
              </w:rPr>
              <w:fldChar w:fldCharType="separate"/>
            </w:r>
            <w:r w:rsidR="00A8632F">
              <w:rPr>
                <w:noProof/>
                <w:webHidden/>
              </w:rPr>
              <w:t>35</w:t>
            </w:r>
            <w:r w:rsidR="00571C1F">
              <w:rPr>
                <w:noProof/>
                <w:webHidden/>
              </w:rPr>
              <w:fldChar w:fldCharType="end"/>
            </w:r>
          </w:hyperlink>
        </w:p>
        <w:p w14:paraId="16E91B62" w14:textId="644389A6"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60" w:history="1">
            <w:r w:rsidR="00571C1F" w:rsidRPr="00B33966">
              <w:rPr>
                <w:rStyle w:val="Hyperlink"/>
                <w:noProof/>
                <w:lang w:val="en-NL"/>
              </w:rPr>
              <w:t>Legal Complianc</w:t>
            </w:r>
            <w:r w:rsidR="00571C1F" w:rsidRPr="00B33966">
              <w:rPr>
                <w:rStyle w:val="Hyperlink"/>
                <w:noProof/>
              </w:rPr>
              <w:t>e</w:t>
            </w:r>
            <w:r w:rsidR="00571C1F">
              <w:rPr>
                <w:noProof/>
                <w:webHidden/>
              </w:rPr>
              <w:tab/>
            </w:r>
            <w:r w:rsidR="00571C1F">
              <w:rPr>
                <w:noProof/>
                <w:webHidden/>
              </w:rPr>
              <w:fldChar w:fldCharType="begin"/>
            </w:r>
            <w:r w:rsidR="00571C1F">
              <w:rPr>
                <w:noProof/>
                <w:webHidden/>
              </w:rPr>
              <w:instrText xml:space="preserve"> PAGEREF _Toc158237260 \h </w:instrText>
            </w:r>
            <w:r w:rsidR="00571C1F">
              <w:rPr>
                <w:noProof/>
                <w:webHidden/>
              </w:rPr>
            </w:r>
            <w:r w:rsidR="00571C1F">
              <w:rPr>
                <w:noProof/>
                <w:webHidden/>
              </w:rPr>
              <w:fldChar w:fldCharType="separate"/>
            </w:r>
            <w:r w:rsidR="00A8632F">
              <w:rPr>
                <w:noProof/>
                <w:webHidden/>
              </w:rPr>
              <w:t>35</w:t>
            </w:r>
            <w:r w:rsidR="00571C1F">
              <w:rPr>
                <w:noProof/>
                <w:webHidden/>
              </w:rPr>
              <w:fldChar w:fldCharType="end"/>
            </w:r>
          </w:hyperlink>
        </w:p>
        <w:p w14:paraId="07CC433D" w14:textId="60E159D5" w:rsidR="00571C1F" w:rsidRDefault="00000000">
          <w:pPr>
            <w:pStyle w:val="TOC2"/>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61" w:history="1">
            <w:r w:rsidR="00571C1F" w:rsidRPr="00B33966">
              <w:rPr>
                <w:rStyle w:val="Hyperlink"/>
                <w:noProof/>
                <w:lang w:val="en-NL"/>
              </w:rPr>
              <w:t>Regulatory Strategies</w:t>
            </w:r>
            <w:r w:rsidR="00571C1F">
              <w:rPr>
                <w:noProof/>
                <w:webHidden/>
              </w:rPr>
              <w:tab/>
            </w:r>
            <w:r w:rsidR="00571C1F">
              <w:rPr>
                <w:noProof/>
                <w:webHidden/>
              </w:rPr>
              <w:fldChar w:fldCharType="begin"/>
            </w:r>
            <w:r w:rsidR="00571C1F">
              <w:rPr>
                <w:noProof/>
                <w:webHidden/>
              </w:rPr>
              <w:instrText xml:space="preserve"> PAGEREF _Toc158237261 \h </w:instrText>
            </w:r>
            <w:r w:rsidR="00571C1F">
              <w:rPr>
                <w:noProof/>
                <w:webHidden/>
              </w:rPr>
            </w:r>
            <w:r w:rsidR="00571C1F">
              <w:rPr>
                <w:noProof/>
                <w:webHidden/>
              </w:rPr>
              <w:fldChar w:fldCharType="separate"/>
            </w:r>
            <w:r w:rsidR="00A8632F">
              <w:rPr>
                <w:noProof/>
                <w:webHidden/>
              </w:rPr>
              <w:t>35</w:t>
            </w:r>
            <w:r w:rsidR="00571C1F">
              <w:rPr>
                <w:noProof/>
                <w:webHidden/>
              </w:rPr>
              <w:fldChar w:fldCharType="end"/>
            </w:r>
          </w:hyperlink>
        </w:p>
        <w:p w14:paraId="423C3D52" w14:textId="77545B57"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62" w:history="1">
            <w:r w:rsidR="00571C1F" w:rsidRPr="00B33966">
              <w:rPr>
                <w:rStyle w:val="Hyperlink"/>
                <w:rFonts w:ascii="Segoe UI" w:eastAsia="Segoe UI" w:hAnsi="Segoe UI" w:cs="Segoe UI"/>
                <w:bCs/>
                <w:noProof/>
                <w:lang w:val="en-US"/>
              </w:rPr>
              <w:t>Robust Partnership Networks</w:t>
            </w:r>
            <w:r w:rsidR="00571C1F">
              <w:rPr>
                <w:noProof/>
                <w:webHidden/>
              </w:rPr>
              <w:tab/>
            </w:r>
            <w:r w:rsidR="00571C1F">
              <w:rPr>
                <w:noProof/>
                <w:webHidden/>
              </w:rPr>
              <w:fldChar w:fldCharType="begin"/>
            </w:r>
            <w:r w:rsidR="00571C1F">
              <w:rPr>
                <w:noProof/>
                <w:webHidden/>
              </w:rPr>
              <w:instrText xml:space="preserve"> PAGEREF _Toc158237262 \h </w:instrText>
            </w:r>
            <w:r w:rsidR="00571C1F">
              <w:rPr>
                <w:noProof/>
                <w:webHidden/>
              </w:rPr>
            </w:r>
            <w:r w:rsidR="00571C1F">
              <w:rPr>
                <w:noProof/>
                <w:webHidden/>
              </w:rPr>
              <w:fldChar w:fldCharType="separate"/>
            </w:r>
            <w:r w:rsidR="00A8632F">
              <w:rPr>
                <w:noProof/>
                <w:webHidden/>
              </w:rPr>
              <w:t>39</w:t>
            </w:r>
            <w:r w:rsidR="00571C1F">
              <w:rPr>
                <w:noProof/>
                <w:webHidden/>
              </w:rPr>
              <w:fldChar w:fldCharType="end"/>
            </w:r>
          </w:hyperlink>
        </w:p>
        <w:p w14:paraId="1C095B8B" w14:textId="2B4832A4"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63" w:history="1">
            <w:r w:rsidR="00571C1F" w:rsidRPr="00B33966">
              <w:rPr>
                <w:rStyle w:val="Hyperlink"/>
                <w:rFonts w:ascii="Segoe UI" w:eastAsia="Segoe UI" w:hAnsi="Segoe UI" w:cs="Segoe UI"/>
                <w:bCs/>
                <w:noProof/>
                <w:lang w:val="en-US"/>
              </w:rPr>
              <w:t>Innovative Research Infrastructure:</w:t>
            </w:r>
            <w:r w:rsidR="00571C1F">
              <w:rPr>
                <w:noProof/>
                <w:webHidden/>
              </w:rPr>
              <w:tab/>
            </w:r>
            <w:r w:rsidR="00571C1F">
              <w:rPr>
                <w:noProof/>
                <w:webHidden/>
              </w:rPr>
              <w:fldChar w:fldCharType="begin"/>
            </w:r>
            <w:r w:rsidR="00571C1F">
              <w:rPr>
                <w:noProof/>
                <w:webHidden/>
              </w:rPr>
              <w:instrText xml:space="preserve"> PAGEREF _Toc158237263 \h </w:instrText>
            </w:r>
            <w:r w:rsidR="00571C1F">
              <w:rPr>
                <w:noProof/>
                <w:webHidden/>
              </w:rPr>
            </w:r>
            <w:r w:rsidR="00571C1F">
              <w:rPr>
                <w:noProof/>
                <w:webHidden/>
              </w:rPr>
              <w:fldChar w:fldCharType="separate"/>
            </w:r>
            <w:r w:rsidR="00A8632F">
              <w:rPr>
                <w:noProof/>
                <w:webHidden/>
              </w:rPr>
              <w:t>39</w:t>
            </w:r>
            <w:r w:rsidR="00571C1F">
              <w:rPr>
                <w:noProof/>
                <w:webHidden/>
              </w:rPr>
              <w:fldChar w:fldCharType="end"/>
            </w:r>
          </w:hyperlink>
        </w:p>
        <w:p w14:paraId="2E09946D" w14:textId="1B744172"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64" w:history="1">
            <w:r w:rsidR="00571C1F" w:rsidRPr="00B33966">
              <w:rPr>
                <w:rStyle w:val="Hyperlink"/>
                <w:noProof/>
                <w:lang w:val="en-US"/>
              </w:rPr>
              <w:t>Integration of Sustainability Metrics as a solution metric</w:t>
            </w:r>
            <w:r w:rsidR="00571C1F">
              <w:rPr>
                <w:noProof/>
                <w:webHidden/>
              </w:rPr>
              <w:tab/>
            </w:r>
            <w:r w:rsidR="00571C1F">
              <w:rPr>
                <w:noProof/>
                <w:webHidden/>
              </w:rPr>
              <w:fldChar w:fldCharType="begin"/>
            </w:r>
            <w:r w:rsidR="00571C1F">
              <w:rPr>
                <w:noProof/>
                <w:webHidden/>
              </w:rPr>
              <w:instrText xml:space="preserve"> PAGEREF _Toc158237264 \h </w:instrText>
            </w:r>
            <w:r w:rsidR="00571C1F">
              <w:rPr>
                <w:noProof/>
                <w:webHidden/>
              </w:rPr>
            </w:r>
            <w:r w:rsidR="00571C1F">
              <w:rPr>
                <w:noProof/>
                <w:webHidden/>
              </w:rPr>
              <w:fldChar w:fldCharType="separate"/>
            </w:r>
            <w:r w:rsidR="00A8632F">
              <w:rPr>
                <w:noProof/>
                <w:webHidden/>
              </w:rPr>
              <w:t>43</w:t>
            </w:r>
            <w:r w:rsidR="00571C1F">
              <w:rPr>
                <w:noProof/>
                <w:webHidden/>
              </w:rPr>
              <w:fldChar w:fldCharType="end"/>
            </w:r>
          </w:hyperlink>
        </w:p>
        <w:p w14:paraId="408FE487" w14:textId="4136F609" w:rsidR="00571C1F" w:rsidRDefault="00000000">
          <w:pPr>
            <w:pStyle w:val="TOC1"/>
            <w:tabs>
              <w:tab w:val="left" w:pos="720"/>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65" w:history="1">
            <w:r w:rsidR="00571C1F" w:rsidRPr="00B33966">
              <w:rPr>
                <w:rStyle w:val="Hyperlink"/>
                <w:noProof/>
              </w:rPr>
              <w:t>23.</w:t>
            </w:r>
            <w:r w:rsidR="00571C1F">
              <w:rPr>
                <w:rFonts w:asciiTheme="minorHAnsi" w:eastAsiaTheme="minorEastAsia" w:hAnsiTheme="minorHAnsi" w:cstheme="minorBidi"/>
                <w:noProof/>
                <w:kern w:val="2"/>
                <w:sz w:val="24"/>
                <w:szCs w:val="24"/>
                <w:lang w:val="en-NL" w:eastAsia="en-NL"/>
                <w14:ligatures w14:val="standardContextual"/>
              </w:rPr>
              <w:tab/>
            </w:r>
            <w:r w:rsidR="00571C1F" w:rsidRPr="00B33966">
              <w:rPr>
                <w:rStyle w:val="Hyperlink"/>
                <w:noProof/>
              </w:rPr>
              <w:t>ANNEX A</w:t>
            </w:r>
            <w:r w:rsidR="00571C1F">
              <w:rPr>
                <w:noProof/>
                <w:webHidden/>
              </w:rPr>
              <w:tab/>
            </w:r>
            <w:r w:rsidR="00571C1F">
              <w:rPr>
                <w:noProof/>
                <w:webHidden/>
              </w:rPr>
              <w:fldChar w:fldCharType="begin"/>
            </w:r>
            <w:r w:rsidR="00571C1F">
              <w:rPr>
                <w:noProof/>
                <w:webHidden/>
              </w:rPr>
              <w:instrText xml:space="preserve"> PAGEREF _Toc158237265 \h </w:instrText>
            </w:r>
            <w:r w:rsidR="00571C1F">
              <w:rPr>
                <w:noProof/>
                <w:webHidden/>
              </w:rPr>
            </w:r>
            <w:r w:rsidR="00571C1F">
              <w:rPr>
                <w:noProof/>
                <w:webHidden/>
              </w:rPr>
              <w:fldChar w:fldCharType="separate"/>
            </w:r>
            <w:r w:rsidR="00A8632F">
              <w:rPr>
                <w:noProof/>
                <w:webHidden/>
              </w:rPr>
              <w:t>44</w:t>
            </w:r>
            <w:r w:rsidR="00571C1F">
              <w:rPr>
                <w:noProof/>
                <w:webHidden/>
              </w:rPr>
              <w:fldChar w:fldCharType="end"/>
            </w:r>
          </w:hyperlink>
        </w:p>
        <w:p w14:paraId="6B3EDB18" w14:textId="5D03ABAB" w:rsidR="00571C1F" w:rsidRDefault="00000000">
          <w:pPr>
            <w:pStyle w:val="TOC3"/>
            <w:tabs>
              <w:tab w:val="right" w:leader="dot" w:pos="9350"/>
            </w:tabs>
            <w:rPr>
              <w:rFonts w:asciiTheme="minorHAnsi" w:eastAsiaTheme="minorEastAsia" w:hAnsiTheme="minorHAnsi" w:cstheme="minorBidi"/>
              <w:noProof/>
              <w:kern w:val="2"/>
              <w:sz w:val="24"/>
              <w:szCs w:val="24"/>
              <w:lang w:val="en-NL" w:eastAsia="en-NL"/>
              <w14:ligatures w14:val="standardContextual"/>
            </w:rPr>
          </w:pPr>
          <w:hyperlink w:anchor="_Toc158237266" w:history="1">
            <w:r w:rsidR="00571C1F" w:rsidRPr="00B33966">
              <w:rPr>
                <w:rStyle w:val="Hyperlink"/>
                <w:noProof/>
                <w:lang w:val="en-US"/>
              </w:rPr>
              <w:t>Promotion of Labor Practices (in the style of FORD)</w:t>
            </w:r>
            <w:r w:rsidR="00571C1F">
              <w:rPr>
                <w:noProof/>
                <w:webHidden/>
              </w:rPr>
              <w:tab/>
            </w:r>
            <w:r w:rsidR="00571C1F">
              <w:rPr>
                <w:noProof/>
                <w:webHidden/>
              </w:rPr>
              <w:fldChar w:fldCharType="begin"/>
            </w:r>
            <w:r w:rsidR="00571C1F">
              <w:rPr>
                <w:noProof/>
                <w:webHidden/>
              </w:rPr>
              <w:instrText xml:space="preserve"> PAGEREF _Toc158237266 \h </w:instrText>
            </w:r>
            <w:r w:rsidR="00571C1F">
              <w:rPr>
                <w:noProof/>
                <w:webHidden/>
              </w:rPr>
            </w:r>
            <w:r w:rsidR="00571C1F">
              <w:rPr>
                <w:noProof/>
                <w:webHidden/>
              </w:rPr>
              <w:fldChar w:fldCharType="separate"/>
            </w:r>
            <w:r w:rsidR="00A8632F">
              <w:rPr>
                <w:noProof/>
                <w:webHidden/>
              </w:rPr>
              <w:t>53</w:t>
            </w:r>
            <w:r w:rsidR="00571C1F">
              <w:rPr>
                <w:noProof/>
                <w:webHidden/>
              </w:rPr>
              <w:fldChar w:fldCharType="end"/>
            </w:r>
          </w:hyperlink>
        </w:p>
        <w:p w14:paraId="600775E5" w14:textId="65680F91" w:rsidR="00AC593F" w:rsidRDefault="00AC593F">
          <w:r>
            <w:rPr>
              <w:b/>
              <w:bCs/>
              <w:noProof/>
            </w:rPr>
            <w:fldChar w:fldCharType="end"/>
          </w:r>
        </w:p>
      </w:sdtContent>
    </w:sdt>
    <w:p w14:paraId="60C2841C" w14:textId="77777777" w:rsidR="00AC593F" w:rsidRDefault="00AC593F">
      <w:pPr>
        <w:rPr>
          <w:lang w:val="en-US"/>
        </w:rPr>
      </w:pPr>
    </w:p>
    <w:p w14:paraId="5EAEDF6B" w14:textId="77777777" w:rsidR="00AC593F" w:rsidRDefault="00AC593F">
      <w:pPr>
        <w:rPr>
          <w:color w:val="000000"/>
          <w:sz w:val="32"/>
          <w:szCs w:val="32"/>
          <w:lang w:val="en-NL"/>
        </w:rPr>
      </w:pPr>
      <w:r>
        <w:rPr>
          <w:lang w:val="en-NL"/>
        </w:rPr>
        <w:br w:type="page"/>
      </w:r>
    </w:p>
    <w:p w14:paraId="672C89FA" w14:textId="099971C9" w:rsidR="00AC593F" w:rsidRDefault="00AC593F" w:rsidP="00AC593F">
      <w:pPr>
        <w:pStyle w:val="Heading1"/>
      </w:pPr>
      <w:bookmarkStart w:id="1" w:name="_Toc158237209"/>
      <w:r w:rsidRPr="00AC593F">
        <w:lastRenderedPageBreak/>
        <w:t>Introduction</w:t>
      </w:r>
      <w:bookmarkEnd w:id="1"/>
    </w:p>
    <w:p w14:paraId="68CCED16" w14:textId="6692E7AB" w:rsidR="00AC593F" w:rsidRPr="00AC593F" w:rsidRDefault="00AC593F" w:rsidP="00AC593F">
      <w:pPr>
        <w:rPr>
          <w:lang w:val="en-US"/>
        </w:rPr>
      </w:pPr>
      <w:r>
        <w:rPr>
          <w:lang w:val="en-US"/>
        </w:rPr>
        <w:t>Placeholder</w:t>
      </w:r>
    </w:p>
    <w:p w14:paraId="62357991" w14:textId="77777777" w:rsidR="00AC593F" w:rsidRPr="00761E0D" w:rsidRDefault="00AC593F" w:rsidP="00571C1F">
      <w:pPr>
        <w:pStyle w:val="Heading2"/>
      </w:pPr>
      <w:bookmarkStart w:id="2" w:name="_Toc158237210"/>
      <w:r w:rsidRPr="00761E0D">
        <w:t>Purpose of the Action Plan</w:t>
      </w:r>
      <w:bookmarkEnd w:id="2"/>
      <w:r w:rsidRPr="00761E0D">
        <w:t xml:space="preserve"> </w:t>
      </w:r>
    </w:p>
    <w:p w14:paraId="76DF5447" w14:textId="48979032" w:rsidR="00AC593F" w:rsidRPr="00AC593F" w:rsidRDefault="00AC593F" w:rsidP="00AC593F">
      <w:pPr>
        <w:rPr>
          <w:lang w:val="en-US"/>
        </w:rPr>
      </w:pPr>
      <w:r>
        <w:rPr>
          <w:lang w:val="en-US"/>
        </w:rPr>
        <w:t>Placeholder</w:t>
      </w:r>
    </w:p>
    <w:p w14:paraId="2AD49D06" w14:textId="0C90C997" w:rsidR="00AC593F" w:rsidRDefault="00AC593F" w:rsidP="00571C1F">
      <w:pPr>
        <w:pStyle w:val="Heading2"/>
      </w:pPr>
      <w:bookmarkStart w:id="3" w:name="_Toc158237211"/>
      <w:r w:rsidRPr="00AC593F">
        <w:t>Scope of the Organization</w:t>
      </w:r>
      <w:bookmarkEnd w:id="3"/>
    </w:p>
    <w:p w14:paraId="6BFF0431" w14:textId="6D8E70F8" w:rsidR="00AC593F" w:rsidRPr="00AC593F" w:rsidRDefault="00AC593F" w:rsidP="00AC593F">
      <w:pPr>
        <w:rPr>
          <w:lang w:val="en-US"/>
        </w:rPr>
      </w:pPr>
      <w:r>
        <w:rPr>
          <w:lang w:val="en-US"/>
        </w:rPr>
        <w:t>Placeholder</w:t>
      </w:r>
    </w:p>
    <w:p w14:paraId="1D8261C5" w14:textId="77777777" w:rsidR="00AC593F" w:rsidRDefault="00AC593F">
      <w:pPr>
        <w:rPr>
          <w:color w:val="000000"/>
          <w:sz w:val="32"/>
          <w:szCs w:val="32"/>
          <w:lang w:val="en-NL"/>
        </w:rPr>
      </w:pPr>
      <w:r>
        <w:rPr>
          <w:lang w:val="en-NL"/>
        </w:rPr>
        <w:br w:type="page"/>
      </w:r>
    </w:p>
    <w:p w14:paraId="3998BE88" w14:textId="585705B2" w:rsidR="00AC593F" w:rsidRDefault="00AC593F" w:rsidP="00AC593F">
      <w:pPr>
        <w:pStyle w:val="Heading1"/>
      </w:pPr>
      <w:bookmarkStart w:id="4" w:name="_Toc158237212"/>
      <w:r w:rsidRPr="00AC593F">
        <w:lastRenderedPageBreak/>
        <w:t>Executive Summary</w:t>
      </w:r>
      <w:bookmarkEnd w:id="4"/>
    </w:p>
    <w:p w14:paraId="7017D0ED" w14:textId="3B9D0ABE" w:rsidR="00AC593F" w:rsidRPr="00AC593F" w:rsidRDefault="00AC593F" w:rsidP="00AC593F">
      <w:pPr>
        <w:rPr>
          <w:lang w:val="en-US"/>
        </w:rPr>
      </w:pPr>
      <w:r>
        <w:rPr>
          <w:lang w:val="en-US"/>
        </w:rPr>
        <w:t>Placeholder</w:t>
      </w:r>
    </w:p>
    <w:p w14:paraId="7EA37A12" w14:textId="77777777" w:rsidR="00AC593F" w:rsidRDefault="00AC593F">
      <w:pPr>
        <w:rPr>
          <w:color w:val="000000"/>
          <w:sz w:val="32"/>
          <w:szCs w:val="32"/>
          <w:lang w:val="en-NL"/>
        </w:rPr>
      </w:pPr>
      <w:r>
        <w:rPr>
          <w:lang w:val="en-NL"/>
        </w:rPr>
        <w:br w:type="page"/>
      </w:r>
    </w:p>
    <w:p w14:paraId="33D22898" w14:textId="055DE83F" w:rsidR="00AC593F" w:rsidRDefault="00AC593F" w:rsidP="00AC593F">
      <w:pPr>
        <w:pStyle w:val="Heading1"/>
      </w:pPr>
      <w:bookmarkStart w:id="5" w:name="_Toc158237213"/>
      <w:r w:rsidRPr="00AC593F">
        <w:lastRenderedPageBreak/>
        <w:t>Mission Statement and Objectives</w:t>
      </w:r>
      <w:bookmarkEnd w:id="5"/>
    </w:p>
    <w:p w14:paraId="59236702" w14:textId="11BDB332" w:rsidR="0038237B" w:rsidRDefault="0038237B" w:rsidP="00571C1F">
      <w:pPr>
        <w:pStyle w:val="Heading2"/>
      </w:pPr>
      <w:bookmarkStart w:id="6" w:name="_Toc158237214"/>
      <w:r>
        <w:t>VISION</w:t>
      </w:r>
      <w:bookmarkEnd w:id="6"/>
    </w:p>
    <w:p w14:paraId="18C0DF5A" w14:textId="478F4151" w:rsidR="0038237B" w:rsidRDefault="006A25DF" w:rsidP="0038237B">
      <w:pPr>
        <w:rPr>
          <w:lang w:val="en-US"/>
        </w:rPr>
      </w:pPr>
      <w:r>
        <w:rPr>
          <w:lang w:val="en-US"/>
        </w:rPr>
        <w:t>Creating more Conscious Supply chains</w:t>
      </w:r>
    </w:p>
    <w:p w14:paraId="659C8ECD" w14:textId="77777777" w:rsidR="00120B83" w:rsidRDefault="00120B83" w:rsidP="00120B83">
      <w:pPr>
        <w:pStyle w:val="Heading3"/>
        <w:rPr>
          <w:lang w:val="en-US"/>
        </w:rPr>
      </w:pPr>
      <w:bookmarkStart w:id="7" w:name="_Toc158237215"/>
      <w:r>
        <w:rPr>
          <w:lang w:val="en-US"/>
        </w:rPr>
        <w:t>Mission</w:t>
      </w:r>
      <w:bookmarkEnd w:id="7"/>
    </w:p>
    <w:p w14:paraId="421F3559" w14:textId="77777777" w:rsidR="00120B83" w:rsidRDefault="00120B83" w:rsidP="00120B83">
      <w:pPr>
        <w:rPr>
          <w:lang w:val="en-US"/>
        </w:rPr>
      </w:pPr>
      <w:r w:rsidRPr="0038237B">
        <w:rPr>
          <w:lang w:val="en-US"/>
        </w:rPr>
        <w:t>"</w:t>
      </w:r>
      <w:proofErr w:type="spellStart"/>
      <w:r w:rsidRPr="0038237B">
        <w:rPr>
          <w:b/>
          <w:bCs/>
          <w:lang w:val="en-US"/>
        </w:rPr>
        <w:t>Evolutionize</w:t>
      </w:r>
      <w:proofErr w:type="spellEnd"/>
      <w:r w:rsidRPr="0038237B">
        <w:rPr>
          <w:lang w:val="en-US"/>
        </w:rPr>
        <w:t xml:space="preserve"> global supply chain dynamics by adding extra value in </w:t>
      </w:r>
      <w:r>
        <w:rPr>
          <w:lang w:val="en-US"/>
        </w:rPr>
        <w:t>upcycling</w:t>
      </w:r>
      <w:r w:rsidRPr="0038237B">
        <w:rPr>
          <w:lang w:val="en-US"/>
        </w:rPr>
        <w:t xml:space="preserve"> </w:t>
      </w:r>
      <w:r>
        <w:rPr>
          <w:lang w:val="en-US"/>
        </w:rPr>
        <w:t xml:space="preserve">and </w:t>
      </w:r>
      <w:r w:rsidRPr="0038237B">
        <w:rPr>
          <w:lang w:val="en-US"/>
        </w:rPr>
        <w:t xml:space="preserve">good practices, ensuring that every link in the chain not only benefits economically but also contributes positively to the environment and society. </w:t>
      </w:r>
    </w:p>
    <w:p w14:paraId="424E803B" w14:textId="77777777" w:rsidR="00120B83" w:rsidRDefault="00120B83" w:rsidP="00120B83">
      <w:pPr>
        <w:rPr>
          <w:lang w:val="en-US"/>
        </w:rPr>
      </w:pPr>
      <w:r>
        <w:rPr>
          <w:lang w:val="en-US"/>
        </w:rPr>
        <w:t xml:space="preserve">Revolutionizing global value chains working together with local communities and stakeholders to identify challenges and systemic dilemmas and to conscientiously develop positive and socioeconomical and environmentally beneficial change. </w:t>
      </w:r>
    </w:p>
    <w:p w14:paraId="4F9F139C" w14:textId="77777777" w:rsidR="005F0340" w:rsidRDefault="005F0340" w:rsidP="005F0340">
      <w:pPr>
        <w:pStyle w:val="Heading3"/>
      </w:pPr>
      <w:r w:rsidRPr="0038237B">
        <w:t>Foster Collaborative Networks</w:t>
      </w:r>
    </w:p>
    <w:p w14:paraId="7307C202" w14:textId="32A3922C" w:rsidR="00120B83" w:rsidRDefault="00785730" w:rsidP="00120B83">
      <w:r>
        <w:t>VCR will</w:t>
      </w:r>
      <w:r w:rsidRPr="00785730">
        <w:t xml:space="preserve"> combine the strengths and resources of various stakeholders, enabling more effective and innovative solutions to sustainability challenges. This collective approach accelerates systemic change, making it a critical strategy for achieving lasting environmental and social impacts.</w:t>
      </w:r>
      <w:r w:rsidRPr="00785730">
        <w:t xml:space="preserve"> </w:t>
      </w:r>
      <w:r w:rsidRPr="00785730">
        <w:t xml:space="preserve">By working together, organizations can pool their efforts to create solutions that are not only more sustainable but also economically viable, ensuring that the drive towards sustainability is a shared journey, not a solitary </w:t>
      </w:r>
      <w:r w:rsidRPr="00785730">
        <w:t>endeavor.</w:t>
      </w:r>
      <w:r w:rsidR="00120B83">
        <w:t xml:space="preserve"> </w:t>
      </w:r>
    </w:p>
    <w:p w14:paraId="5BD48BD0" w14:textId="77777777" w:rsidR="001E78CE" w:rsidRPr="001E78CE" w:rsidRDefault="001E78CE" w:rsidP="001E78CE">
      <w:pPr>
        <w:numPr>
          <w:ilvl w:val="0"/>
          <w:numId w:val="35"/>
        </w:numPr>
        <w:rPr>
          <w:lang w:val="en-NL"/>
        </w:rPr>
      </w:pPr>
      <w:r w:rsidRPr="001E78CE">
        <w:rPr>
          <w:b/>
          <w:bCs/>
          <w:lang w:val="en-NL"/>
        </w:rPr>
        <w:t>Action Step</w:t>
      </w:r>
      <w:r w:rsidRPr="001E78CE">
        <w:rPr>
          <w:lang w:val="en-NL"/>
        </w:rPr>
        <w:t xml:space="preserve">: Establish and nurture collaborative networks that create a </w:t>
      </w:r>
      <w:r w:rsidRPr="001E78CE">
        <w:rPr>
          <w:b/>
          <w:bCs/>
          <w:lang w:val="en-NL"/>
        </w:rPr>
        <w:t>symbiotic</w:t>
      </w:r>
      <w:r w:rsidRPr="001E78CE">
        <w:rPr>
          <w:lang w:val="en-NL"/>
        </w:rPr>
        <w:t xml:space="preserve"> ecosystem, benefiting all stakeholders involved.</w:t>
      </w:r>
    </w:p>
    <w:p w14:paraId="04048AB3" w14:textId="4E9B3A96" w:rsidR="001E78CE" w:rsidRPr="001E78CE" w:rsidRDefault="001E78CE" w:rsidP="001E78CE">
      <w:pPr>
        <w:numPr>
          <w:ilvl w:val="0"/>
          <w:numId w:val="35"/>
        </w:numPr>
        <w:rPr>
          <w:lang w:val="en-NL"/>
        </w:rPr>
      </w:pPr>
      <w:r w:rsidRPr="001E78CE">
        <w:rPr>
          <w:b/>
          <w:bCs/>
          <w:lang w:val="en-NL"/>
        </w:rPr>
        <w:t>Goal</w:t>
      </w:r>
      <w:r w:rsidRPr="001E78CE">
        <w:rPr>
          <w:lang w:val="en-NL"/>
        </w:rPr>
        <w:t>: Form a community or network with transparent mutual benefits for each member.</w:t>
      </w:r>
      <w:r w:rsidR="00AD4182">
        <w:rPr>
          <w:lang w:val="en-US"/>
        </w:rPr>
        <w:t xml:space="preserve"> This means that we need to publish more, create active polling, and make sure that all our research is </w:t>
      </w:r>
      <w:r w:rsidR="00785730">
        <w:rPr>
          <w:lang w:val="en-US"/>
        </w:rPr>
        <w:t>open.</w:t>
      </w:r>
      <w:r w:rsidR="00AD4182">
        <w:rPr>
          <w:lang w:val="en-US"/>
        </w:rPr>
        <w:t xml:space="preserve"> </w:t>
      </w:r>
    </w:p>
    <w:p w14:paraId="6E1AD741" w14:textId="77777777" w:rsidR="005F0340" w:rsidRDefault="005F0340" w:rsidP="005F0340">
      <w:pPr>
        <w:pStyle w:val="Heading3"/>
        <w:rPr>
          <w:lang w:val="en-US"/>
        </w:rPr>
      </w:pPr>
      <w:r w:rsidRPr="0038237B">
        <w:rPr>
          <w:lang w:val="en-US"/>
        </w:rPr>
        <w:t>Educate and Empower</w:t>
      </w:r>
    </w:p>
    <w:p w14:paraId="2C354979" w14:textId="12072698" w:rsidR="001E78CE" w:rsidRPr="001E78CE" w:rsidRDefault="00AD4182" w:rsidP="001E78CE">
      <w:pPr>
        <w:rPr>
          <w:lang w:val="en-US"/>
        </w:rPr>
      </w:pPr>
      <w:r w:rsidRPr="00AD4182">
        <w:t xml:space="preserve">By reshaping our understanding and attitudes towards sustainability, it not only prepares us to innovate within the supply chain but also to act as catalysts for broader societal change. This approach is not just about solving current problems but about preventing future ones by embedding sustainable thinking at the core of our decision-making processes. In essence, it's about securing a livable planet for future generations while ensuring equitable access to </w:t>
      </w:r>
      <w:r w:rsidRPr="00AD4182">
        <w:lastRenderedPageBreak/>
        <w:t>resources today. Without this shift in mindset, efforts to address environmental and social challenges may remain superficial and short-lived, underscoring the critical nature of education and empowerment in achieving lasting change.</w:t>
      </w:r>
    </w:p>
    <w:p w14:paraId="24CF8F4F" w14:textId="4CAACFE6" w:rsidR="001E78CE" w:rsidRPr="001E78CE" w:rsidRDefault="001E78CE" w:rsidP="001E78CE">
      <w:pPr>
        <w:numPr>
          <w:ilvl w:val="0"/>
          <w:numId w:val="36"/>
        </w:numPr>
        <w:rPr>
          <w:lang w:val="en-NL"/>
        </w:rPr>
      </w:pPr>
      <w:r w:rsidRPr="001E78CE">
        <w:rPr>
          <w:b/>
          <w:bCs/>
          <w:lang w:val="en-NL"/>
        </w:rPr>
        <w:t>Action Steps</w:t>
      </w:r>
      <w:r w:rsidRPr="001E78CE">
        <w:rPr>
          <w:lang w:val="en-NL"/>
        </w:rPr>
        <w:t>:</w:t>
      </w:r>
    </w:p>
    <w:p w14:paraId="49B98DBC" w14:textId="77777777" w:rsidR="001E78CE" w:rsidRPr="001E78CE" w:rsidRDefault="001E78CE" w:rsidP="001E78CE">
      <w:pPr>
        <w:numPr>
          <w:ilvl w:val="1"/>
          <w:numId w:val="36"/>
        </w:numPr>
        <w:rPr>
          <w:lang w:val="en-NL"/>
        </w:rPr>
      </w:pPr>
      <w:r w:rsidRPr="001E78CE">
        <w:rPr>
          <w:lang w:val="en-NL"/>
        </w:rPr>
        <w:t>Engage in deep knowledge exploration and innovative learning methods with students, educators, and volunteers.</w:t>
      </w:r>
    </w:p>
    <w:p w14:paraId="6E7F3C70" w14:textId="41C20E12" w:rsidR="001E78CE" w:rsidRPr="001E78CE" w:rsidRDefault="001E78CE" w:rsidP="001E78CE">
      <w:pPr>
        <w:numPr>
          <w:ilvl w:val="1"/>
          <w:numId w:val="36"/>
        </w:numPr>
        <w:rPr>
          <w:lang w:val="en-NL"/>
        </w:rPr>
      </w:pPr>
      <w:r w:rsidRPr="001E78CE">
        <w:rPr>
          <w:lang w:val="en-NL"/>
        </w:rPr>
        <w:t xml:space="preserve">Aim for systemic </w:t>
      </w:r>
      <w:r>
        <w:rPr>
          <w:lang w:val="en-US"/>
        </w:rPr>
        <w:t xml:space="preserve">dependencies by implementing the Patreon system and new agile learning methodologies. </w:t>
      </w:r>
    </w:p>
    <w:p w14:paraId="223E780B" w14:textId="77777777" w:rsidR="001E78CE" w:rsidRPr="001E78CE" w:rsidRDefault="001E78CE" w:rsidP="001E78CE">
      <w:pPr>
        <w:numPr>
          <w:ilvl w:val="0"/>
          <w:numId w:val="36"/>
        </w:numPr>
        <w:rPr>
          <w:lang w:val="en-NL"/>
        </w:rPr>
      </w:pPr>
      <w:r w:rsidRPr="001E78CE">
        <w:rPr>
          <w:b/>
          <w:bCs/>
          <w:lang w:val="en-NL"/>
        </w:rPr>
        <w:t>Goal</w:t>
      </w:r>
      <w:r w:rsidRPr="001E78CE">
        <w:rPr>
          <w:lang w:val="en-NL"/>
        </w:rPr>
        <w:t>: Build a self-sustaining educational organization focused on sustainability.</w:t>
      </w:r>
    </w:p>
    <w:p w14:paraId="29BE7FEC" w14:textId="363CC512" w:rsidR="001E78CE" w:rsidRPr="001E78CE" w:rsidRDefault="001E78CE" w:rsidP="001E78CE">
      <w:pPr>
        <w:numPr>
          <w:ilvl w:val="0"/>
          <w:numId w:val="36"/>
        </w:numPr>
        <w:rPr>
          <w:lang w:val="en-NL"/>
        </w:rPr>
      </w:pPr>
      <w:r w:rsidRPr="001E78CE">
        <w:rPr>
          <w:b/>
          <w:bCs/>
          <w:lang w:val="en-NL"/>
        </w:rPr>
        <w:t>KPI</w:t>
      </w:r>
      <w:r w:rsidRPr="001E78CE">
        <w:rPr>
          <w:lang w:val="en-NL"/>
        </w:rPr>
        <w:t>: Educate 2,500 individuals by 2028, creating a community that actively supports sustainable practices.</w:t>
      </w:r>
    </w:p>
    <w:p w14:paraId="4DD53A34" w14:textId="77777777" w:rsidR="001E78CE" w:rsidRDefault="001E78CE" w:rsidP="005F0340">
      <w:pPr>
        <w:pStyle w:val="Heading3"/>
        <w:rPr>
          <w:lang w:val="en-US"/>
        </w:rPr>
      </w:pPr>
    </w:p>
    <w:p w14:paraId="4BCB5662" w14:textId="0C3E51CF" w:rsidR="005F0340" w:rsidRPr="0038237B" w:rsidRDefault="005F0340" w:rsidP="005F0340">
      <w:pPr>
        <w:pStyle w:val="Heading3"/>
        <w:rPr>
          <w:lang w:val="en-US"/>
        </w:rPr>
      </w:pPr>
      <w:r w:rsidRPr="0038237B">
        <w:rPr>
          <w:lang w:val="en-US"/>
        </w:rPr>
        <w:t>Drive Economic Viability</w:t>
      </w:r>
    </w:p>
    <w:p w14:paraId="2DB74261" w14:textId="77777777" w:rsidR="00FD0B08" w:rsidRDefault="00FD0B08" w:rsidP="00FD0B08">
      <w:pPr>
        <w:ind w:left="0"/>
      </w:pPr>
      <w:r w:rsidRPr="00FD0B08">
        <w:t>to drive economic viability through upcycling supply chains is rooted in the need to demonstrate their comprehensive benefits—not only in terms of social and environmental impact but also from an economic perspective. By evidencing that sustainable practices like upcycling are not merely ethical choices but also financially beneficial, businesses are more likely to adopt these practices.</w:t>
      </w:r>
    </w:p>
    <w:p w14:paraId="42B4AD24" w14:textId="131BD496" w:rsidR="001E78CE" w:rsidRPr="001E78CE" w:rsidRDefault="001E78CE" w:rsidP="00FD0B08">
      <w:pPr>
        <w:ind w:left="0"/>
        <w:rPr>
          <w:lang w:val="en-NL"/>
        </w:rPr>
      </w:pPr>
      <w:r w:rsidRPr="001E78CE">
        <w:rPr>
          <w:b/>
          <w:bCs/>
          <w:lang w:val="en-NL"/>
        </w:rPr>
        <w:t>Action Steps</w:t>
      </w:r>
      <w:r w:rsidRPr="001E78CE">
        <w:rPr>
          <w:lang w:val="en-NL"/>
        </w:rPr>
        <w:t>:</w:t>
      </w:r>
    </w:p>
    <w:p w14:paraId="28631E83" w14:textId="77777777" w:rsidR="001E78CE" w:rsidRDefault="001E78CE" w:rsidP="001E78CE">
      <w:pPr>
        <w:numPr>
          <w:ilvl w:val="1"/>
          <w:numId w:val="37"/>
        </w:numPr>
        <w:rPr>
          <w:lang w:val="en-NL"/>
        </w:rPr>
      </w:pPr>
      <w:r w:rsidRPr="001E78CE">
        <w:rPr>
          <w:lang w:val="en-NL"/>
        </w:rPr>
        <w:t>Prove the social, environmental, and economic benefits of upcycling supply chains to businesses.</w:t>
      </w:r>
    </w:p>
    <w:p w14:paraId="68CA520E" w14:textId="0BB64430" w:rsidR="00AD4182" w:rsidRPr="001E78CE" w:rsidRDefault="00AD4182" w:rsidP="001E78CE">
      <w:pPr>
        <w:numPr>
          <w:ilvl w:val="1"/>
          <w:numId w:val="37"/>
        </w:numPr>
        <w:rPr>
          <w:lang w:val="en-NL"/>
        </w:rPr>
      </w:pPr>
      <w:r>
        <w:rPr>
          <w:lang w:val="en-US"/>
        </w:rPr>
        <w:t xml:space="preserve">Show, trough simulation and data gathering why sustainability matters. </w:t>
      </w:r>
    </w:p>
    <w:p w14:paraId="7D9658A9" w14:textId="77777777" w:rsidR="001E78CE" w:rsidRPr="001E78CE" w:rsidRDefault="001E78CE" w:rsidP="001E78CE">
      <w:pPr>
        <w:numPr>
          <w:ilvl w:val="1"/>
          <w:numId w:val="37"/>
        </w:numPr>
        <w:rPr>
          <w:lang w:val="en-NL"/>
        </w:rPr>
      </w:pPr>
      <w:r w:rsidRPr="001E78CE">
        <w:rPr>
          <w:lang w:val="en-NL"/>
        </w:rPr>
        <w:t>Encourage businesses to adopt upcycling solutions by demonstrating their necessity and economic advantage.</w:t>
      </w:r>
    </w:p>
    <w:p w14:paraId="0BD439C4" w14:textId="77777777" w:rsidR="001E78CE" w:rsidRPr="001E78CE" w:rsidRDefault="001E78CE" w:rsidP="001E78CE">
      <w:pPr>
        <w:numPr>
          <w:ilvl w:val="0"/>
          <w:numId w:val="37"/>
        </w:numPr>
        <w:rPr>
          <w:lang w:val="en-NL"/>
        </w:rPr>
      </w:pPr>
      <w:r w:rsidRPr="001E78CE">
        <w:rPr>
          <w:b/>
          <w:bCs/>
          <w:lang w:val="en-NL"/>
        </w:rPr>
        <w:t>Goal</w:t>
      </w:r>
      <w:r w:rsidRPr="001E78CE">
        <w:rPr>
          <w:lang w:val="en-NL"/>
        </w:rPr>
        <w:t>: Produce and disseminate at least 10 detailed case studies and reports that highlight the economic benefits of upcycling practices within supply chains, aiming for a 20% increase in adoption rates among targeted industries by 2028.</w:t>
      </w:r>
    </w:p>
    <w:p w14:paraId="000CB1C5" w14:textId="77777777" w:rsidR="005F0340" w:rsidRDefault="005F0340" w:rsidP="005F0340">
      <w:pPr>
        <w:rPr>
          <w:lang w:val="en-US"/>
        </w:rPr>
      </w:pPr>
      <w:r>
        <w:rPr>
          <w:lang w:val="en-US"/>
        </w:rPr>
        <w:lastRenderedPageBreak/>
        <w:t xml:space="preserve">Create </w:t>
      </w:r>
      <w:r w:rsidRPr="0038237B">
        <w:rPr>
          <w:lang w:val="en-US"/>
        </w:rPr>
        <w:t>chains from mere transactional pathways to transformative forces for global well-being.</w:t>
      </w:r>
    </w:p>
    <w:p w14:paraId="1708D2EC" w14:textId="141BD178" w:rsidR="005F0340" w:rsidRPr="00FA1C0D" w:rsidRDefault="005F0340" w:rsidP="005F0340">
      <w:pPr>
        <w:rPr>
          <w:color w:val="000000"/>
          <w:sz w:val="32"/>
          <w:szCs w:val="32"/>
          <w:lang w:val="en-US"/>
        </w:rPr>
      </w:pPr>
      <w:r w:rsidRPr="00FA1C0D">
        <w:rPr>
          <w:lang w:val="en-US"/>
        </w:rPr>
        <w:br w:type="page"/>
      </w:r>
    </w:p>
    <w:p w14:paraId="206C2A1C" w14:textId="57B04918" w:rsidR="00AC593F" w:rsidRDefault="00AC593F" w:rsidP="00AC593F">
      <w:pPr>
        <w:pStyle w:val="Heading1"/>
      </w:pPr>
      <w:bookmarkStart w:id="8" w:name="_Toc158237220"/>
      <w:r w:rsidRPr="00AC593F">
        <w:lastRenderedPageBreak/>
        <w:t>Background and Rationale</w:t>
      </w:r>
      <w:bookmarkEnd w:id="8"/>
    </w:p>
    <w:p w14:paraId="286F8A39" w14:textId="77777777" w:rsidR="00296F4D" w:rsidRPr="00296F4D" w:rsidRDefault="00296F4D" w:rsidP="00296F4D">
      <w:pPr>
        <w:rPr>
          <w:lang w:val="en-NL"/>
        </w:rPr>
      </w:pPr>
      <w:r w:rsidRPr="00296F4D">
        <w:rPr>
          <w:b/>
          <w:bCs/>
          <w:lang w:val="en-NL"/>
        </w:rPr>
        <w:t>Growth Trajectory in the European Market</w:t>
      </w:r>
      <w:r w:rsidRPr="00296F4D">
        <w:rPr>
          <w:lang w:val="en-NL"/>
        </w:rPr>
        <w:t>: The European supply chain management software market is poised for significant growth, with projections indicating a 5.26% increase from 2024 to 2028, culminating in a market value of US$5.61 billion. This trend underscores a growing dependency on digital solutions to bolster supply chain efficiency and resilience, highlighting the fertile ground for VCR's innovative approaches.</w:t>
      </w:r>
    </w:p>
    <w:p w14:paraId="5A1683CF" w14:textId="77777777" w:rsidR="00296F4D" w:rsidRPr="00296F4D" w:rsidRDefault="00296F4D" w:rsidP="00296F4D">
      <w:pPr>
        <w:rPr>
          <w:lang w:val="en-NL"/>
        </w:rPr>
      </w:pPr>
      <w:r w:rsidRPr="00296F4D">
        <w:rPr>
          <w:b/>
          <w:bCs/>
          <w:lang w:val="en-NL"/>
        </w:rPr>
        <w:t>Challenges in Current Logistics and Supply Chain Dynamics</w:t>
      </w:r>
      <w:r w:rsidRPr="00296F4D">
        <w:rPr>
          <w:lang w:val="en-NL"/>
        </w:rPr>
        <w:t>: The landscape of logistics has been marred by unprecedented disruptions, notably in 2020, with a record 27.8% of organizations experiencing over 20 disruptions, a sharp rise from 4.8% in 2019. These disruptions, exacerbated by the pandemic, Brexit, the war in Ukraine, and the decline of the Chinese manufacturing dominance, underscore the urgent need for robust, resilient supply chain solutions. The escalating costs of raw materials, identified by 71% of global companies as a primary threat, alongside the critical demand for rapid delivery, further stress the necessity for innovative, accountable procurement strategies.</w:t>
      </w:r>
    </w:p>
    <w:p w14:paraId="2CCB8F41" w14:textId="77777777" w:rsidR="00296F4D" w:rsidRPr="00296F4D" w:rsidRDefault="00296F4D" w:rsidP="00296F4D">
      <w:pPr>
        <w:rPr>
          <w:lang w:val="en-NL"/>
        </w:rPr>
      </w:pPr>
      <w:r w:rsidRPr="00296F4D">
        <w:rPr>
          <w:b/>
          <w:bCs/>
          <w:lang w:val="en-NL"/>
        </w:rPr>
        <w:t>Technological Adoption and Cybersecurity Concerns</w:t>
      </w:r>
      <w:r w:rsidRPr="00296F4D">
        <w:rPr>
          <w:lang w:val="en-NL"/>
        </w:rPr>
        <w:t>: The adoption of technology in managing supply chain disruptions has seen a significant uptick, with over half of the organizations leveraging technology for disruption analysis and supply chain mapping. This digital shift, however, brings its own set of challenges, notably cybersecurity risks, which have surged during the COVID-19 era, affecting 81% of global organizations. The increasing frequency and sophistication of cyberattacks highlight a critical operational challenge for supply chain management, emphasizing the importance of robust cybersecurity measures.</w:t>
      </w:r>
    </w:p>
    <w:p w14:paraId="184373C0" w14:textId="77777777" w:rsidR="00296F4D" w:rsidRPr="00296F4D" w:rsidRDefault="00296F4D" w:rsidP="00296F4D">
      <w:pPr>
        <w:rPr>
          <w:lang w:val="en-NL"/>
        </w:rPr>
      </w:pPr>
      <w:r w:rsidRPr="00296F4D">
        <w:rPr>
          <w:b/>
          <w:bCs/>
          <w:lang w:val="en-NL"/>
        </w:rPr>
        <w:t>The Imperative for Sustainability and Efficiency</w:t>
      </w:r>
      <w:r w:rsidRPr="00296F4D">
        <w:rPr>
          <w:lang w:val="en-NL"/>
        </w:rPr>
        <w:t>: The drive towards sustainability is becoming increasingly pronounced, with 82% of companies willing to invest more for zero-carbon shipping options. This shift not only reflects a growing consumer demand for sustainable practices but also aligns with the potential for cost savings and competitive advantage, further supported by governmental and EU regulatory focuses on sustainable logistics.</w:t>
      </w:r>
    </w:p>
    <w:p w14:paraId="6EBC5CFF" w14:textId="77777777" w:rsidR="00296F4D" w:rsidRPr="00296F4D" w:rsidRDefault="00296F4D" w:rsidP="00296F4D">
      <w:pPr>
        <w:rPr>
          <w:lang w:val="en-NL"/>
        </w:rPr>
      </w:pPr>
      <w:r w:rsidRPr="00296F4D">
        <w:rPr>
          <w:b/>
          <w:bCs/>
          <w:lang w:val="en-NL"/>
        </w:rPr>
        <w:t>VCR's Strategic Positioning in the Netherlands</w:t>
      </w:r>
      <w:r w:rsidRPr="00296F4D">
        <w:rPr>
          <w:lang w:val="en-NL"/>
        </w:rPr>
        <w:t xml:space="preserve">: The Netherlands, with its strategic location and advanced logistics infrastructure, presents an ideal setting for VCR. The country's logistics sector is expected to grow substantially, offering VCR a prime opportunity to capitalize on its innovative supply chain and logistics solutions. This positioning is bolstered by the broader </w:t>
      </w:r>
      <w:r w:rsidRPr="00296F4D">
        <w:rPr>
          <w:lang w:val="en-NL"/>
        </w:rPr>
        <w:lastRenderedPageBreak/>
        <w:t>European market's openness to digital transformation and sustainable practices, aligning perfectly with VCR's mission and capabilities.</w:t>
      </w:r>
    </w:p>
    <w:p w14:paraId="3033C0AD" w14:textId="4B489115" w:rsidR="00FD0B08" w:rsidRPr="00296F4D" w:rsidRDefault="00FD0B08" w:rsidP="00296F4D">
      <w:pPr>
        <w:rPr>
          <w:lang w:val="en-NL"/>
        </w:rPr>
      </w:pPr>
    </w:p>
    <w:p w14:paraId="7948C13A" w14:textId="77777777" w:rsidR="00AC593F" w:rsidRDefault="00AC593F" w:rsidP="00AC593F">
      <w:pPr>
        <w:pStyle w:val="Heading1"/>
      </w:pPr>
      <w:bookmarkStart w:id="9" w:name="_Toc158237221"/>
      <w:r w:rsidRPr="00AC593F">
        <w:t>Organizational Structure</w:t>
      </w:r>
      <w:bookmarkEnd w:id="9"/>
      <w:r w:rsidRPr="00AC593F">
        <w:t xml:space="preserve"> </w:t>
      </w:r>
    </w:p>
    <w:p w14:paraId="79E71882" w14:textId="578F1A12" w:rsidR="00761E0D" w:rsidRPr="00761E0D" w:rsidRDefault="00761E0D" w:rsidP="00761E0D">
      <w:pPr>
        <w:rPr>
          <w:lang w:val="en-US"/>
        </w:rPr>
      </w:pPr>
      <w:r>
        <w:rPr>
          <w:lang w:val="en-US"/>
        </w:rPr>
        <w:t>Placeholder</w:t>
      </w:r>
    </w:p>
    <w:p w14:paraId="1737A37F" w14:textId="608BC29A" w:rsidR="00AC593F" w:rsidRDefault="00AC593F" w:rsidP="00AC593F">
      <w:pPr>
        <w:pStyle w:val="Heading1"/>
      </w:pPr>
      <w:bookmarkStart w:id="10" w:name="_Toc158237222"/>
      <w:r w:rsidRPr="00AC593F">
        <w:t>Leadership and Governance</w:t>
      </w:r>
      <w:bookmarkEnd w:id="10"/>
      <w:r w:rsidRPr="00AC593F">
        <w:t xml:space="preserve"> </w:t>
      </w:r>
    </w:p>
    <w:p w14:paraId="4B49F8E4" w14:textId="01ED57F8" w:rsidR="00AC593F" w:rsidRPr="00AC593F" w:rsidRDefault="00AC593F" w:rsidP="00AC593F">
      <w:pPr>
        <w:rPr>
          <w:lang w:val="en-US"/>
        </w:rPr>
      </w:pPr>
      <w:r>
        <w:rPr>
          <w:lang w:val="en-US"/>
        </w:rPr>
        <w:t>Placeholder</w:t>
      </w:r>
    </w:p>
    <w:p w14:paraId="4C6759B9" w14:textId="77777777" w:rsidR="00AC593F" w:rsidRDefault="00AC593F">
      <w:pPr>
        <w:rPr>
          <w:color w:val="000000"/>
          <w:sz w:val="32"/>
          <w:szCs w:val="32"/>
          <w:lang w:val="en-NL"/>
        </w:rPr>
      </w:pPr>
      <w:r>
        <w:rPr>
          <w:lang w:val="en-NL"/>
        </w:rPr>
        <w:br w:type="page"/>
      </w:r>
    </w:p>
    <w:p w14:paraId="7098344F" w14:textId="07471117" w:rsidR="00AC593F" w:rsidRPr="00AC593F" w:rsidRDefault="00AC593F" w:rsidP="00AC593F">
      <w:pPr>
        <w:pStyle w:val="Heading1"/>
      </w:pPr>
      <w:bookmarkStart w:id="11" w:name="_Toc158237223"/>
      <w:r w:rsidRPr="00AC593F">
        <w:lastRenderedPageBreak/>
        <w:t>Teams and Departments</w:t>
      </w:r>
      <w:bookmarkEnd w:id="11"/>
    </w:p>
    <w:p w14:paraId="1DC6C259" w14:textId="5F4D5A29" w:rsidR="00311A0C" w:rsidRDefault="00AC593F" w:rsidP="00AC593F">
      <w:pPr>
        <w:rPr>
          <w:lang w:val="en-US"/>
        </w:rPr>
      </w:pPr>
      <w:r>
        <w:rPr>
          <w:lang w:val="en-US"/>
        </w:rPr>
        <w:t>Placeholder</w:t>
      </w:r>
    </w:p>
    <w:p w14:paraId="3588B3E2" w14:textId="3F1A1282" w:rsidR="00311A0C" w:rsidRDefault="00210E77">
      <w:pPr>
        <w:rPr>
          <w:lang w:val="en-US"/>
        </w:rPr>
      </w:pPr>
      <w:r>
        <w:rPr>
          <w:noProof/>
          <w:lang w:val="en-US"/>
        </w:rPr>
        <w:drawing>
          <wp:inline distT="0" distB="0" distL="0" distR="0" wp14:anchorId="6644DB8B" wp14:editId="7E58CD5B">
            <wp:extent cx="5486400" cy="3200400"/>
            <wp:effectExtent l="0" t="0" r="95250" b="0"/>
            <wp:docPr id="66017049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311A0C">
        <w:rPr>
          <w:lang w:val="en-US"/>
        </w:rPr>
        <w:br w:type="page"/>
      </w:r>
    </w:p>
    <w:p w14:paraId="18943D0C" w14:textId="5F05C9C0" w:rsidR="00AC593F" w:rsidRDefault="00AC593F" w:rsidP="00AC593F">
      <w:pPr>
        <w:pStyle w:val="Heading1"/>
      </w:pPr>
      <w:bookmarkStart w:id="12" w:name="_Toc158237224"/>
      <w:r>
        <w:lastRenderedPageBreak/>
        <w:t>Strategic Plan</w:t>
      </w:r>
      <w:bookmarkEnd w:id="12"/>
      <w:r>
        <w:t xml:space="preserve"> </w:t>
      </w:r>
    </w:p>
    <w:p w14:paraId="03B06FA9" w14:textId="41289FA8" w:rsidR="00047BA7" w:rsidRPr="00296F4D" w:rsidRDefault="00047BA7" w:rsidP="00047BA7">
      <w:pPr>
        <w:numPr>
          <w:ilvl w:val="0"/>
          <w:numId w:val="27"/>
        </w:numPr>
        <w:shd w:val="clear" w:color="auto" w:fill="FFFFFF"/>
        <w:spacing w:before="0" w:line="240" w:lineRule="auto"/>
        <w:rPr>
          <w:rFonts w:ascii="Times New Roman" w:eastAsia="Times New Roman" w:hAnsi="Times New Roman" w:cs="Times New Roman"/>
          <w:color w:val="000000"/>
          <w:sz w:val="24"/>
          <w:szCs w:val="24"/>
          <w:lang w:val="nl-NL" w:eastAsia="en-NL"/>
        </w:rPr>
      </w:pPr>
      <w:r>
        <w:rPr>
          <w:rFonts w:ascii="Aptos" w:eastAsia="Times New Roman" w:hAnsi="Aptos" w:cs="Times New Roman"/>
          <w:color w:val="000000"/>
          <w:bdr w:val="none" w:sz="0" w:space="0" w:color="auto" w:frame="1"/>
          <w:lang w:val="nl-NL" w:eastAsia="en-NL"/>
        </w:rPr>
        <w:t>h</w:t>
      </w:r>
      <w:r w:rsidRPr="00047BA7">
        <w:rPr>
          <w:rFonts w:ascii="Aptos" w:eastAsia="Times New Roman" w:hAnsi="Aptos" w:cs="Times New Roman"/>
          <w:color w:val="000000"/>
          <w:bdr w:val="none" w:sz="0" w:space="0" w:color="auto" w:frame="1"/>
          <w:lang w:val="nl-NL" w:eastAsia="en-NL"/>
        </w:rPr>
        <w:t xml:space="preserve">et </w:t>
      </w:r>
      <w:r w:rsidRPr="00047BA7">
        <w:rPr>
          <w:rFonts w:ascii="Aptos" w:eastAsia="Times New Roman" w:hAnsi="Aptos" w:cs="Times New Roman"/>
          <w:b/>
          <w:bCs/>
          <w:color w:val="00B050"/>
          <w:bdr w:val="none" w:sz="0" w:space="0" w:color="auto" w:frame="1"/>
          <w:lang w:val="nl-NL" w:eastAsia="en-NL"/>
        </w:rPr>
        <w:t>identificeren</w:t>
      </w:r>
      <w:r w:rsidRPr="00047BA7">
        <w:rPr>
          <w:rFonts w:ascii="Aptos" w:eastAsia="Times New Roman" w:hAnsi="Aptos" w:cs="Times New Roman"/>
          <w:color w:val="000000"/>
          <w:bdr w:val="none" w:sz="0" w:space="0" w:color="auto" w:frame="1"/>
          <w:lang w:val="nl-NL" w:eastAsia="en-NL"/>
        </w:rPr>
        <w:t>/afbakenen  van een value chain probleem – hoe gaan we dat doen?</w:t>
      </w:r>
    </w:p>
    <w:p w14:paraId="4EB08857" w14:textId="5D94C5F5" w:rsidR="00296F4D" w:rsidRPr="00296F4D" w:rsidRDefault="00296F4D" w:rsidP="00296F4D">
      <w:pPr>
        <w:shd w:val="clear" w:color="auto" w:fill="FFFFFF"/>
        <w:spacing w:before="0" w:line="240" w:lineRule="auto"/>
        <w:ind w:left="1800"/>
        <w:rPr>
          <w:rFonts w:ascii="Times New Roman" w:eastAsia="Times New Roman" w:hAnsi="Times New Roman" w:cs="Times New Roman"/>
          <w:color w:val="000000"/>
          <w:sz w:val="24"/>
          <w:szCs w:val="24"/>
          <w:lang w:val="en-US" w:eastAsia="en-NL"/>
        </w:rPr>
      </w:pPr>
      <w:proofErr w:type="spellStart"/>
      <w:r w:rsidRPr="00296F4D">
        <w:rPr>
          <w:rFonts w:ascii="Times New Roman" w:eastAsia="Times New Roman" w:hAnsi="Times New Roman" w:cs="Times New Roman"/>
          <w:color w:val="000000"/>
          <w:sz w:val="24"/>
          <w:szCs w:val="24"/>
          <w:lang w:val="en-US" w:eastAsia="en-NL"/>
        </w:rPr>
        <w:t>Zie</w:t>
      </w:r>
      <w:proofErr w:type="spellEnd"/>
      <w:r w:rsidRPr="00296F4D">
        <w:rPr>
          <w:rFonts w:ascii="Times New Roman" w:eastAsia="Times New Roman" w:hAnsi="Times New Roman" w:cs="Times New Roman"/>
          <w:color w:val="000000"/>
          <w:sz w:val="24"/>
          <w:szCs w:val="24"/>
          <w:lang w:val="en-US" w:eastAsia="en-NL"/>
        </w:rPr>
        <w:t xml:space="preserve"> “how do we s</w:t>
      </w:r>
      <w:r>
        <w:rPr>
          <w:rFonts w:ascii="Times New Roman" w:eastAsia="Times New Roman" w:hAnsi="Times New Roman" w:cs="Times New Roman"/>
          <w:color w:val="000000"/>
          <w:sz w:val="24"/>
          <w:szCs w:val="24"/>
          <w:lang w:val="en-US" w:eastAsia="en-NL"/>
        </w:rPr>
        <w:t xml:space="preserve">elect what to </w:t>
      </w:r>
      <w:proofErr w:type="gramStart"/>
      <w:r>
        <w:rPr>
          <w:rFonts w:ascii="Times New Roman" w:eastAsia="Times New Roman" w:hAnsi="Times New Roman" w:cs="Times New Roman"/>
          <w:color w:val="000000"/>
          <w:sz w:val="24"/>
          <w:szCs w:val="24"/>
          <w:lang w:val="en-US" w:eastAsia="en-NL"/>
        </w:rPr>
        <w:t>change</w:t>
      </w:r>
      <w:proofErr w:type="gramEnd"/>
      <w:r>
        <w:rPr>
          <w:rFonts w:ascii="Times New Roman" w:eastAsia="Times New Roman" w:hAnsi="Times New Roman" w:cs="Times New Roman"/>
          <w:color w:val="000000"/>
          <w:sz w:val="24"/>
          <w:szCs w:val="24"/>
          <w:lang w:val="en-US" w:eastAsia="en-NL"/>
        </w:rPr>
        <w:t xml:space="preserve">” </w:t>
      </w:r>
    </w:p>
    <w:p w14:paraId="22B84F62" w14:textId="2C2F29D0" w:rsidR="00047BA7" w:rsidRPr="00047BA7" w:rsidRDefault="00047BA7" w:rsidP="00047BA7">
      <w:pPr>
        <w:numPr>
          <w:ilvl w:val="0"/>
          <w:numId w:val="27"/>
        </w:numPr>
        <w:shd w:val="clear" w:color="auto" w:fill="FFFFFF"/>
        <w:spacing w:before="0" w:line="240" w:lineRule="auto"/>
        <w:rPr>
          <w:rFonts w:ascii="Times New Roman" w:eastAsia="Times New Roman" w:hAnsi="Times New Roman" w:cs="Times New Roman"/>
          <w:color w:val="00B050"/>
          <w:sz w:val="24"/>
          <w:szCs w:val="24"/>
          <w:lang w:val="nl-NL" w:eastAsia="en-NL"/>
        </w:rPr>
      </w:pPr>
      <w:r w:rsidRPr="00047BA7">
        <w:rPr>
          <w:rFonts w:ascii="Aptos" w:eastAsia="Times New Roman" w:hAnsi="Aptos" w:cs="Times New Roman"/>
          <w:color w:val="00B050"/>
          <w:bdr w:val="none" w:sz="0" w:space="0" w:color="auto" w:frame="1"/>
          <w:lang w:val="nl-NL" w:eastAsia="en-NL"/>
        </w:rPr>
        <w:t>Het analyseren van een value chain probleem – hoe gaan we dat doen? – AI engine bouwen – Tool nummer 1 – hoe ziet dat eruit</w:t>
      </w:r>
      <w:r w:rsidR="00603D8A" w:rsidRPr="00603D8A">
        <w:rPr>
          <w:rFonts w:ascii="Aptos" w:eastAsia="Times New Roman" w:hAnsi="Aptos" w:cs="Times New Roman"/>
          <w:color w:val="00B050"/>
          <w:bdr w:val="none" w:sz="0" w:space="0" w:color="auto" w:frame="1"/>
          <w:lang w:val="nl-NL" w:eastAsia="en-NL"/>
        </w:rPr>
        <w:t xml:space="preserve"> </w:t>
      </w:r>
      <w:r w:rsidR="0071507B">
        <w:rPr>
          <w:rFonts w:ascii="Aptos" w:eastAsia="Times New Roman" w:hAnsi="Aptos" w:cs="Times New Roman"/>
          <w:color w:val="00B050"/>
          <w:bdr w:val="none" w:sz="0" w:space="0" w:color="auto" w:frame="1"/>
          <w:lang w:val="nl-NL" w:eastAsia="en-NL"/>
        </w:rPr>
        <w:t xml:space="preserve"> *zie verder beneden)</w:t>
      </w:r>
    </w:p>
    <w:p w14:paraId="13CA23CB" w14:textId="337E2CCE" w:rsidR="00047BA7" w:rsidRPr="00047BA7" w:rsidRDefault="00047BA7" w:rsidP="00047BA7">
      <w:pPr>
        <w:numPr>
          <w:ilvl w:val="0"/>
          <w:numId w:val="27"/>
        </w:numPr>
        <w:shd w:val="clear" w:color="auto" w:fill="FFFFFF"/>
        <w:spacing w:before="0" w:line="240" w:lineRule="auto"/>
        <w:rPr>
          <w:rFonts w:ascii="Times New Roman" w:eastAsia="Times New Roman" w:hAnsi="Times New Roman" w:cs="Times New Roman"/>
          <w:color w:val="000000"/>
          <w:sz w:val="24"/>
          <w:szCs w:val="24"/>
          <w:lang w:val="nl-NL" w:eastAsia="en-NL"/>
        </w:rPr>
      </w:pPr>
      <w:r w:rsidRPr="00047BA7">
        <w:rPr>
          <w:rFonts w:ascii="Aptos" w:eastAsia="Times New Roman" w:hAnsi="Aptos" w:cs="Times New Roman"/>
          <w:color w:val="000000"/>
          <w:bdr w:val="none" w:sz="0" w:space="0" w:color="auto" w:frame="1"/>
          <w:lang w:val="nl-NL" w:eastAsia="en-NL"/>
        </w:rPr>
        <w:t>De analyse toetsen – how? – knowledge van de crowd – hoe organiseren we dit?</w:t>
      </w:r>
      <w:r w:rsidR="00603D8A">
        <w:rPr>
          <w:rFonts w:ascii="Aptos" w:eastAsia="Times New Roman" w:hAnsi="Aptos" w:cs="Times New Roman"/>
          <w:color w:val="000000"/>
          <w:bdr w:val="none" w:sz="0" w:space="0" w:color="auto" w:frame="1"/>
          <w:lang w:val="nl-NL" w:eastAsia="en-NL"/>
        </w:rPr>
        <w:t xml:space="preserve"> </w:t>
      </w:r>
      <w:r w:rsidR="00603D8A" w:rsidRPr="00603D8A">
        <w:rPr>
          <w:rFonts w:ascii="Aptos" w:eastAsia="Times New Roman" w:hAnsi="Aptos" w:cs="Times New Roman"/>
          <w:color w:val="E36C0A" w:themeColor="accent6" w:themeShade="BF"/>
          <w:bdr w:val="none" w:sz="0" w:space="0" w:color="auto" w:frame="1"/>
          <w:lang w:val="nl-NL" w:eastAsia="en-NL"/>
        </w:rPr>
        <w:t xml:space="preserve">Verandering voor en Na toesten door de “BOTTOM LINE” te meten, en additionele “waarde” te meten in de vorm van commerciele nevel activiteiten. </w:t>
      </w:r>
      <w:r w:rsidR="0063584F">
        <w:rPr>
          <w:rFonts w:ascii="Aptos" w:eastAsia="Times New Roman" w:hAnsi="Aptos" w:cs="Times New Roman"/>
          <w:color w:val="E36C0A" w:themeColor="accent6" w:themeShade="BF"/>
          <w:bdr w:val="none" w:sz="0" w:space="0" w:color="auto" w:frame="1"/>
          <w:lang w:val="nl-NL" w:eastAsia="en-NL"/>
        </w:rPr>
        <w:br/>
        <w:t>Social media campange en polls voordat de verbeter projecten met bedrijven beginnen.</w:t>
      </w:r>
    </w:p>
    <w:p w14:paraId="4CCBD745" w14:textId="1794214D" w:rsidR="00047BA7" w:rsidRPr="00047BA7" w:rsidRDefault="00047BA7" w:rsidP="00047BA7">
      <w:pPr>
        <w:numPr>
          <w:ilvl w:val="0"/>
          <w:numId w:val="27"/>
        </w:numPr>
        <w:shd w:val="clear" w:color="auto" w:fill="FFFFFF"/>
        <w:spacing w:before="0" w:line="240" w:lineRule="auto"/>
        <w:rPr>
          <w:rFonts w:ascii="Times New Roman" w:eastAsia="Times New Roman" w:hAnsi="Times New Roman" w:cs="Times New Roman"/>
          <w:color w:val="000000"/>
          <w:sz w:val="24"/>
          <w:szCs w:val="24"/>
          <w:lang w:val="nl-NL" w:eastAsia="en-NL"/>
        </w:rPr>
      </w:pPr>
      <w:r w:rsidRPr="00047BA7">
        <w:rPr>
          <w:rFonts w:ascii="Aptos" w:eastAsia="Times New Roman" w:hAnsi="Aptos" w:cs="Times New Roman"/>
          <w:color w:val="000000"/>
          <w:bdr w:val="none" w:sz="0" w:space="0" w:color="auto" w:frame="1"/>
          <w:lang w:val="nl-NL" w:eastAsia="en-NL"/>
        </w:rPr>
        <w:t>Mobiliseren netwerk van experts op specifiek value chain probleem – hoe? – welke (marketing) tools hiervoor nodig?</w:t>
      </w:r>
      <w:r w:rsidR="00603D8A">
        <w:rPr>
          <w:rFonts w:ascii="Aptos" w:eastAsia="Times New Roman" w:hAnsi="Aptos" w:cs="Times New Roman"/>
          <w:color w:val="000000"/>
          <w:bdr w:val="none" w:sz="0" w:space="0" w:color="auto" w:frame="1"/>
          <w:lang w:val="nl-NL" w:eastAsia="en-NL"/>
        </w:rPr>
        <w:t xml:space="preserve"> </w:t>
      </w:r>
      <w:r w:rsidR="00603D8A" w:rsidRPr="00D16DF1">
        <w:rPr>
          <w:rFonts w:ascii="Aptos" w:eastAsia="Times New Roman" w:hAnsi="Aptos" w:cs="Times New Roman"/>
          <w:color w:val="000000"/>
          <w:bdr w:val="none" w:sz="0" w:space="0" w:color="auto" w:frame="1"/>
          <w:lang w:val="nl-NL" w:eastAsia="en-NL"/>
        </w:rPr>
        <w:t xml:space="preserve">Nood heel hoog maken – FOMO creeren (hier is hoe je advantage kan nemen van deze nieuwe tool, of wet) – FUD creeren  (grote nieuwe wetgeving, kijk uit!)  - Bij de oor nemen – Door middel van analyse een rapport schrijven hoe het er echt aan toe gaat. </w:t>
      </w:r>
    </w:p>
    <w:p w14:paraId="430E5892" w14:textId="5BD39BA0" w:rsidR="00047BA7" w:rsidRPr="00047BA7" w:rsidRDefault="00047BA7" w:rsidP="00047BA7">
      <w:pPr>
        <w:numPr>
          <w:ilvl w:val="0"/>
          <w:numId w:val="27"/>
        </w:numPr>
        <w:shd w:val="clear" w:color="auto" w:fill="FFFFFF"/>
        <w:spacing w:before="0" w:line="240" w:lineRule="auto"/>
        <w:rPr>
          <w:rFonts w:ascii="Times New Roman" w:eastAsia="Times New Roman" w:hAnsi="Times New Roman" w:cs="Times New Roman"/>
          <w:color w:val="000000"/>
          <w:sz w:val="24"/>
          <w:szCs w:val="24"/>
          <w:lang w:val="en-US" w:eastAsia="en-NL"/>
        </w:rPr>
      </w:pPr>
      <w:proofErr w:type="spellStart"/>
      <w:r w:rsidRPr="00047BA7">
        <w:rPr>
          <w:rFonts w:ascii="Aptos" w:eastAsia="Times New Roman" w:hAnsi="Aptos" w:cs="Times New Roman"/>
          <w:color w:val="000000"/>
          <w:bdr w:val="none" w:sz="0" w:space="0" w:color="auto" w:frame="1"/>
          <w:lang w:val="en-US" w:eastAsia="en-NL"/>
        </w:rPr>
        <w:t>Studenten</w:t>
      </w:r>
      <w:proofErr w:type="spellEnd"/>
      <w:r w:rsidRPr="00047BA7">
        <w:rPr>
          <w:rFonts w:ascii="Aptos" w:eastAsia="Times New Roman" w:hAnsi="Aptos" w:cs="Times New Roman"/>
          <w:color w:val="000000"/>
          <w:bdr w:val="none" w:sz="0" w:space="0" w:color="auto" w:frame="1"/>
          <w:lang w:val="en-US" w:eastAsia="en-NL"/>
        </w:rPr>
        <w:t xml:space="preserve"> </w:t>
      </w:r>
      <w:proofErr w:type="spellStart"/>
      <w:r w:rsidRPr="00047BA7">
        <w:rPr>
          <w:rFonts w:ascii="Aptos" w:eastAsia="Times New Roman" w:hAnsi="Aptos" w:cs="Times New Roman"/>
          <w:color w:val="000000"/>
          <w:bdr w:val="none" w:sz="0" w:space="0" w:color="auto" w:frame="1"/>
          <w:lang w:val="en-US" w:eastAsia="en-NL"/>
        </w:rPr>
        <w:t>mobiliseren</w:t>
      </w:r>
      <w:proofErr w:type="spellEnd"/>
      <w:r w:rsidRPr="00047BA7">
        <w:rPr>
          <w:rFonts w:ascii="Aptos" w:eastAsia="Times New Roman" w:hAnsi="Aptos" w:cs="Times New Roman"/>
          <w:color w:val="000000"/>
          <w:bdr w:val="none" w:sz="0" w:space="0" w:color="auto" w:frame="1"/>
          <w:lang w:val="en-US" w:eastAsia="en-NL"/>
        </w:rPr>
        <w:t xml:space="preserve"> – hoe? –</w:t>
      </w:r>
      <w:r w:rsidR="00603D8A" w:rsidRPr="00603D8A">
        <w:rPr>
          <w:rFonts w:ascii="Aptos" w:eastAsia="Times New Roman" w:hAnsi="Aptos" w:cs="Times New Roman"/>
          <w:color w:val="000000"/>
          <w:bdr w:val="none" w:sz="0" w:space="0" w:color="auto" w:frame="1"/>
          <w:lang w:val="en-US" w:eastAsia="en-NL"/>
        </w:rPr>
        <w:t xml:space="preserve"> </w:t>
      </w:r>
      <w:r w:rsidR="00603D8A" w:rsidRPr="00603D8A">
        <w:rPr>
          <w:rFonts w:ascii="Aptos" w:eastAsia="Times New Roman" w:hAnsi="Aptos" w:cs="Times New Roman"/>
          <w:b/>
          <w:bCs/>
          <w:color w:val="000000"/>
          <w:bdr w:val="none" w:sz="0" w:space="0" w:color="auto" w:frame="1"/>
          <w:lang w:val="en-US" w:eastAsia="en-NL"/>
        </w:rPr>
        <w:t xml:space="preserve">Increase the </w:t>
      </w:r>
      <w:r w:rsidR="00603D8A">
        <w:rPr>
          <w:rFonts w:ascii="Aptos" w:eastAsia="Times New Roman" w:hAnsi="Aptos" w:cs="Times New Roman"/>
          <w:b/>
          <w:bCs/>
          <w:color w:val="000000"/>
          <w:bdr w:val="none" w:sz="0" w:space="0" w:color="auto" w:frame="1"/>
          <w:lang w:val="en-US" w:eastAsia="en-NL"/>
        </w:rPr>
        <w:t>S</w:t>
      </w:r>
      <w:r w:rsidR="00603D8A" w:rsidRPr="00603D8A">
        <w:rPr>
          <w:rFonts w:ascii="Aptos" w:eastAsia="Times New Roman" w:hAnsi="Aptos" w:cs="Times New Roman"/>
          <w:b/>
          <w:bCs/>
          <w:color w:val="000000"/>
          <w:bdr w:val="none" w:sz="0" w:space="0" w:color="auto" w:frame="1"/>
          <w:lang w:val="en-US" w:eastAsia="en-NL"/>
        </w:rPr>
        <w:t>take | Increa</w:t>
      </w:r>
      <w:r w:rsidR="00603D8A">
        <w:rPr>
          <w:rFonts w:ascii="Aptos" w:eastAsia="Times New Roman" w:hAnsi="Aptos" w:cs="Times New Roman"/>
          <w:b/>
          <w:bCs/>
          <w:color w:val="000000"/>
          <w:bdr w:val="none" w:sz="0" w:space="0" w:color="auto" w:frame="1"/>
          <w:lang w:val="en-US" w:eastAsia="en-NL"/>
        </w:rPr>
        <w:t>se Agency | Increase the Reward | Increase Realism | Increase confrontation</w:t>
      </w:r>
      <w:r w:rsidR="00D16DF1">
        <w:rPr>
          <w:rFonts w:ascii="Aptos" w:eastAsia="Times New Roman" w:hAnsi="Aptos" w:cs="Times New Roman"/>
          <w:b/>
          <w:bCs/>
          <w:color w:val="000000"/>
          <w:bdr w:val="none" w:sz="0" w:space="0" w:color="auto" w:frame="1"/>
          <w:lang w:val="en-US" w:eastAsia="en-NL"/>
        </w:rPr>
        <w:t xml:space="preserve"> | Roman Patreon Model – </w:t>
      </w:r>
      <w:proofErr w:type="spellStart"/>
      <w:r w:rsidR="00D16DF1">
        <w:rPr>
          <w:rFonts w:ascii="Aptos" w:eastAsia="Times New Roman" w:hAnsi="Aptos" w:cs="Times New Roman"/>
          <w:b/>
          <w:bCs/>
          <w:color w:val="000000"/>
          <w:bdr w:val="none" w:sz="0" w:space="0" w:color="auto" w:frame="1"/>
          <w:lang w:val="en-US" w:eastAsia="en-NL"/>
        </w:rPr>
        <w:t>Vergeet</w:t>
      </w:r>
      <w:proofErr w:type="spellEnd"/>
      <w:r w:rsidR="00D16DF1">
        <w:rPr>
          <w:rFonts w:ascii="Aptos" w:eastAsia="Times New Roman" w:hAnsi="Aptos" w:cs="Times New Roman"/>
          <w:b/>
          <w:bCs/>
          <w:color w:val="000000"/>
          <w:bdr w:val="none" w:sz="0" w:space="0" w:color="auto" w:frame="1"/>
          <w:lang w:val="en-US" w:eastAsia="en-NL"/>
        </w:rPr>
        <w:t xml:space="preserve"> DOCENTEN mobiliser </w:t>
      </w:r>
      <w:proofErr w:type="spellStart"/>
      <w:r w:rsidR="00D16DF1">
        <w:rPr>
          <w:rFonts w:ascii="Aptos" w:eastAsia="Times New Roman" w:hAnsi="Aptos" w:cs="Times New Roman"/>
          <w:b/>
          <w:bCs/>
          <w:color w:val="000000"/>
          <w:bdr w:val="none" w:sz="0" w:space="0" w:color="auto" w:frame="1"/>
          <w:lang w:val="en-US" w:eastAsia="en-NL"/>
        </w:rPr>
        <w:t>niet</w:t>
      </w:r>
      <w:proofErr w:type="spellEnd"/>
      <w:r w:rsidR="00D16DF1">
        <w:rPr>
          <w:rFonts w:ascii="Aptos" w:eastAsia="Times New Roman" w:hAnsi="Aptos" w:cs="Times New Roman"/>
          <w:b/>
          <w:bCs/>
          <w:color w:val="000000"/>
          <w:bdr w:val="none" w:sz="0" w:space="0" w:color="auto" w:frame="1"/>
          <w:lang w:val="en-US" w:eastAsia="en-NL"/>
        </w:rPr>
        <w:t xml:space="preserve"> </w:t>
      </w:r>
      <w:r w:rsidR="00D16DF1" w:rsidRPr="00D16DF1">
        <w:rPr>
          <mc:AlternateContent>
            <mc:Choice Requires="w16se">
              <w:rFonts w:ascii="Aptos" w:eastAsia="Times New Roman" w:hAnsi="Aptos" w:cs="Times New Roman"/>
            </mc:Choice>
            <mc:Fallback>
              <w:rFonts w:ascii="Segoe UI Emoji" w:eastAsia="Segoe UI Emoji" w:hAnsi="Segoe UI Emoji" w:cs="Segoe UI Emoji"/>
            </mc:Fallback>
          </mc:AlternateContent>
          <w:b/>
          <w:bCs/>
          <w:color w:val="000000"/>
          <w:bdr w:val="none" w:sz="0" w:space="0" w:color="auto" w:frame="1"/>
          <w:lang w:val="en-US" w:eastAsia="en-NL"/>
        </w:rPr>
        <mc:AlternateContent>
          <mc:Choice Requires="w16se">
            <w16se:symEx w16se:font="Segoe UI Emoji" w16se:char="1F60A"/>
          </mc:Choice>
          <mc:Fallback>
            <w:t>😊</w:t>
          </mc:Fallback>
        </mc:AlternateContent>
      </w:r>
      <w:r w:rsidR="00D16DF1">
        <w:rPr>
          <w:rFonts w:ascii="Aptos" w:eastAsia="Times New Roman" w:hAnsi="Aptos" w:cs="Times New Roman"/>
          <w:b/>
          <w:bCs/>
          <w:color w:val="000000"/>
          <w:bdr w:val="none" w:sz="0" w:space="0" w:color="auto" w:frame="1"/>
          <w:lang w:val="en-US" w:eastAsia="en-NL"/>
        </w:rPr>
        <w:t xml:space="preserve">. </w:t>
      </w:r>
    </w:p>
    <w:p w14:paraId="18689F1A" w14:textId="77777777" w:rsidR="00047BA7" w:rsidRPr="00603D8A" w:rsidRDefault="00047BA7" w:rsidP="00047BA7">
      <w:pPr>
        <w:numPr>
          <w:ilvl w:val="0"/>
          <w:numId w:val="27"/>
        </w:numPr>
        <w:shd w:val="clear" w:color="auto" w:fill="FFFFFF"/>
        <w:spacing w:before="0" w:line="240" w:lineRule="auto"/>
        <w:rPr>
          <w:rFonts w:ascii="Times New Roman" w:eastAsia="Times New Roman" w:hAnsi="Times New Roman" w:cs="Times New Roman"/>
          <w:color w:val="000000"/>
          <w:sz w:val="24"/>
          <w:szCs w:val="24"/>
          <w:lang w:val="nl-NL" w:eastAsia="en-NL"/>
        </w:rPr>
      </w:pPr>
      <w:r w:rsidRPr="00047BA7">
        <w:rPr>
          <w:rFonts w:ascii="Aptos" w:eastAsia="Times New Roman" w:hAnsi="Aptos" w:cs="Times New Roman"/>
          <w:color w:val="000000"/>
          <w:bdr w:val="none" w:sz="0" w:space="0" w:color="auto" w:frame="1"/>
          <w:lang w:val="nl-NL" w:eastAsia="en-NL"/>
        </w:rPr>
        <w:t>6 maands programma met studenten om te komen tot actieplan – de oplossing aanzetten?</w:t>
      </w:r>
    </w:p>
    <w:p w14:paraId="0CF009E5" w14:textId="5928A9EB" w:rsidR="0071507B" w:rsidRDefault="00603D8A" w:rsidP="00603D8A">
      <w:pPr>
        <w:pStyle w:val="ListParagraph"/>
        <w:numPr>
          <w:ilvl w:val="0"/>
          <w:numId w:val="28"/>
        </w:numPr>
        <w:shd w:val="clear" w:color="auto" w:fill="FFFFFF"/>
        <w:spacing w:before="0" w:line="240" w:lineRule="auto"/>
        <w:rPr>
          <w:rFonts w:ascii="Times New Roman" w:eastAsia="Times New Roman" w:hAnsi="Times New Roman" w:cs="Times New Roman"/>
          <w:color w:val="000000"/>
          <w:sz w:val="24"/>
          <w:szCs w:val="24"/>
          <w:lang w:val="nl-NL" w:eastAsia="en-NL"/>
        </w:rPr>
      </w:pPr>
      <w:r>
        <w:rPr>
          <w:rFonts w:ascii="Times New Roman" w:eastAsia="Times New Roman" w:hAnsi="Times New Roman" w:cs="Times New Roman"/>
          <w:color w:val="000000"/>
          <w:sz w:val="24"/>
          <w:szCs w:val="24"/>
          <w:lang w:val="nl-NL" w:eastAsia="en-NL"/>
        </w:rPr>
        <w:t xml:space="preserve">Studenten </w:t>
      </w:r>
      <w:r w:rsidRPr="00D16DF1">
        <w:rPr>
          <w:rFonts w:ascii="Times New Roman" w:eastAsia="Times New Roman" w:hAnsi="Times New Roman" w:cs="Times New Roman"/>
          <w:i/>
          <w:iCs/>
          <w:color w:val="000000"/>
          <w:sz w:val="24"/>
          <w:szCs w:val="24"/>
          <w:lang w:val="nl-NL" w:eastAsia="en-NL"/>
        </w:rPr>
        <w:t>kunnen</w:t>
      </w:r>
      <w:r w:rsidRPr="00556572">
        <w:rPr>
          <w:rFonts w:ascii="Times New Roman" w:eastAsia="Times New Roman" w:hAnsi="Times New Roman" w:cs="Times New Roman"/>
          <w:color w:val="000000"/>
          <w:sz w:val="24"/>
          <w:szCs w:val="24"/>
          <w:lang w:val="nl-NL" w:eastAsia="en-NL"/>
        </w:rPr>
        <w:t xml:space="preserve"> joinen voor 6 maanden</w:t>
      </w:r>
      <w:r>
        <w:rPr>
          <w:rFonts w:ascii="Times New Roman" w:eastAsia="Times New Roman" w:hAnsi="Times New Roman" w:cs="Times New Roman"/>
          <w:color w:val="000000"/>
          <w:sz w:val="24"/>
          <w:szCs w:val="24"/>
          <w:lang w:val="nl-NL" w:eastAsia="en-NL"/>
        </w:rPr>
        <w:t xml:space="preserve">, maar het mag al eerder, en langer. Studenten joinen de organisatie </w:t>
      </w:r>
      <w:r w:rsidRPr="00603D8A">
        <w:rPr>
          <w:rFonts w:ascii="Times New Roman" w:eastAsia="Times New Roman" w:hAnsi="Times New Roman" w:cs="Times New Roman"/>
          <w:b/>
          <w:bCs/>
          <w:color w:val="000000"/>
          <w:sz w:val="24"/>
          <w:szCs w:val="24"/>
          <w:lang w:val="nl-NL" w:eastAsia="en-NL"/>
        </w:rPr>
        <w:t>EERST</w:t>
      </w:r>
      <w:r>
        <w:rPr>
          <w:rFonts w:ascii="Times New Roman" w:eastAsia="Times New Roman" w:hAnsi="Times New Roman" w:cs="Times New Roman"/>
          <w:color w:val="000000"/>
          <w:sz w:val="24"/>
          <w:szCs w:val="24"/>
          <w:lang w:val="nl-NL" w:eastAsia="en-NL"/>
        </w:rPr>
        <w:t xml:space="preserve"> en </w:t>
      </w:r>
      <w:r w:rsidRPr="00556572">
        <w:rPr>
          <w:rFonts w:ascii="Times New Roman" w:eastAsia="Times New Roman" w:hAnsi="Times New Roman" w:cs="Times New Roman"/>
          <w:color w:val="000000"/>
          <w:sz w:val="24"/>
          <w:szCs w:val="24"/>
          <w:u w:val="single"/>
          <w:lang w:val="nl-NL" w:eastAsia="en-NL"/>
        </w:rPr>
        <w:t>daarna pas een project</w:t>
      </w:r>
      <w:r>
        <w:rPr>
          <w:rFonts w:ascii="Times New Roman" w:eastAsia="Times New Roman" w:hAnsi="Times New Roman" w:cs="Times New Roman"/>
          <w:color w:val="000000"/>
          <w:sz w:val="24"/>
          <w:szCs w:val="24"/>
          <w:lang w:val="nl-NL" w:eastAsia="en-NL"/>
        </w:rPr>
        <w:t xml:space="preserve">. </w:t>
      </w:r>
      <w:r w:rsidR="00556572" w:rsidRPr="00556572">
        <w:rPr>
          <w:rFonts w:ascii="Times New Roman" w:eastAsia="Times New Roman" w:hAnsi="Times New Roman" w:cs="Times New Roman"/>
          <w:color w:val="FF0000"/>
          <w:sz w:val="24"/>
          <w:szCs w:val="24"/>
          <w:lang w:val="nl-NL" w:eastAsia="en-NL"/>
        </w:rPr>
        <w:t>Dit is essentieel en als dit niet het geval is, gaat VCR niet werken</w:t>
      </w:r>
      <w:r w:rsidR="00EF0C75">
        <w:rPr>
          <w:rFonts w:ascii="Times New Roman" w:eastAsia="Times New Roman" w:hAnsi="Times New Roman" w:cs="Times New Roman"/>
          <w:color w:val="000000"/>
          <w:sz w:val="24"/>
          <w:szCs w:val="24"/>
          <w:lang w:val="nl-NL" w:eastAsia="en-NL"/>
        </w:rPr>
        <w:t xml:space="preserve">, eveneens als alle andere Living Lab en Projecten met studenten initiatieven. </w:t>
      </w:r>
      <w:r w:rsidR="0071507B">
        <w:rPr>
          <w:rFonts w:ascii="Times New Roman" w:eastAsia="Times New Roman" w:hAnsi="Times New Roman" w:cs="Times New Roman"/>
          <w:color w:val="000000"/>
          <w:sz w:val="24"/>
          <w:szCs w:val="24"/>
          <w:lang w:val="nl-NL" w:eastAsia="en-NL"/>
        </w:rPr>
        <w:t xml:space="preserve">Ze joinen, en worden opgeleid, en daarna op projecten in een agile methodiek gezet. (zie operational plan) </w:t>
      </w:r>
    </w:p>
    <w:p w14:paraId="1A861580" w14:textId="206CE73E" w:rsidR="0071507B" w:rsidRDefault="0071507B" w:rsidP="00603D8A">
      <w:pPr>
        <w:pStyle w:val="ListParagraph"/>
        <w:numPr>
          <w:ilvl w:val="0"/>
          <w:numId w:val="28"/>
        </w:numPr>
        <w:shd w:val="clear" w:color="auto" w:fill="FFFFFF"/>
        <w:spacing w:before="0" w:line="240" w:lineRule="auto"/>
        <w:rPr>
          <w:rFonts w:ascii="Times New Roman" w:eastAsia="Times New Roman" w:hAnsi="Times New Roman" w:cs="Times New Roman"/>
          <w:color w:val="000000"/>
          <w:sz w:val="24"/>
          <w:szCs w:val="24"/>
          <w:lang w:val="nl-NL" w:eastAsia="en-NL"/>
        </w:rPr>
      </w:pPr>
      <w:r>
        <w:rPr>
          <w:rFonts w:ascii="Times New Roman" w:eastAsia="Times New Roman" w:hAnsi="Times New Roman" w:cs="Times New Roman"/>
          <w:color w:val="000000"/>
          <w:sz w:val="24"/>
          <w:szCs w:val="24"/>
          <w:lang w:val="nl-NL" w:eastAsia="en-NL"/>
        </w:rPr>
        <w:t xml:space="preserve">Hoe werkt de opleiding? Mentorship program (roman patreon system), immersive learning (personal leerplan en gewoon uitvoering + actief delen (leerweg en resultaat) op een agile manier. (om de zoveel tijd presenteren wat je geleerd en gedaan hebt). </w:t>
      </w:r>
    </w:p>
    <w:p w14:paraId="309218DA" w14:textId="77777777" w:rsidR="0071507B" w:rsidRDefault="0071507B" w:rsidP="00603D8A">
      <w:pPr>
        <w:pStyle w:val="ListParagraph"/>
        <w:numPr>
          <w:ilvl w:val="0"/>
          <w:numId w:val="28"/>
        </w:numPr>
        <w:shd w:val="clear" w:color="auto" w:fill="FFFFFF"/>
        <w:spacing w:before="0" w:line="240" w:lineRule="auto"/>
        <w:rPr>
          <w:rFonts w:ascii="Times New Roman" w:eastAsia="Times New Roman" w:hAnsi="Times New Roman" w:cs="Times New Roman"/>
          <w:color w:val="000000"/>
          <w:sz w:val="24"/>
          <w:szCs w:val="24"/>
          <w:lang w:val="nl-NL" w:eastAsia="en-NL"/>
        </w:rPr>
      </w:pPr>
    </w:p>
    <w:p w14:paraId="0A98CD92" w14:textId="24F39B1B" w:rsidR="00EF0C75" w:rsidRPr="000E1ADB" w:rsidRDefault="000E1ADB" w:rsidP="00603D8A">
      <w:pPr>
        <w:pStyle w:val="ListParagraph"/>
        <w:numPr>
          <w:ilvl w:val="0"/>
          <w:numId w:val="28"/>
        </w:numPr>
        <w:shd w:val="clear" w:color="auto" w:fill="FFFFFF"/>
        <w:spacing w:before="0" w:line="240" w:lineRule="auto"/>
        <w:rPr>
          <w:rFonts w:ascii="Times New Roman" w:eastAsia="Times New Roman" w:hAnsi="Times New Roman" w:cs="Times New Roman"/>
          <w:color w:val="000000"/>
          <w:sz w:val="24"/>
          <w:szCs w:val="24"/>
          <w:lang w:val="nl-NL" w:eastAsia="en-NL"/>
        </w:rPr>
      </w:pPr>
      <w:r w:rsidRPr="000E1ADB">
        <w:rPr>
          <w:rFonts w:ascii="Times New Roman" w:eastAsia="Times New Roman" w:hAnsi="Times New Roman" w:cs="Times New Roman"/>
          <w:color w:val="000000"/>
          <w:sz w:val="24"/>
          <w:szCs w:val="24"/>
          <w:lang w:val="nl-NL" w:eastAsia="en-NL"/>
        </w:rPr>
        <w:t>Studenten (members) moeten op</w:t>
      </w:r>
      <w:r>
        <w:rPr>
          <w:rFonts w:ascii="Times New Roman" w:eastAsia="Times New Roman" w:hAnsi="Times New Roman" w:cs="Times New Roman"/>
          <w:color w:val="000000"/>
          <w:sz w:val="24"/>
          <w:szCs w:val="24"/>
          <w:lang w:val="nl-NL" w:eastAsia="en-NL"/>
        </w:rPr>
        <w:t xml:space="preserve">geleid worden en de organisatie moet zelf-dragend worden. </w:t>
      </w:r>
      <w:r w:rsidRPr="000E1ADB">
        <w:rPr>
          <w:rFonts w:ascii="Times New Roman" w:eastAsia="Times New Roman" w:hAnsi="Times New Roman" w:cs="Times New Roman"/>
          <w:color w:val="000000"/>
          <w:sz w:val="24"/>
          <w:szCs w:val="24"/>
          <w:lang w:val="nl-NL" w:eastAsia="en-NL"/>
        </w:rPr>
        <w:t>Studenten kunnen</w:t>
      </w:r>
      <w:r>
        <w:rPr>
          <w:rFonts w:ascii="Times New Roman" w:eastAsia="Times New Roman" w:hAnsi="Times New Roman" w:cs="Times New Roman"/>
          <w:color w:val="000000"/>
          <w:sz w:val="24"/>
          <w:szCs w:val="24"/>
          <w:lang w:val="nl-NL" w:eastAsia="en-NL"/>
        </w:rPr>
        <w:t xml:space="preserve"> dus ook joinen *alleen maar* om te helpen de organisatie beter te maken. </w:t>
      </w:r>
      <w:r w:rsidRPr="000E1ADB">
        <w:rPr>
          <w:rFonts w:ascii="Times New Roman" w:eastAsia="Times New Roman" w:hAnsi="Times New Roman" w:cs="Times New Roman"/>
          <w:color w:val="000000"/>
          <w:sz w:val="24"/>
          <w:szCs w:val="24"/>
          <w:lang w:val="nl-NL" w:eastAsia="en-NL"/>
        </w:rPr>
        <w:t>Denk bevoorbe</w:t>
      </w:r>
      <w:r>
        <w:rPr>
          <w:rFonts w:ascii="Times New Roman" w:eastAsia="Times New Roman" w:hAnsi="Times New Roman" w:cs="Times New Roman"/>
          <w:color w:val="000000"/>
          <w:sz w:val="24"/>
          <w:szCs w:val="24"/>
          <w:lang w:val="nl-NL" w:eastAsia="en-NL"/>
        </w:rPr>
        <w:t xml:space="preserve">eld dus ook aan stages om de alternatieve media te doen, de process op te zetten. </w:t>
      </w:r>
      <w:r w:rsidR="00556572" w:rsidRPr="000E1ADB">
        <w:rPr>
          <w:rFonts w:ascii="Times New Roman" w:eastAsia="Times New Roman" w:hAnsi="Times New Roman" w:cs="Times New Roman"/>
          <w:color w:val="000000"/>
          <w:sz w:val="24"/>
          <w:szCs w:val="24"/>
          <w:lang w:val="nl-NL" w:eastAsia="en-NL"/>
        </w:rPr>
        <w:t xml:space="preserve"> </w:t>
      </w:r>
      <w:r w:rsidR="00EF0C75" w:rsidRPr="000E1ADB">
        <w:rPr>
          <w:rFonts w:ascii="Times New Roman" w:eastAsia="Times New Roman" w:hAnsi="Times New Roman" w:cs="Times New Roman"/>
          <w:color w:val="000000"/>
          <w:sz w:val="24"/>
          <w:szCs w:val="24"/>
          <w:lang w:val="nl-NL" w:eastAsia="en-NL"/>
        </w:rPr>
        <w:t xml:space="preserve">Watch this: </w:t>
      </w:r>
      <w:r w:rsidR="00EF0C75">
        <w:rPr>
          <w:rFonts w:ascii="Times New Roman" w:eastAsia="Times New Roman" w:hAnsi="Times New Roman" w:cs="Times New Roman"/>
          <w:color w:val="000000"/>
          <w:sz w:val="24"/>
          <w:szCs w:val="24"/>
          <w:lang w:val="nl-NL" w:eastAsia="en-NL"/>
        </w:rPr>
        <w:fldChar w:fldCharType="begin"/>
      </w:r>
      <w:r w:rsidR="00EF0C75" w:rsidRPr="000E1ADB">
        <w:rPr>
          <w:rFonts w:ascii="Times New Roman" w:eastAsia="Times New Roman" w:hAnsi="Times New Roman" w:cs="Times New Roman"/>
          <w:color w:val="000000"/>
          <w:sz w:val="24"/>
          <w:szCs w:val="24"/>
          <w:lang w:val="nl-NL" w:eastAsia="en-NL"/>
        </w:rPr>
        <w:instrText>HYPERLINK "https://www.youtube.com/watch?v=vtIzMaLkCaM&amp;"</w:instrText>
      </w:r>
      <w:r w:rsidR="00EF0C75">
        <w:rPr>
          <w:rFonts w:ascii="Times New Roman" w:eastAsia="Times New Roman" w:hAnsi="Times New Roman" w:cs="Times New Roman"/>
          <w:color w:val="000000"/>
          <w:sz w:val="24"/>
          <w:szCs w:val="24"/>
          <w:lang w:val="nl-NL" w:eastAsia="en-NL"/>
        </w:rPr>
      </w:r>
      <w:r w:rsidR="00EF0C75">
        <w:rPr>
          <w:rFonts w:ascii="Times New Roman" w:eastAsia="Times New Roman" w:hAnsi="Times New Roman" w:cs="Times New Roman"/>
          <w:color w:val="000000"/>
          <w:sz w:val="24"/>
          <w:szCs w:val="24"/>
          <w:lang w:val="nl-NL" w:eastAsia="en-NL"/>
        </w:rPr>
        <w:fldChar w:fldCharType="separate"/>
      </w:r>
      <w:r w:rsidR="00EF0C75" w:rsidRPr="000E1ADB">
        <w:rPr>
          <w:rStyle w:val="Hyperlink"/>
          <w:rFonts w:ascii="Times New Roman" w:eastAsia="Times New Roman" w:hAnsi="Times New Roman" w:cs="Times New Roman"/>
          <w:sz w:val="24"/>
          <w:szCs w:val="24"/>
          <w:lang w:val="nl-NL" w:eastAsia="en-NL"/>
        </w:rPr>
        <w:t>https://www.youtube.com/watch?v=vtIzMaLkCaM&amp;</w:t>
      </w:r>
      <w:r w:rsidR="00EF0C75">
        <w:rPr>
          <w:rFonts w:ascii="Times New Roman" w:eastAsia="Times New Roman" w:hAnsi="Times New Roman" w:cs="Times New Roman"/>
          <w:color w:val="000000"/>
          <w:sz w:val="24"/>
          <w:szCs w:val="24"/>
          <w:lang w:val="nl-NL" w:eastAsia="en-NL"/>
        </w:rPr>
        <w:fldChar w:fldCharType="end"/>
      </w:r>
    </w:p>
    <w:p w14:paraId="04F59024" w14:textId="6535626F" w:rsidR="00603D8A" w:rsidRDefault="00EF0C75" w:rsidP="00EF0C75">
      <w:pPr>
        <w:pStyle w:val="ListParagraph"/>
        <w:shd w:val="clear" w:color="auto" w:fill="FFFFFF"/>
        <w:spacing w:before="0" w:line="240" w:lineRule="auto"/>
        <w:rPr>
          <w:rFonts w:ascii="Times New Roman" w:eastAsia="Times New Roman" w:hAnsi="Times New Roman" w:cs="Times New Roman"/>
          <w:color w:val="000000"/>
          <w:sz w:val="24"/>
          <w:szCs w:val="24"/>
          <w:lang w:val="nl-NL" w:eastAsia="en-NL"/>
        </w:rPr>
      </w:pPr>
      <w:r w:rsidRPr="00EF0C75">
        <w:rPr>
          <w:rFonts w:ascii="Times New Roman" w:eastAsia="Times New Roman" w:hAnsi="Times New Roman" w:cs="Times New Roman"/>
          <w:color w:val="000000"/>
          <w:sz w:val="24"/>
          <w:szCs w:val="24"/>
          <w:lang w:val="en-US" w:eastAsia="en-NL"/>
        </w:rPr>
        <w:t xml:space="preserve">If you need </w:t>
      </w:r>
      <w:proofErr w:type="spellStart"/>
      <w:proofErr w:type="gramStart"/>
      <w:r w:rsidR="000E1ADB">
        <w:rPr>
          <w:rFonts w:ascii="Times New Roman" w:eastAsia="Times New Roman" w:hAnsi="Times New Roman" w:cs="Times New Roman"/>
          <w:color w:val="000000"/>
          <w:sz w:val="24"/>
          <w:szCs w:val="24"/>
          <w:lang w:val="en-US" w:eastAsia="en-NL"/>
        </w:rPr>
        <w:t>futher</w:t>
      </w:r>
      <w:proofErr w:type="spellEnd"/>
      <w:r w:rsidR="000E1ADB">
        <w:rPr>
          <w:rFonts w:ascii="Times New Roman" w:eastAsia="Times New Roman" w:hAnsi="Times New Roman" w:cs="Times New Roman"/>
          <w:color w:val="000000"/>
          <w:sz w:val="24"/>
          <w:szCs w:val="24"/>
          <w:lang w:val="en-US" w:eastAsia="en-NL"/>
        </w:rPr>
        <w:t xml:space="preserve"> :aha</w:t>
      </w:r>
      <w:proofErr w:type="gramEnd"/>
      <w:r w:rsidR="000E1ADB">
        <w:rPr>
          <w:rFonts w:ascii="Times New Roman" w:eastAsia="Times New Roman" w:hAnsi="Times New Roman" w:cs="Times New Roman"/>
          <w:color w:val="000000"/>
          <w:sz w:val="24"/>
          <w:szCs w:val="24"/>
          <w:lang w:val="en-US" w:eastAsia="en-NL"/>
        </w:rPr>
        <w:t>: moments</w:t>
      </w:r>
      <w:r w:rsidRPr="00EF0C75">
        <w:rPr>
          <w:rFonts w:ascii="Times New Roman" w:eastAsia="Times New Roman" w:hAnsi="Times New Roman" w:cs="Times New Roman"/>
          <w:color w:val="000000"/>
          <w:sz w:val="24"/>
          <w:szCs w:val="24"/>
          <w:lang w:val="en-US" w:eastAsia="en-NL"/>
        </w:rPr>
        <w:t xml:space="preserve">. </w:t>
      </w:r>
      <w:r w:rsidR="00556572">
        <w:rPr>
          <w:rFonts w:ascii="Times New Roman" w:eastAsia="Times New Roman" w:hAnsi="Times New Roman" w:cs="Times New Roman"/>
          <w:color w:val="000000"/>
          <w:sz w:val="24"/>
          <w:szCs w:val="24"/>
          <w:lang w:val="nl-NL" w:eastAsia="en-NL"/>
        </w:rPr>
        <w:t xml:space="preserve">We moeten afstappen van het schoolse idee dat er een opdracht is, die moet uitgevoerd worden, en dat er dan studenten komen, en die voeren dat uit. </w:t>
      </w:r>
      <w:r w:rsidR="0071507B">
        <w:rPr>
          <w:rFonts w:ascii="Times New Roman" w:eastAsia="Times New Roman" w:hAnsi="Times New Roman" w:cs="Times New Roman"/>
          <w:color w:val="000000"/>
          <w:sz w:val="24"/>
          <w:szCs w:val="24"/>
          <w:lang w:val="nl-NL" w:eastAsia="en-NL"/>
        </w:rPr>
        <w:t xml:space="preserve">De volgorde is fout, er moet eerst gedacht worden “wat is de mogelijke waarde” en dan pas uitgevoerd worden. Zo niet, dan is </w:t>
      </w:r>
      <w:r w:rsidR="00556572">
        <w:rPr>
          <w:rFonts w:ascii="Times New Roman" w:eastAsia="Times New Roman" w:hAnsi="Times New Roman" w:cs="Times New Roman"/>
          <w:color w:val="000000"/>
          <w:sz w:val="24"/>
          <w:szCs w:val="24"/>
          <w:lang w:val="nl-NL" w:eastAsia="en-NL"/>
        </w:rPr>
        <w:t xml:space="preserve">Dit dwingend, die leid tot een verlies van autonomie en authentieke motivatie. </w:t>
      </w:r>
      <w:r>
        <w:rPr>
          <w:rFonts w:ascii="Times New Roman" w:eastAsia="Times New Roman" w:hAnsi="Times New Roman" w:cs="Times New Roman"/>
          <w:color w:val="000000"/>
          <w:sz w:val="24"/>
          <w:szCs w:val="24"/>
          <w:lang w:val="nl-NL" w:eastAsia="en-NL"/>
        </w:rPr>
        <w:t>Projecten zullen letterlijk “sterven” elke 6 maanden. Er zou eventueel doorgang kunnen vinden</w:t>
      </w:r>
      <w:r w:rsidR="0071507B">
        <w:rPr>
          <w:rFonts w:ascii="Times New Roman" w:eastAsia="Times New Roman" w:hAnsi="Times New Roman" w:cs="Times New Roman"/>
          <w:color w:val="000000"/>
          <w:sz w:val="24"/>
          <w:szCs w:val="24"/>
          <w:lang w:val="nl-NL" w:eastAsia="en-NL"/>
        </w:rPr>
        <w:t xml:space="preserve"> in de traditionele manier, we hebben het gezien in spark</w:t>
      </w:r>
      <w:r>
        <w:rPr>
          <w:rFonts w:ascii="Times New Roman" w:eastAsia="Times New Roman" w:hAnsi="Times New Roman" w:cs="Times New Roman"/>
          <w:color w:val="000000"/>
          <w:sz w:val="24"/>
          <w:szCs w:val="24"/>
          <w:lang w:val="nl-NL" w:eastAsia="en-NL"/>
        </w:rPr>
        <w:t xml:space="preserve">, maar de realiteit is dat projecten vaak opnieuw gemaakt kunnen worden. </w:t>
      </w:r>
      <w:r w:rsidR="0071507B">
        <w:rPr>
          <w:rFonts w:ascii="Times New Roman" w:eastAsia="Times New Roman" w:hAnsi="Times New Roman" w:cs="Times New Roman"/>
          <w:color w:val="000000"/>
          <w:sz w:val="24"/>
          <w:szCs w:val="24"/>
          <w:lang w:val="nl-NL" w:eastAsia="en-NL"/>
        </w:rPr>
        <w:t xml:space="preserve">Kennisoverdracht is ook meestal minimaal, omdat de output geen grote waarde heeft voor de stakeholders, of het is niet duidelijk. </w:t>
      </w:r>
      <w:r w:rsidR="00556572">
        <w:rPr>
          <w:rFonts w:ascii="Times New Roman" w:eastAsia="Times New Roman" w:hAnsi="Times New Roman" w:cs="Times New Roman"/>
          <w:color w:val="000000"/>
          <w:sz w:val="24"/>
          <w:szCs w:val="24"/>
          <w:lang w:val="nl-NL" w:eastAsia="en-NL"/>
        </w:rPr>
        <w:t xml:space="preserve">Ook kunnen studenten al tijden hun studie erbij komen (zonder dat ze hiervoor studenten punten krijgen, een project hebben of wat dan ook, ze kunnen zoiso meedoen). </w:t>
      </w:r>
      <w:r w:rsidR="00D16DF1">
        <w:rPr>
          <w:rFonts w:ascii="Times New Roman" w:eastAsia="Times New Roman" w:hAnsi="Times New Roman" w:cs="Times New Roman"/>
          <w:color w:val="000000"/>
          <w:sz w:val="24"/>
          <w:szCs w:val="24"/>
          <w:lang w:val="nl-NL" w:eastAsia="en-NL"/>
        </w:rPr>
        <w:t>Denk je echt dat ze dat gaan doen? – zekerweten, sterker nog, het is essentieel, en ik denk dat we veel meer members krijgen op die manier.</w:t>
      </w:r>
      <w:r w:rsidR="0071507B">
        <w:rPr>
          <w:rFonts w:ascii="Times New Roman" w:eastAsia="Times New Roman" w:hAnsi="Times New Roman" w:cs="Times New Roman"/>
          <w:color w:val="000000"/>
          <w:sz w:val="24"/>
          <w:szCs w:val="24"/>
          <w:lang w:val="nl-NL" w:eastAsia="en-NL"/>
        </w:rPr>
        <w:t xml:space="preserve"> Denk hierbij aan studenten van andere scholen die wij niet eens kennen, die zich door </w:t>
      </w:r>
      <w:r w:rsidR="0071507B">
        <w:rPr>
          <w:rFonts w:ascii="Times New Roman" w:eastAsia="Times New Roman" w:hAnsi="Times New Roman" w:cs="Times New Roman"/>
          <w:color w:val="000000"/>
          <w:sz w:val="24"/>
          <w:szCs w:val="24"/>
          <w:lang w:val="nl-NL" w:eastAsia="en-NL"/>
        </w:rPr>
        <w:lastRenderedPageBreak/>
        <w:t>studenten persoonlijke netwerken zich verspreiden.</w:t>
      </w:r>
      <w:r w:rsidR="00D16DF1">
        <w:rPr>
          <w:rFonts w:ascii="Times New Roman" w:eastAsia="Times New Roman" w:hAnsi="Times New Roman" w:cs="Times New Roman"/>
          <w:color w:val="000000"/>
          <w:sz w:val="24"/>
          <w:szCs w:val="24"/>
          <w:lang w:val="nl-NL" w:eastAsia="en-NL"/>
        </w:rPr>
        <w:t xml:space="preserve"> Het haalt ook het idee weg dat het een verknipt stage-bureau</w:t>
      </w:r>
      <w:r w:rsidR="0071507B">
        <w:rPr>
          <w:rFonts w:ascii="Times New Roman" w:eastAsia="Times New Roman" w:hAnsi="Times New Roman" w:cs="Times New Roman"/>
          <w:color w:val="000000"/>
          <w:sz w:val="24"/>
          <w:szCs w:val="24"/>
          <w:lang w:val="nl-NL" w:eastAsia="en-NL"/>
        </w:rPr>
        <w:t>-sweatshop is voor (goedkoop) arbeid</w:t>
      </w:r>
      <w:r w:rsidR="00D16DF1">
        <w:rPr>
          <w:rFonts w:ascii="Times New Roman" w:eastAsia="Times New Roman" w:hAnsi="Times New Roman" w:cs="Times New Roman"/>
          <w:color w:val="000000"/>
          <w:sz w:val="24"/>
          <w:szCs w:val="24"/>
          <w:lang w:val="nl-NL" w:eastAsia="en-NL"/>
        </w:rPr>
        <w:t xml:space="preserve"> is, zoals meeste “living labs</w:t>
      </w:r>
      <w:r w:rsidR="0071507B">
        <w:rPr>
          <w:rFonts w:ascii="Times New Roman" w:eastAsia="Times New Roman" w:hAnsi="Times New Roman" w:cs="Times New Roman"/>
          <w:color w:val="000000"/>
          <w:sz w:val="24"/>
          <w:szCs w:val="24"/>
          <w:lang w:val="nl-NL" w:eastAsia="en-NL"/>
        </w:rPr>
        <w:t>, innovatielabs &amp; commerciele hackathons</w:t>
      </w:r>
      <w:r w:rsidR="00D16DF1">
        <w:rPr>
          <w:rFonts w:ascii="Times New Roman" w:eastAsia="Times New Roman" w:hAnsi="Times New Roman" w:cs="Times New Roman"/>
          <w:color w:val="000000"/>
          <w:sz w:val="24"/>
          <w:szCs w:val="24"/>
          <w:lang w:val="nl-NL" w:eastAsia="en-NL"/>
        </w:rPr>
        <w:t xml:space="preserve">”. </w:t>
      </w:r>
    </w:p>
    <w:p w14:paraId="0FA030D2" w14:textId="77777777" w:rsidR="00556572" w:rsidRPr="00EF0C75" w:rsidRDefault="00556572" w:rsidP="00EF0C75">
      <w:pPr>
        <w:shd w:val="clear" w:color="auto" w:fill="FFFFFF"/>
        <w:spacing w:before="0" w:line="240" w:lineRule="auto"/>
        <w:ind w:left="0"/>
        <w:rPr>
          <w:rFonts w:ascii="Times New Roman" w:eastAsia="Times New Roman" w:hAnsi="Times New Roman" w:cs="Times New Roman"/>
          <w:color w:val="000000"/>
          <w:sz w:val="24"/>
          <w:szCs w:val="24"/>
          <w:lang w:val="nl-NL" w:eastAsia="en-NL"/>
        </w:rPr>
      </w:pPr>
    </w:p>
    <w:p w14:paraId="00AC558E" w14:textId="77777777" w:rsidR="00047BA7" w:rsidRPr="00EF0C75" w:rsidRDefault="00047BA7" w:rsidP="00047BA7">
      <w:pPr>
        <w:numPr>
          <w:ilvl w:val="0"/>
          <w:numId w:val="27"/>
        </w:numPr>
        <w:shd w:val="clear" w:color="auto" w:fill="FFFFFF"/>
        <w:spacing w:before="0" w:line="240" w:lineRule="auto"/>
        <w:rPr>
          <w:rFonts w:ascii="Times New Roman" w:eastAsia="Times New Roman" w:hAnsi="Times New Roman" w:cs="Times New Roman"/>
          <w:color w:val="000000"/>
          <w:sz w:val="24"/>
          <w:szCs w:val="24"/>
          <w:lang w:val="nl-NL" w:eastAsia="en-NL"/>
        </w:rPr>
      </w:pPr>
      <w:r w:rsidRPr="00047BA7">
        <w:rPr>
          <w:rFonts w:ascii="Aptos" w:eastAsia="Times New Roman" w:hAnsi="Aptos" w:cs="Times New Roman"/>
          <w:color w:val="000000"/>
          <w:bdr w:val="none" w:sz="0" w:space="0" w:color="auto" w:frame="1"/>
          <w:lang w:val="nl-NL" w:eastAsia="en-NL"/>
        </w:rPr>
        <w:t>Het programma moet leiden tot de vorming van de betrokken studenten als doorlopende motor voor aanpak van het speficieke value chain probleem om het network geactiveerd te krijgen/houden – hoe te faciliteren? – community?</w:t>
      </w:r>
    </w:p>
    <w:p w14:paraId="1B25DB5F" w14:textId="0F6429DE" w:rsidR="00EF0C75" w:rsidRPr="00047BA7" w:rsidRDefault="00EF0C75" w:rsidP="00EF0C75">
      <w:pPr>
        <w:shd w:val="clear" w:color="auto" w:fill="FFFFFF"/>
        <w:spacing w:before="0" w:line="240" w:lineRule="auto"/>
        <w:ind w:left="720"/>
        <w:rPr>
          <w:rFonts w:ascii="Times New Roman" w:eastAsia="Times New Roman" w:hAnsi="Times New Roman" w:cs="Times New Roman"/>
          <w:color w:val="000000"/>
          <w:sz w:val="24"/>
          <w:szCs w:val="24"/>
          <w:lang w:val="nl-NL" w:eastAsia="en-NL"/>
        </w:rPr>
      </w:pPr>
      <w:r w:rsidRPr="0063584F">
        <w:rPr>
          <w:rFonts w:ascii="Aptos" w:eastAsia="Times New Roman" w:hAnsi="Aptos" w:cs="Times New Roman"/>
          <w:color w:val="000000"/>
          <w:bdr w:val="none" w:sz="0" w:space="0" w:color="auto" w:frame="1"/>
          <w:lang w:val="nl-NL" w:eastAsia="en-NL"/>
        </w:rPr>
        <w:t>Zie vorig punt: Het is om een organisatie te maken die veranderingen effectief uitvoert, dit betekend dat het nooit “uit” staat. Projecten zouden moeten mogen “sterven” en “opstaan” at will, gebaseerd op behoefte = potentiele value win or loss-prevention</w:t>
      </w:r>
      <w:r w:rsidR="0063584F" w:rsidRPr="0063584F">
        <w:rPr>
          <w:rFonts w:ascii="Aptos" w:eastAsia="Times New Roman" w:hAnsi="Aptos" w:cs="Times New Roman"/>
          <w:color w:val="000000"/>
          <w:bdr w:val="none" w:sz="0" w:space="0" w:color="auto" w:frame="1"/>
          <w:lang w:val="nl-NL" w:eastAsia="en-NL"/>
        </w:rPr>
        <w:t xml:space="preserve"> in euro (een mogelijke combinatie van wetgeving, it optimisatie, supplychain stabilisatie (op meerdere factoren, denk it-defense maar ook logisieke bewegingen) supplychain finance en nieuwe markten en producten. Sustainability heeft veel kanten, als je het ziet als een ecosysteem. We maken het “gezonder” door de meest winstgevende opties te kiezen, die tezamen ook beter zijn voor het climaat</w:t>
      </w:r>
      <w:r w:rsidR="000F2FAB">
        <w:rPr>
          <w:rFonts w:ascii="Aptos" w:eastAsia="Times New Roman" w:hAnsi="Aptos" w:cs="Times New Roman"/>
          <w:color w:val="000000"/>
          <w:bdr w:val="none" w:sz="0" w:space="0" w:color="auto" w:frame="1"/>
          <w:lang w:val="nl-NL" w:eastAsia="en-NL"/>
        </w:rPr>
        <w:t xml:space="preserve"> (eu norms) en ethiek (hiervoor memorandum)</w:t>
      </w:r>
      <w:r w:rsidR="0063584F">
        <w:rPr>
          <w:rFonts w:ascii="Aptos" w:eastAsia="Times New Roman" w:hAnsi="Aptos" w:cs="Times New Roman"/>
          <w:b/>
          <w:bCs/>
          <w:color w:val="000000"/>
          <w:bdr w:val="none" w:sz="0" w:space="0" w:color="auto" w:frame="1"/>
          <w:lang w:val="nl-NL" w:eastAsia="en-NL"/>
        </w:rPr>
        <w:t xml:space="preserve"> </w:t>
      </w:r>
      <w:r w:rsidRPr="00EF0C75">
        <w:rPr>
          <w:rFonts w:ascii="Aptos" w:eastAsia="Times New Roman" w:hAnsi="Aptos" w:cs="Times New Roman"/>
          <w:b/>
          <w:bCs/>
          <w:color w:val="000000"/>
          <w:bdr w:val="none" w:sz="0" w:space="0" w:color="auto" w:frame="1"/>
          <w:lang w:val="nl-NL" w:eastAsia="en-NL"/>
        </w:rPr>
        <w:t>.</w:t>
      </w:r>
      <w:r>
        <w:rPr>
          <w:rFonts w:ascii="Aptos" w:eastAsia="Times New Roman" w:hAnsi="Aptos" w:cs="Times New Roman"/>
          <w:color w:val="000000"/>
          <w:bdr w:val="none" w:sz="0" w:space="0" w:color="auto" w:frame="1"/>
          <w:lang w:val="nl-NL" w:eastAsia="en-NL"/>
        </w:rPr>
        <w:t xml:space="preserve"> </w:t>
      </w:r>
    </w:p>
    <w:p w14:paraId="7D4E835B" w14:textId="77777777" w:rsidR="00047BA7" w:rsidRPr="00047BA7" w:rsidRDefault="00047BA7" w:rsidP="00047BA7">
      <w:pPr>
        <w:rPr>
          <w:lang w:val="nl-NL"/>
        </w:rPr>
      </w:pPr>
    </w:p>
    <w:p w14:paraId="6A7D4B4E" w14:textId="7928CAE3" w:rsidR="66354413" w:rsidRPr="00EF0C75" w:rsidRDefault="66354413" w:rsidP="00761E0D">
      <w:pPr>
        <w:pStyle w:val="Heading3"/>
        <w:rPr>
          <w:lang w:val="nl-NL"/>
        </w:rPr>
      </w:pPr>
      <w:bookmarkStart w:id="13" w:name="_Toc158237225"/>
      <w:r w:rsidRPr="00EF0C75">
        <w:rPr>
          <w:lang w:val="nl-NL"/>
        </w:rPr>
        <w:t>Core Objectives:</w:t>
      </w:r>
      <w:bookmarkEnd w:id="13"/>
    </w:p>
    <w:p w14:paraId="6418DBF6" w14:textId="0C657F0B" w:rsidR="3806FDB3" w:rsidRDefault="3806FDB3" w:rsidP="00664880">
      <w:pPr>
        <w:pStyle w:val="ListParagraph"/>
        <w:numPr>
          <w:ilvl w:val="1"/>
          <w:numId w:val="25"/>
        </w:numPr>
      </w:pPr>
      <w:r w:rsidRPr="00664880">
        <w:rPr>
          <w:b/>
          <w:bCs/>
        </w:rPr>
        <w:t>Strengthening Collaboration for Systemic Impact:</w:t>
      </w:r>
      <w:r w:rsidRPr="380DFAE7">
        <w:t xml:space="preserve"> Building a dynamic network of partnerships across academic, industry, governmental, and non-governmental sectors to amplify the adoption of </w:t>
      </w:r>
      <w:r w:rsidR="005F0340">
        <w:t>upcycling</w:t>
      </w:r>
      <w:r w:rsidRPr="380DFAE7">
        <w:t xml:space="preserve"> practices and influence systemic change. </w:t>
      </w:r>
    </w:p>
    <w:p w14:paraId="7F81ABB7" w14:textId="6E654958" w:rsidR="007C7ACA" w:rsidRDefault="007C7ACA" w:rsidP="007C7ACA">
      <w:pPr>
        <w:pStyle w:val="ListParagraph"/>
        <w:rPr>
          <w:b/>
          <w:bCs/>
        </w:rPr>
      </w:pPr>
      <w:r>
        <w:rPr>
          <w:b/>
          <w:bCs/>
        </w:rPr>
        <w:t>By creating a consortium of active partners from multiple industries we can create the ecosystem necessary to not just start projects, but to keep them going.</w:t>
      </w:r>
    </w:p>
    <w:p w14:paraId="6618D1EE" w14:textId="77777777" w:rsidR="007C7ACA" w:rsidRDefault="007C7ACA" w:rsidP="007C7ACA">
      <w:pPr>
        <w:pStyle w:val="ListParagraph"/>
      </w:pPr>
    </w:p>
    <w:p w14:paraId="6DBED7E6" w14:textId="7CE4F548" w:rsidR="00664880" w:rsidRDefault="00664880" w:rsidP="007C7ACA">
      <w:pPr>
        <w:pStyle w:val="ListParagraph"/>
        <w:numPr>
          <w:ilvl w:val="1"/>
          <w:numId w:val="25"/>
        </w:numPr>
      </w:pPr>
      <w:r w:rsidRPr="007C7ACA">
        <w:rPr>
          <w:b/>
          <w:bCs/>
        </w:rPr>
        <w:t xml:space="preserve">Pioneering </w:t>
      </w:r>
      <w:r w:rsidR="005F0340">
        <w:rPr>
          <w:b/>
          <w:bCs/>
        </w:rPr>
        <w:t>Upcycling</w:t>
      </w:r>
      <w:r w:rsidRPr="007C7ACA">
        <w:rPr>
          <w:b/>
          <w:bCs/>
        </w:rPr>
        <w:t xml:space="preserve"> Supply Chain Solutions</w:t>
      </w:r>
      <w:r w:rsidRPr="380DFAE7">
        <w:t>: Innovating at the intersection of sustainability and profitability, developing research-driven insights and practices that optimize supply chain operations without compromising ethical standards or financial outcomes.</w:t>
      </w:r>
    </w:p>
    <w:p w14:paraId="05051B0B" w14:textId="5AE54242" w:rsidR="007C7ACA" w:rsidRDefault="007C7ACA" w:rsidP="007C7ACA">
      <w:pPr>
        <w:pStyle w:val="ListParagraph"/>
      </w:pPr>
      <w:r>
        <w:rPr>
          <w:b/>
          <w:bCs/>
        </w:rPr>
        <w:t xml:space="preserve">By creating and or gathering </w:t>
      </w:r>
      <w:r w:rsidR="005F0340">
        <w:rPr>
          <w:b/>
          <w:bCs/>
        </w:rPr>
        <w:t>upcycling</w:t>
      </w:r>
      <w:r>
        <w:rPr>
          <w:b/>
          <w:bCs/>
        </w:rPr>
        <w:t xml:space="preserve"> tools, we give logistic companies the opportunity to change</w:t>
      </w:r>
      <w:r w:rsidRPr="007C7ACA">
        <w:t>.</w:t>
      </w:r>
      <w:r>
        <w:t xml:space="preserve"> </w:t>
      </w:r>
    </w:p>
    <w:p w14:paraId="1F662B9B" w14:textId="77777777" w:rsidR="007C7ACA" w:rsidRDefault="007C7ACA" w:rsidP="007C7ACA">
      <w:pPr>
        <w:pStyle w:val="ListParagraph"/>
      </w:pPr>
    </w:p>
    <w:p w14:paraId="3D862A28" w14:textId="32EF3F4D" w:rsidR="007C7ACA" w:rsidRDefault="66354413" w:rsidP="007C7ACA">
      <w:pPr>
        <w:pStyle w:val="ListParagraph"/>
        <w:numPr>
          <w:ilvl w:val="1"/>
          <w:numId w:val="25"/>
        </w:numPr>
      </w:pPr>
      <w:r w:rsidRPr="007C7ACA">
        <w:rPr>
          <w:b/>
          <w:bCs/>
        </w:rPr>
        <w:t>Empowering Through Education:</w:t>
      </w:r>
      <w:r w:rsidRPr="380DFAE7">
        <w:t xml:space="preserve"> Creat</w:t>
      </w:r>
      <w:r w:rsidR="543E7BFE" w:rsidRPr="380DFAE7">
        <w:t>ing</w:t>
      </w:r>
      <w:r w:rsidRPr="380DFAE7">
        <w:t xml:space="preserve"> a comprehensive </w:t>
      </w:r>
      <w:r w:rsidRPr="005F0340">
        <w:rPr>
          <w:b/>
          <w:bCs/>
        </w:rPr>
        <w:t>educational ecosystem</w:t>
      </w:r>
      <w:r w:rsidRPr="380DFAE7">
        <w:t xml:space="preserve"> that leverages workshops, simulations, and digital resources to equip current and future professionals with the skills and knowledge necessary for implementing </w:t>
      </w:r>
      <w:r w:rsidR="005F0340">
        <w:t>upcycling</w:t>
      </w:r>
      <w:r w:rsidRPr="380DFAE7">
        <w:t xml:space="preserve"> supply chain practices.</w:t>
      </w:r>
      <w:r w:rsidR="005F0340" w:rsidRPr="005F0340">
        <w:t xml:space="preserve"> </w:t>
      </w:r>
      <w:r w:rsidR="005F0340">
        <w:t xml:space="preserve">Giving them the tools to identify challenges within existing SC and find (existing) solutions with local stakeholders in an equitable manner. </w:t>
      </w:r>
    </w:p>
    <w:p w14:paraId="73F9FAE0" w14:textId="412D0434" w:rsidR="007C7ACA" w:rsidRDefault="007C7ACA" w:rsidP="007C7ACA">
      <w:pPr>
        <w:pStyle w:val="ListParagraph"/>
        <w:rPr>
          <w:b/>
          <w:bCs/>
        </w:rPr>
      </w:pPr>
      <w:r>
        <w:rPr>
          <w:b/>
          <w:bCs/>
        </w:rPr>
        <w:lastRenderedPageBreak/>
        <w:t>By creating educational material, simulations and training new changemakers, we can scale our impact.</w:t>
      </w:r>
    </w:p>
    <w:p w14:paraId="68F6690B" w14:textId="50739799" w:rsidR="005D7A02" w:rsidRPr="005D7A02" w:rsidRDefault="2F02EDFE" w:rsidP="00761E0D">
      <w:pPr>
        <w:pStyle w:val="Heading3"/>
      </w:pPr>
      <w:bookmarkStart w:id="14" w:name="_Toc158237226"/>
      <w:r>
        <w:t>Creating Impact</w:t>
      </w:r>
      <w:bookmarkEnd w:id="14"/>
    </w:p>
    <w:p w14:paraId="68766D91" w14:textId="2D6F1866" w:rsidR="005D7A02" w:rsidRDefault="183FBA1F" w:rsidP="1362D8E9">
      <w:r w:rsidRPr="00E156A2">
        <w:rPr>
          <w:rFonts w:ascii="Segoe UI" w:eastAsia="Segoe UI" w:hAnsi="Segoe UI" w:cs="Segoe UI"/>
          <w:b/>
          <w:bCs/>
          <w:sz w:val="24"/>
          <w:szCs w:val="24"/>
        </w:rPr>
        <w:t>What do we create?</w:t>
      </w:r>
      <w:r w:rsidR="00210E77" w:rsidRPr="00E156A2">
        <w:rPr>
          <w:rFonts w:ascii="Segoe UI" w:eastAsia="Segoe UI" w:hAnsi="Segoe UI" w:cs="Segoe UI"/>
          <w:b/>
          <w:bCs/>
          <w:sz w:val="24"/>
          <w:szCs w:val="24"/>
        </w:rPr>
        <w:t xml:space="preserve"> What do we change?</w:t>
      </w:r>
      <w:r w:rsidR="00210E77">
        <w:rPr>
          <w:rFonts w:ascii="Segoe UI" w:eastAsia="Segoe UI" w:hAnsi="Segoe UI" w:cs="Segoe UI"/>
          <w:sz w:val="24"/>
          <w:szCs w:val="24"/>
        </w:rPr>
        <w:br/>
      </w:r>
      <w:r w:rsidR="00210E77" w:rsidRPr="00FD26B4">
        <w:t xml:space="preserve">At VCR we are hardwired to create “extra value” for </w:t>
      </w:r>
      <w:r w:rsidR="002F6857" w:rsidRPr="00FD26B4">
        <w:t>supply chains</w:t>
      </w:r>
      <w:r w:rsidR="00210E77" w:rsidRPr="00FD26B4">
        <w:t xml:space="preserve">, this is a combination of </w:t>
      </w:r>
      <w:r w:rsidR="007C7ACA">
        <w:t>real demonstratable</w:t>
      </w:r>
      <w:r w:rsidR="00FD26B4" w:rsidRPr="00FD26B4">
        <w:t xml:space="preserve"> improvements in efficiency, marked by reduced operational costs and increased throughput</w:t>
      </w:r>
      <w:r w:rsidR="002F6857">
        <w:t xml:space="preserve"> and new upcycling opportunities.</w:t>
      </w:r>
    </w:p>
    <w:p w14:paraId="4D96ADD5" w14:textId="3813670A" w:rsidR="002F6857" w:rsidRPr="002F6857" w:rsidRDefault="002F6857" w:rsidP="002F685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 xml:space="preserve">Living Projects: </w:t>
      </w:r>
      <w:r w:rsidRPr="002F6857">
        <w:t>VCR is not a commercial enterprise and as such conducts research based on public opinion, with visibility as a key marker. Projects, “evolve”</w:t>
      </w:r>
      <w:r w:rsidRPr="002F6857">
        <w:footnoteReference w:id="1"/>
      </w:r>
      <w:r w:rsidRPr="002F6857">
        <w:t xml:space="preserve"> to better themselves over time, measuring impact in </w:t>
      </w:r>
      <w:r w:rsidR="00A4457F" w:rsidRPr="002F6857">
        <w:t>supply chains</w:t>
      </w:r>
      <w:r w:rsidRPr="002F6857">
        <w:t xml:space="preserve"> can take long time after all.</w:t>
      </w:r>
    </w:p>
    <w:p w14:paraId="5031E85C" w14:textId="1B4FFCDB" w:rsidR="00047BA7" w:rsidRDefault="00047BA7" w:rsidP="00047BA7">
      <w:pPr>
        <w:pStyle w:val="Heading2"/>
      </w:pPr>
      <w:r>
        <w:t xml:space="preserve">How do we select what to Change? </w:t>
      </w:r>
    </w:p>
    <w:p w14:paraId="1C234EB9" w14:textId="5C808BE5" w:rsidR="00047BA7" w:rsidRDefault="002F6857" w:rsidP="00047BA7">
      <w:r w:rsidRPr="00296F4D">
        <w:rPr>
          <w:b/>
          <w:bCs/>
        </w:rPr>
        <w:t xml:space="preserve">The stakeholder analysis: </w:t>
      </w:r>
      <w:r>
        <w:t>By identifying who must gain, or lose, or could be affected by a particular supply chain, we can identify the “power” of stakeholders to change the system.</w:t>
      </w:r>
    </w:p>
    <w:p w14:paraId="18F7BDCF" w14:textId="7C34954C" w:rsidR="00F34237" w:rsidRPr="00F34237" w:rsidRDefault="00F34237" w:rsidP="00047BA7">
      <w:r w:rsidRPr="00F34237">
        <w:t>Then we use the align method, see operational plan 11, to make sure the stakeholders are aligned, and the stakes are clear.</w:t>
      </w:r>
      <w:r>
        <w:t xml:space="preserve"> After this stage, it’s ready to “enter the lab”. </w:t>
      </w:r>
    </w:p>
    <w:p w14:paraId="0F25B303" w14:textId="480F2D30" w:rsidR="00296F4D" w:rsidRDefault="00296F4D" w:rsidP="00296F4D">
      <w:r w:rsidRPr="00296F4D">
        <w:t xml:space="preserve">VCR’s stakeholder analysis is more unique than most projects, with VCR we look at the additional </w:t>
      </w:r>
      <w:r w:rsidRPr="00296F4D">
        <w:rPr>
          <w:b/>
          <w:bCs/>
        </w:rPr>
        <w:t xml:space="preserve">value for the total ecosystem. </w:t>
      </w:r>
      <w:r>
        <w:t xml:space="preserve">This means there are many more stakeholders with every project that </w:t>
      </w:r>
      <w:r w:rsidR="003D15D1">
        <w:t>was initially</w:t>
      </w:r>
      <w:r>
        <w:t xml:space="preserve"> </w:t>
      </w:r>
      <w:r w:rsidR="003D15D1">
        <w:t>foreseen</w:t>
      </w:r>
      <w:r>
        <w:t>.</w:t>
      </w:r>
    </w:p>
    <w:p w14:paraId="202EB6CC" w14:textId="298C364C" w:rsidR="00296F4D" w:rsidRPr="00296F4D" w:rsidRDefault="00296F4D" w:rsidP="00296F4D">
      <w:r w:rsidRPr="003D15D1">
        <w:rPr>
          <w:b/>
          <w:bCs/>
        </w:rPr>
        <w:t>Unique searching methods:</w:t>
      </w:r>
      <w:r>
        <w:t xml:space="preserve"> </w:t>
      </w:r>
      <w:r>
        <w:br/>
        <w:t xml:space="preserve">We use Reverse OSI, OSI and </w:t>
      </w:r>
      <w:r w:rsidR="003D15D1">
        <w:t xml:space="preserve">automatic searching to find additional “signals” of unsustainable supply chains, these are forensics and digital penetration methodologies. </w:t>
      </w:r>
      <w:r>
        <w:t xml:space="preserve"> </w:t>
      </w:r>
    </w:p>
    <w:p w14:paraId="2263A66B" w14:textId="39E535B7" w:rsidR="00296F4D" w:rsidRDefault="00296F4D" w:rsidP="00047BA7">
      <w:r w:rsidRPr="00296F4D">
        <w:rPr>
          <w:b/>
          <w:bCs/>
        </w:rPr>
        <w:lastRenderedPageBreak/>
        <w:t>Timing</w:t>
      </w:r>
      <w:r>
        <w:t xml:space="preserve">: We use agile – scrum methodology for the timing of the project, which means every iteration will be a moment that the project can </w:t>
      </w:r>
      <w:r w:rsidRPr="00296F4D">
        <w:rPr>
          <w:b/>
          <w:bCs/>
          <w:color w:val="FF0000"/>
        </w:rPr>
        <w:t>stop</w:t>
      </w:r>
      <w:r>
        <w:t>.</w:t>
      </w:r>
    </w:p>
    <w:p w14:paraId="2919BEC7" w14:textId="26136073" w:rsidR="00296F4D" w:rsidRDefault="00296F4D" w:rsidP="00047BA7">
      <w:r w:rsidRPr="00296F4D">
        <w:rPr>
          <w:b/>
          <w:bCs/>
        </w:rPr>
        <w:t>Scoping</w:t>
      </w:r>
      <w:r>
        <w:t xml:space="preserve">: We use Agile methodology (See operational plan) we use the align procedure. The output of the students / teachers will need to have value other than “school project”, all </w:t>
      </w:r>
      <w:r w:rsidRPr="00E87314">
        <w:rPr>
          <w:color w:val="984806" w:themeColor="accent6" w:themeShade="80"/>
        </w:rPr>
        <w:t>stakeholders need to have</w:t>
      </w:r>
      <w:r w:rsidR="00E87314" w:rsidRPr="00E87314">
        <w:rPr>
          <w:color w:val="984806" w:themeColor="accent6" w:themeShade="80"/>
        </w:rPr>
        <w:t xml:space="preserve"> a clear</w:t>
      </w:r>
      <w:r w:rsidRPr="00E87314">
        <w:rPr>
          <w:color w:val="984806" w:themeColor="accent6" w:themeShade="80"/>
        </w:rPr>
        <w:t xml:space="preserve"> “stake” or</w:t>
      </w:r>
      <w:r>
        <w:t xml:space="preserve"> </w:t>
      </w:r>
      <w:r w:rsidRPr="00E87314">
        <w:rPr>
          <w:b/>
          <w:bCs/>
          <w:color w:val="984806" w:themeColor="accent6" w:themeShade="80"/>
        </w:rPr>
        <w:t>cannot be allowed</w:t>
      </w:r>
      <w:r w:rsidRPr="00E87314">
        <w:rPr>
          <w:color w:val="984806" w:themeColor="accent6" w:themeShade="80"/>
        </w:rPr>
        <w:t xml:space="preserve"> </w:t>
      </w:r>
      <w:r>
        <w:t xml:space="preserve">to join into to the project. </w:t>
      </w:r>
    </w:p>
    <w:p w14:paraId="72D2496E" w14:textId="228A052A" w:rsidR="002F6857" w:rsidRDefault="002F6857" w:rsidP="00047BA7">
      <w:r>
        <w:t>This stakeholder analysis can be made with partners trough our networks, but at VCR we will attempt to find</w:t>
      </w:r>
      <w:r w:rsidR="00E46095">
        <w:t xml:space="preserve"> additional</w:t>
      </w:r>
      <w:r>
        <w:t xml:space="preserve"> alternative ways of finding more stakeholders or involved parties.</w:t>
      </w:r>
    </w:p>
    <w:p w14:paraId="7A968575" w14:textId="07323ED9" w:rsidR="001302B9" w:rsidRDefault="001302B9" w:rsidP="001302B9">
      <w:r>
        <w:t xml:space="preserve">Like criminals and the police, </w:t>
      </w:r>
      <w:r w:rsidRPr="00A4457F">
        <w:rPr>
          <w:b/>
          <w:bCs/>
        </w:rPr>
        <w:t>the problem might not want to be found</w:t>
      </w:r>
      <w:r>
        <w:t xml:space="preserve">, “Our costumer doesn’t want us to serve him, initially”. </w:t>
      </w:r>
      <w:r>
        <w:t xml:space="preserve">Or the “the stakeholders of the problems are not aware of the problem to begin with.” </w:t>
      </w:r>
    </w:p>
    <w:p w14:paraId="60F2D100" w14:textId="49CB683B" w:rsidR="002F6857" w:rsidRPr="00334942" w:rsidRDefault="00E87314" w:rsidP="00334942">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Active National Monitoring:</w:t>
      </w:r>
      <w:r w:rsidRPr="380DFAE7">
        <w:rPr>
          <w:rFonts w:ascii="Segoe UI" w:eastAsia="Segoe UI" w:hAnsi="Segoe UI" w:cs="Segoe UI"/>
          <w:sz w:val="24"/>
          <w:szCs w:val="24"/>
        </w:rPr>
        <w:t xml:space="preserve"> </w:t>
      </w:r>
      <w:r w:rsidRPr="002F6857">
        <w:t>We actively monitor and search for ineffective supply chains trough environmental impact or upcycling markers</w:t>
      </w:r>
      <w:r w:rsidR="001302B9">
        <w:t>.</w:t>
      </w:r>
    </w:p>
    <w:p w14:paraId="0AB80E47" w14:textId="2DA1C833" w:rsidR="001302B9" w:rsidRDefault="001302B9" w:rsidP="00165087">
      <w:pPr>
        <w:pStyle w:val="ListParagraph"/>
        <w:numPr>
          <w:ilvl w:val="0"/>
          <w:numId w:val="3"/>
        </w:numPr>
        <w:spacing w:before="0"/>
        <w:rPr>
          <w:rFonts w:ascii="Segoe UI" w:eastAsia="Segoe UI" w:hAnsi="Segoe UI" w:cs="Segoe UI"/>
          <w:sz w:val="24"/>
          <w:szCs w:val="24"/>
        </w:rPr>
      </w:pPr>
      <w:r w:rsidRPr="001302B9">
        <w:rPr>
          <w:rFonts w:ascii="Segoe UI" w:eastAsia="Segoe UI" w:hAnsi="Segoe UI" w:cs="Segoe UI"/>
          <w:b/>
          <w:bCs/>
          <w:sz w:val="24"/>
          <w:szCs w:val="24"/>
        </w:rPr>
        <w:t>Data Mining and Analysis</w:t>
      </w:r>
      <w:r w:rsidRPr="001302B9">
        <w:rPr>
          <w:rFonts w:ascii="Segoe UI" w:eastAsia="Segoe UI" w:hAnsi="Segoe UI" w:cs="Segoe UI"/>
          <w:sz w:val="24"/>
          <w:szCs w:val="24"/>
        </w:rPr>
        <w:t>: With companies that implement advanced data analytics seeing an average improvement in supply chain efficiency data mining can significantly enhance the identification of hidden stakeholders and inefficiencies.</w:t>
      </w:r>
    </w:p>
    <w:p w14:paraId="0A9D7730" w14:textId="2B1591FB" w:rsidR="001302B9" w:rsidRPr="001302B9" w:rsidRDefault="001302B9" w:rsidP="001302B9">
      <w:pPr>
        <w:pStyle w:val="ListParagraph"/>
        <w:numPr>
          <w:ilvl w:val="0"/>
          <w:numId w:val="3"/>
        </w:numPr>
        <w:spacing w:before="0"/>
        <w:rPr>
          <w:rFonts w:ascii="Segoe UI" w:eastAsia="Segoe UI" w:hAnsi="Segoe UI" w:cs="Segoe UI"/>
          <w:sz w:val="24"/>
          <w:szCs w:val="24"/>
        </w:rPr>
      </w:pPr>
      <w:r w:rsidRPr="001302B9">
        <w:rPr>
          <w:rFonts w:ascii="Segoe UI" w:eastAsia="Segoe UI" w:hAnsi="Segoe UI" w:cs="Segoe UI"/>
          <w:b/>
          <w:bCs/>
          <w:sz w:val="24"/>
          <w:szCs w:val="24"/>
        </w:rPr>
        <w:t>Social Engineering:</w:t>
      </w:r>
      <w:r w:rsidRPr="001302B9">
        <w:rPr>
          <w:rFonts w:ascii="Segoe UI" w:eastAsia="Segoe UI" w:hAnsi="Segoe UI" w:cs="Segoe UI"/>
          <w:sz w:val="24"/>
          <w:szCs w:val="24"/>
        </w:rPr>
        <w:t xml:space="preserve"> Engaging with industry participants through social engineering can uncover critical insights</w:t>
      </w:r>
      <w:r>
        <w:rPr>
          <w:rFonts w:ascii="Segoe UI" w:eastAsia="Segoe UI" w:hAnsi="Segoe UI" w:cs="Segoe UI"/>
          <w:sz w:val="24"/>
          <w:szCs w:val="24"/>
        </w:rPr>
        <w:t>.</w:t>
      </w:r>
    </w:p>
    <w:p w14:paraId="47F540B1" w14:textId="758E1D47" w:rsidR="001302B9" w:rsidRPr="001302B9" w:rsidRDefault="001302B9" w:rsidP="001302B9">
      <w:pPr>
        <w:pStyle w:val="ListParagraph"/>
        <w:numPr>
          <w:ilvl w:val="0"/>
          <w:numId w:val="3"/>
        </w:numPr>
        <w:spacing w:before="0"/>
        <w:rPr>
          <w:rFonts w:ascii="Segoe UI" w:eastAsia="Segoe UI" w:hAnsi="Segoe UI" w:cs="Segoe UI"/>
          <w:sz w:val="24"/>
          <w:szCs w:val="24"/>
        </w:rPr>
      </w:pPr>
      <w:r w:rsidRPr="001302B9">
        <w:rPr>
          <w:rFonts w:ascii="Segoe UI" w:eastAsia="Segoe UI" w:hAnsi="Segoe UI" w:cs="Segoe UI"/>
          <w:b/>
          <w:bCs/>
          <w:sz w:val="24"/>
          <w:szCs w:val="24"/>
        </w:rPr>
        <w:t>Digital Footprint Analysis:</w:t>
      </w:r>
      <w:r w:rsidRPr="001302B9">
        <w:rPr>
          <w:rFonts w:ascii="Segoe UI" w:eastAsia="Segoe UI" w:hAnsi="Segoe UI" w:cs="Segoe UI"/>
          <w:sz w:val="24"/>
          <w:szCs w:val="24"/>
        </w:rPr>
        <w:t xml:space="preserve"> discovering valuable partnership opportunities by analyzing the online presence of potential partners, highlighting the effectiveness of digital footprint analysis in identifying indirect stakeholders.</w:t>
      </w:r>
    </w:p>
    <w:p w14:paraId="21F6452A" w14:textId="5DCEBECD" w:rsidR="001302B9" w:rsidRPr="001302B9" w:rsidRDefault="001302B9" w:rsidP="001302B9">
      <w:pPr>
        <w:pStyle w:val="ListParagraph"/>
        <w:numPr>
          <w:ilvl w:val="0"/>
          <w:numId w:val="3"/>
        </w:numPr>
        <w:spacing w:before="0"/>
        <w:rPr>
          <w:rFonts w:ascii="Segoe UI" w:eastAsia="Segoe UI" w:hAnsi="Segoe UI" w:cs="Segoe UI"/>
          <w:sz w:val="24"/>
          <w:szCs w:val="24"/>
        </w:rPr>
      </w:pPr>
      <w:r w:rsidRPr="001302B9">
        <w:rPr>
          <w:rFonts w:ascii="Segoe UI" w:eastAsia="Segoe UI" w:hAnsi="Segoe UI" w:cs="Segoe UI"/>
          <w:b/>
          <w:bCs/>
          <w:sz w:val="24"/>
          <w:szCs w:val="24"/>
        </w:rPr>
        <w:t>Competitive Intelligence Gathering:</w:t>
      </w:r>
      <w:r w:rsidRPr="001302B9">
        <w:rPr>
          <w:rFonts w:ascii="Segoe UI" w:eastAsia="Segoe UI" w:hAnsi="Segoe UI" w:cs="Segoe UI"/>
          <w:sz w:val="24"/>
          <w:szCs w:val="24"/>
        </w:rPr>
        <w:t xml:space="preserve"> Competitive intelligence has been shown to reveal shared stakeholders and innovative practices, with </w:t>
      </w:r>
      <w:r>
        <w:rPr>
          <w:rFonts w:ascii="Segoe UI" w:eastAsia="Segoe UI" w:hAnsi="Segoe UI" w:cs="Segoe UI"/>
          <w:sz w:val="24"/>
          <w:szCs w:val="24"/>
        </w:rPr>
        <w:t xml:space="preserve">many </w:t>
      </w:r>
      <w:r w:rsidRPr="001302B9">
        <w:rPr>
          <w:rFonts w:ascii="Segoe UI" w:eastAsia="Segoe UI" w:hAnsi="Segoe UI" w:cs="Segoe UI"/>
          <w:sz w:val="24"/>
          <w:szCs w:val="24"/>
        </w:rPr>
        <w:t>businesses using this approach to inform their strategic decisions, including supply chain optimizations.</w:t>
      </w:r>
    </w:p>
    <w:p w14:paraId="11A0D262" w14:textId="394182E7" w:rsidR="00E87314" w:rsidRPr="001302B9" w:rsidRDefault="001302B9" w:rsidP="001302B9">
      <w:pPr>
        <w:pStyle w:val="ListParagraph"/>
        <w:numPr>
          <w:ilvl w:val="0"/>
          <w:numId w:val="3"/>
        </w:numPr>
        <w:spacing w:before="0"/>
        <w:rPr>
          <w:rFonts w:ascii="Segoe UI" w:eastAsia="Segoe UI" w:hAnsi="Segoe UI" w:cs="Segoe UI"/>
          <w:sz w:val="24"/>
          <w:szCs w:val="24"/>
        </w:rPr>
      </w:pPr>
      <w:r w:rsidRPr="001302B9">
        <w:rPr>
          <w:rFonts w:ascii="Segoe UI" w:eastAsia="Segoe UI" w:hAnsi="Segoe UI" w:cs="Segoe UI"/>
          <w:b/>
          <w:bCs/>
          <w:sz w:val="24"/>
          <w:szCs w:val="24"/>
        </w:rPr>
        <w:t>Simulation and Modeling:</w:t>
      </w:r>
      <w:r w:rsidRPr="001302B9">
        <w:rPr>
          <w:rFonts w:ascii="Segoe UI" w:eastAsia="Segoe UI" w:hAnsi="Segoe UI" w:cs="Segoe UI"/>
          <w:sz w:val="24"/>
          <w:szCs w:val="24"/>
        </w:rPr>
        <w:t xml:space="preserve"> Supply chain simulations are credited with reducing operational </w:t>
      </w:r>
      <w:r w:rsidRPr="001302B9">
        <w:rPr>
          <w:rFonts w:ascii="Segoe UI" w:eastAsia="Segoe UI" w:hAnsi="Segoe UI" w:cs="Segoe UI"/>
          <w:sz w:val="24"/>
          <w:szCs w:val="24"/>
        </w:rPr>
        <w:t>risks, demonstrating</w:t>
      </w:r>
      <w:r w:rsidRPr="001302B9">
        <w:rPr>
          <w:rFonts w:ascii="Segoe UI" w:eastAsia="Segoe UI" w:hAnsi="Segoe UI" w:cs="Segoe UI"/>
          <w:sz w:val="24"/>
          <w:szCs w:val="24"/>
        </w:rPr>
        <w:t xml:space="preserve"> their value in identifying stress points and involved stakeholders.</w:t>
      </w:r>
    </w:p>
    <w:p w14:paraId="0051E39C" w14:textId="77777777" w:rsidR="00E87314" w:rsidRDefault="00E87314" w:rsidP="002F6857"/>
    <w:p w14:paraId="3F196E25" w14:textId="65975B95" w:rsidR="00E87314" w:rsidRPr="00E87314" w:rsidRDefault="00E87314" w:rsidP="002F6857">
      <w:pPr>
        <w:rPr>
          <w:b/>
          <w:bCs/>
        </w:rPr>
      </w:pPr>
      <w:r w:rsidRPr="00E87314">
        <w:rPr>
          <w:b/>
          <w:bCs/>
        </w:rPr>
        <w:t>Monitoring</w:t>
      </w:r>
    </w:p>
    <w:p w14:paraId="121F120B" w14:textId="3ABFF08D" w:rsidR="002F6857" w:rsidRPr="00DF0630" w:rsidRDefault="00E87314" w:rsidP="002F6857">
      <w:pPr>
        <w:rPr>
          <w:lang w:val="en-NL"/>
        </w:rPr>
      </w:pPr>
      <w:r>
        <w:t>VCR</w:t>
      </w:r>
      <w:r w:rsidR="002F6857">
        <w:t xml:space="preserve"> can employ </w:t>
      </w:r>
      <w:r w:rsidR="00D44F81">
        <w:t>information</w:t>
      </w:r>
      <w:r w:rsidR="002F6857">
        <w:t xml:space="preserve"> and advanced algorithms to find </w:t>
      </w:r>
      <w:r w:rsidR="00B23E14">
        <w:t>supply chains</w:t>
      </w:r>
      <w:r w:rsidR="002F6857">
        <w:t xml:space="preserve"> as targets, for example by taking a Composite Sustainability Score: </w:t>
      </w:r>
      <w:r w:rsidR="002F6857">
        <w:br/>
      </w:r>
      <w:r w:rsidR="002F6857">
        <w:br/>
      </w:r>
      <w:r w:rsidR="002F6857" w:rsidRPr="00DF0630">
        <w:rPr>
          <w:lang w:val="en-NL"/>
        </w:rPr>
        <w:t>The Composite Sustainability Score (CSS) for each supply chain can be calculated by weighting and summing the normalized scores of the three components:</w:t>
      </w:r>
    </w:p>
    <w:p w14:paraId="4D03E0B3" w14:textId="77777777" w:rsidR="002F6857" w:rsidRPr="00D44F81" w:rsidRDefault="002F6857" w:rsidP="002F6857">
      <m:oMathPara>
        <m:oMath>
          <m:r>
            <w:rPr>
              <w:rFonts w:ascii="Cambria Math" w:hAnsi="Cambria Math"/>
            </w:rPr>
            <m:t xml:space="preserve">CSS = </m:t>
          </m:r>
          <m:sSub>
            <m:sSubPr>
              <m:ctrlPr>
                <w:rPr>
                  <w:rFonts w:ascii="Cambria Math" w:hAnsi="Cambria Math"/>
                  <w:i/>
                </w:rPr>
              </m:ctrlPr>
            </m:sSubPr>
            <m:e>
              <m:r>
                <w:rPr>
                  <w:rFonts w:ascii="Cambria Math" w:hAnsi="Cambria Math"/>
                </w:rPr>
                <m:t>w</m:t>
              </m:r>
            </m:e>
            <m:sub>
              <m:r>
                <w:rPr>
                  <w:rFonts w:ascii="Cambria Math" w:hAnsi="Cambria Math"/>
                </w:rPr>
                <m:t>EI</m:t>
              </m:r>
            </m:sub>
          </m:sSub>
          <m:r>
            <w:rPr>
              <w:rFonts w:ascii="Cambria Math" w:hAnsi="Cambria Math"/>
            </w:rPr>
            <m:t>* E</m:t>
          </m:r>
          <m:sSub>
            <m:sSubPr>
              <m:ctrlPr>
                <w:rPr>
                  <w:rFonts w:ascii="Cambria Math" w:hAnsi="Cambria Math"/>
                  <w:i/>
                </w:rPr>
              </m:ctrlPr>
            </m:sSubPr>
            <m:e>
              <m:r>
                <w:rPr>
                  <w:rFonts w:ascii="Cambria Math" w:hAnsi="Cambria Math"/>
                </w:rPr>
                <m:t>I</m:t>
              </m:r>
            </m:e>
            <m:sub>
              <m:r>
                <w:rPr>
                  <w:rFonts w:ascii="Cambria Math" w:hAnsi="Cambria Math"/>
                </w:rPr>
                <m:t>score</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 S</m:t>
          </m:r>
          <m:sSub>
            <m:sSubPr>
              <m:ctrlPr>
                <w:rPr>
                  <w:rFonts w:ascii="Cambria Math" w:hAnsi="Cambria Math"/>
                  <w:i/>
                </w:rPr>
              </m:ctrlPr>
            </m:sSubPr>
            <m:e>
              <m:r>
                <w:rPr>
                  <w:rFonts w:ascii="Cambria Math" w:hAnsi="Cambria Math"/>
                </w:rPr>
                <m:t>R</m:t>
              </m:r>
            </m:e>
            <m:sub>
              <m:r>
                <w:rPr>
                  <w:rFonts w:ascii="Cambria Math" w:hAnsi="Cambria Math"/>
                </w:rPr>
                <m:t>score</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GQ</m:t>
              </m:r>
            </m:sub>
          </m:sSub>
          <m:r>
            <w:rPr>
              <w:rFonts w:ascii="Cambria Math" w:hAnsi="Cambria Math"/>
            </w:rPr>
            <m:t>* G</m:t>
          </m:r>
          <m:sSub>
            <m:sSubPr>
              <m:ctrlPr>
                <w:rPr>
                  <w:rFonts w:ascii="Cambria Math" w:hAnsi="Cambria Math"/>
                  <w:i/>
                </w:rPr>
              </m:ctrlPr>
            </m:sSubPr>
            <m:e>
              <m:r>
                <w:rPr>
                  <w:rFonts w:ascii="Cambria Math" w:hAnsi="Cambria Math"/>
                </w:rPr>
                <m:t>Q</m:t>
              </m:r>
            </m:e>
            <m:sub>
              <m:r>
                <w:rPr>
                  <w:rFonts w:ascii="Cambria Math" w:hAnsi="Cambria Math"/>
                </w:rPr>
                <m:t>score</m:t>
              </m:r>
            </m:sub>
          </m:sSub>
        </m:oMath>
      </m:oMathPara>
    </w:p>
    <w:p w14:paraId="27343966" w14:textId="1CC99658" w:rsidR="00D44F81" w:rsidRDefault="00E46095" w:rsidP="002F6857">
      <w:r>
        <w:t xml:space="preserve">We can then combine with </w:t>
      </w:r>
      <w:proofErr w:type="gramStart"/>
      <w:r>
        <w:t>the an</w:t>
      </w:r>
      <w:proofErr w:type="gramEnd"/>
      <w:r>
        <w:t xml:space="preserve"> LMM process to create an “A.I research agent” to find specific “target” supply chains and to “establish a baseline”. </w:t>
      </w:r>
    </w:p>
    <w:p w14:paraId="42BB6243" w14:textId="49A155DE" w:rsidR="005257D6" w:rsidRDefault="005257D6" w:rsidP="002F6857">
      <w:r>
        <w:t xml:space="preserve">There are lots of A.I LLM models to choose from, like Mistral, Lamma, </w:t>
      </w:r>
      <w:r w:rsidRPr="005257D6">
        <w:t>GPT-Neo, GPT-</w:t>
      </w:r>
      <w:proofErr w:type="spellStart"/>
      <w:r w:rsidRPr="005257D6">
        <w:t>NeoX</w:t>
      </w:r>
      <w:proofErr w:type="spellEnd"/>
      <w:r w:rsidRPr="005257D6">
        <w:t xml:space="preserve">, GPT-J, BLOOM, GPT-4ch, </w:t>
      </w:r>
      <w:proofErr w:type="spellStart"/>
      <w:r w:rsidRPr="005257D6">
        <w:t>FairSeq</w:t>
      </w:r>
      <w:proofErr w:type="spellEnd"/>
      <w:r w:rsidRPr="005257D6">
        <w:t xml:space="preserve">, </w:t>
      </w:r>
      <w:r w:rsidR="000E1ADB">
        <w:t xml:space="preserve">Private GPT </w:t>
      </w:r>
      <w:r w:rsidRPr="005257D6">
        <w:t>and Hugging Face's Transformers.</w:t>
      </w:r>
    </w:p>
    <w:p w14:paraId="7D8C493E" w14:textId="307282F0" w:rsidR="00D44F81" w:rsidRDefault="00E46095" w:rsidP="00E46095">
      <w:pPr>
        <w:ind w:left="0"/>
      </w:pPr>
      <w:r>
        <w:rPr>
          <w:noProof/>
        </w:rPr>
        <w:drawing>
          <wp:inline distT="0" distB="0" distL="0" distR="0" wp14:anchorId="7112BADB" wp14:editId="1BE4447E">
            <wp:extent cx="5943600" cy="2854960"/>
            <wp:effectExtent l="0" t="0" r="0" b="2540"/>
            <wp:docPr id="1719586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p>
    <w:p w14:paraId="5A11C94E" w14:textId="0B2A0821" w:rsidR="00D44F81" w:rsidRDefault="00D44F81" w:rsidP="002F6857"/>
    <w:p w14:paraId="0F88D1A9" w14:textId="77777777" w:rsidR="00E46095" w:rsidRDefault="00E46095" w:rsidP="00E46095">
      <w:pPr>
        <w:pStyle w:val="Heading2"/>
      </w:pPr>
      <w:r>
        <w:t>What does this mean?</w:t>
      </w:r>
    </w:p>
    <w:p w14:paraId="4D885484" w14:textId="4699A62C" w:rsidR="00E46095" w:rsidRDefault="00E46095" w:rsidP="002F6857">
      <w:r>
        <w:lastRenderedPageBreak/>
        <w:br/>
        <w:t xml:space="preserve">the combination of both, the LMM process which creates automatic agents and the algorithm combined allow VCR to “steer” the AI, by making the “weights” of the different values different. </w:t>
      </w:r>
    </w:p>
    <w:p w14:paraId="649CD639" w14:textId="3AD864BC" w:rsidR="00E46095" w:rsidRDefault="00E46095" w:rsidP="002F6857"/>
    <w:p w14:paraId="13934A02" w14:textId="1834239E" w:rsidR="00E46095" w:rsidRDefault="00E46095" w:rsidP="002F6857">
      <w:r>
        <w:rPr>
          <w:noProof/>
        </w:rPr>
        <w:drawing>
          <wp:anchor distT="0" distB="0" distL="114300" distR="114300" simplePos="0" relativeHeight="251668480" behindDoc="1" locked="0" layoutInCell="1" allowOverlap="1" wp14:anchorId="31789D87" wp14:editId="7923E147">
            <wp:simplePos x="0" y="0"/>
            <wp:positionH relativeFrom="column">
              <wp:posOffset>570451</wp:posOffset>
            </wp:positionH>
            <wp:positionV relativeFrom="paragraph">
              <wp:posOffset>40944</wp:posOffset>
            </wp:positionV>
            <wp:extent cx="4780280" cy="373380"/>
            <wp:effectExtent l="0" t="0" r="20320" b="26670"/>
            <wp:wrapTight wrapText="bothSides">
              <wp:wrapPolygon edited="0">
                <wp:start x="0" y="0"/>
                <wp:lineTo x="0" y="22041"/>
                <wp:lineTo x="21606" y="22041"/>
                <wp:lineTo x="21606" y="0"/>
                <wp:lineTo x="0" y="0"/>
              </wp:wrapPolygon>
            </wp:wrapTight>
            <wp:docPr id="273691067"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14:paraId="73923F50" w14:textId="3115C9DB" w:rsidR="00D43AFB" w:rsidRPr="00D43AFB" w:rsidRDefault="00D43AFB" w:rsidP="00D43AFB">
      <w:pPr>
        <w:ind w:left="0"/>
        <w:rPr>
          <w:b/>
          <w:bCs/>
          <w:lang w:val="en-US"/>
        </w:rPr>
      </w:pPr>
      <w:r>
        <w:br/>
      </w:r>
      <w:r w:rsidRPr="00D43AFB">
        <w:rPr>
          <w:b/>
          <w:bCs/>
          <w:lang w:val="en-NL"/>
        </w:rPr>
        <w:t>Hardware Requirements:</w:t>
      </w:r>
      <w:r>
        <w:rPr>
          <w:b/>
          <w:bCs/>
          <w:lang w:val="en-US"/>
        </w:rPr>
        <w:t xml:space="preserve"> (ideal)</w:t>
      </w:r>
    </w:p>
    <w:p w14:paraId="4C93C703" w14:textId="77777777" w:rsidR="00D43AFB" w:rsidRPr="00D43AFB" w:rsidRDefault="00D43AFB" w:rsidP="00D43AFB">
      <w:pPr>
        <w:numPr>
          <w:ilvl w:val="0"/>
          <w:numId w:val="29"/>
        </w:numPr>
        <w:rPr>
          <w:lang w:val="en-NL"/>
        </w:rPr>
      </w:pPr>
      <w:r w:rsidRPr="00D43AFB">
        <w:rPr>
          <w:b/>
          <w:bCs/>
          <w:lang w:val="en-NL"/>
        </w:rPr>
        <w:t>GPU:</w:t>
      </w:r>
      <w:r w:rsidRPr="00D43AFB">
        <w:rPr>
          <w:lang w:val="en-NL"/>
        </w:rPr>
        <w:t xml:space="preserve"> NVIDIA RTX 3080/RTX 3090/A100</w:t>
      </w:r>
    </w:p>
    <w:p w14:paraId="5C46AE1B" w14:textId="77777777" w:rsidR="00D43AFB" w:rsidRPr="00D43AFB" w:rsidRDefault="00D43AFB" w:rsidP="00D43AFB">
      <w:pPr>
        <w:numPr>
          <w:ilvl w:val="0"/>
          <w:numId w:val="29"/>
        </w:numPr>
        <w:rPr>
          <w:lang w:val="en-NL"/>
        </w:rPr>
      </w:pPr>
      <w:r w:rsidRPr="00D43AFB">
        <w:rPr>
          <w:b/>
          <w:bCs/>
          <w:lang w:val="en-NL"/>
        </w:rPr>
        <w:t>RAM:</w:t>
      </w:r>
      <w:r w:rsidRPr="00D43AFB">
        <w:rPr>
          <w:lang w:val="en-NL"/>
        </w:rPr>
        <w:t xml:space="preserve"> 64GB+</w:t>
      </w:r>
    </w:p>
    <w:p w14:paraId="1E9230DB" w14:textId="77777777" w:rsidR="00D43AFB" w:rsidRPr="00D43AFB" w:rsidRDefault="00D43AFB" w:rsidP="00D43AFB">
      <w:pPr>
        <w:numPr>
          <w:ilvl w:val="0"/>
          <w:numId w:val="29"/>
        </w:numPr>
        <w:rPr>
          <w:lang w:val="en-NL"/>
        </w:rPr>
      </w:pPr>
      <w:r w:rsidRPr="00D43AFB">
        <w:rPr>
          <w:b/>
          <w:bCs/>
          <w:lang w:val="en-NL"/>
        </w:rPr>
        <w:t>Storage:</w:t>
      </w:r>
      <w:r w:rsidRPr="00D43AFB">
        <w:rPr>
          <w:lang w:val="en-NL"/>
        </w:rPr>
        <w:t xml:space="preserve"> 2TB SSD</w:t>
      </w:r>
    </w:p>
    <w:p w14:paraId="6968FC60" w14:textId="77777777" w:rsidR="00D43AFB" w:rsidRPr="00D43AFB" w:rsidRDefault="00D43AFB" w:rsidP="00D43AFB">
      <w:pPr>
        <w:rPr>
          <w:b/>
          <w:bCs/>
          <w:lang w:val="en-NL"/>
        </w:rPr>
      </w:pPr>
      <w:r w:rsidRPr="00D43AFB">
        <w:rPr>
          <w:b/>
          <w:bCs/>
          <w:lang w:val="en-NL"/>
        </w:rPr>
        <w:t>Software and Libraries:</w:t>
      </w:r>
    </w:p>
    <w:p w14:paraId="7BA6DF44" w14:textId="77777777" w:rsidR="00D43AFB" w:rsidRPr="00D43AFB" w:rsidRDefault="00D43AFB" w:rsidP="00D43AFB">
      <w:pPr>
        <w:numPr>
          <w:ilvl w:val="0"/>
          <w:numId w:val="30"/>
        </w:numPr>
        <w:rPr>
          <w:lang w:val="en-NL"/>
        </w:rPr>
      </w:pPr>
      <w:r w:rsidRPr="00D43AFB">
        <w:rPr>
          <w:b/>
          <w:bCs/>
          <w:lang w:val="en-NL"/>
        </w:rPr>
        <w:t>Python:</w:t>
      </w:r>
      <w:r w:rsidRPr="00D43AFB">
        <w:rPr>
          <w:lang w:val="en-NL"/>
        </w:rPr>
        <w:t xml:space="preserve"> Version 3.8+</w:t>
      </w:r>
    </w:p>
    <w:p w14:paraId="4BD01F3A" w14:textId="77777777" w:rsidR="00D43AFB" w:rsidRPr="00D43AFB" w:rsidRDefault="00D43AFB" w:rsidP="00D43AFB">
      <w:pPr>
        <w:numPr>
          <w:ilvl w:val="0"/>
          <w:numId w:val="30"/>
        </w:numPr>
        <w:rPr>
          <w:lang w:val="en-NL"/>
        </w:rPr>
      </w:pPr>
      <w:proofErr w:type="spellStart"/>
      <w:r w:rsidRPr="00D43AFB">
        <w:rPr>
          <w:b/>
          <w:bCs/>
          <w:lang w:val="en-NL"/>
        </w:rPr>
        <w:t>PyTorch</w:t>
      </w:r>
      <w:proofErr w:type="spellEnd"/>
      <w:r w:rsidRPr="00D43AFB">
        <w:rPr>
          <w:b/>
          <w:bCs/>
          <w:lang w:val="en-NL"/>
        </w:rPr>
        <w:t>:</w:t>
      </w:r>
      <w:r w:rsidRPr="00D43AFB">
        <w:rPr>
          <w:lang w:val="en-NL"/>
        </w:rPr>
        <w:t xml:space="preserve"> Version 1.8.1+</w:t>
      </w:r>
    </w:p>
    <w:p w14:paraId="0A4AC0BA" w14:textId="77777777" w:rsidR="00D43AFB" w:rsidRPr="00D43AFB" w:rsidRDefault="00D43AFB" w:rsidP="00D43AFB">
      <w:pPr>
        <w:numPr>
          <w:ilvl w:val="0"/>
          <w:numId w:val="30"/>
        </w:numPr>
        <w:rPr>
          <w:lang w:val="en-NL"/>
        </w:rPr>
      </w:pPr>
      <w:r w:rsidRPr="00D43AFB">
        <w:rPr>
          <w:b/>
          <w:bCs/>
          <w:lang w:val="en-NL"/>
        </w:rPr>
        <w:t>TensorFlow:</w:t>
      </w:r>
      <w:r w:rsidRPr="00D43AFB">
        <w:rPr>
          <w:lang w:val="en-NL"/>
        </w:rPr>
        <w:t xml:space="preserve"> Version 2.4+</w:t>
      </w:r>
    </w:p>
    <w:p w14:paraId="70D04C13" w14:textId="77777777" w:rsidR="00D43AFB" w:rsidRPr="00D43AFB" w:rsidRDefault="00D43AFB" w:rsidP="00D43AFB">
      <w:pPr>
        <w:numPr>
          <w:ilvl w:val="0"/>
          <w:numId w:val="30"/>
        </w:numPr>
        <w:rPr>
          <w:lang w:val="en-NL"/>
        </w:rPr>
      </w:pPr>
      <w:r w:rsidRPr="00D43AFB">
        <w:rPr>
          <w:b/>
          <w:bCs/>
          <w:lang w:val="en-NL"/>
        </w:rPr>
        <w:t>Hugging Face Transformers:</w:t>
      </w:r>
      <w:r w:rsidRPr="00D43AFB">
        <w:rPr>
          <w:lang w:val="en-NL"/>
        </w:rPr>
        <w:t xml:space="preserve"> Version 4.5.0+</w:t>
      </w:r>
    </w:p>
    <w:p w14:paraId="02037110" w14:textId="77777777" w:rsidR="00D43AFB" w:rsidRPr="00D43AFB" w:rsidRDefault="00D43AFB" w:rsidP="00D43AFB">
      <w:pPr>
        <w:numPr>
          <w:ilvl w:val="0"/>
          <w:numId w:val="30"/>
        </w:numPr>
        <w:rPr>
          <w:lang w:val="en-NL"/>
        </w:rPr>
      </w:pPr>
      <w:r w:rsidRPr="00D43AFB">
        <w:rPr>
          <w:b/>
          <w:bCs/>
          <w:lang w:val="en-NL"/>
        </w:rPr>
        <w:t>CUDA Toolkit:</w:t>
      </w:r>
      <w:r w:rsidRPr="00D43AFB">
        <w:rPr>
          <w:lang w:val="en-NL"/>
        </w:rPr>
        <w:t xml:space="preserve"> Version 11.1+ (for NVIDIA GPU support)</w:t>
      </w:r>
    </w:p>
    <w:p w14:paraId="5915258A" w14:textId="77777777" w:rsidR="00D43AFB" w:rsidRDefault="00D43AFB" w:rsidP="00D43AFB">
      <w:pPr>
        <w:numPr>
          <w:ilvl w:val="0"/>
          <w:numId w:val="30"/>
        </w:numPr>
        <w:rPr>
          <w:lang w:val="en-NL"/>
        </w:rPr>
      </w:pPr>
      <w:proofErr w:type="spellStart"/>
      <w:r w:rsidRPr="00D43AFB">
        <w:rPr>
          <w:b/>
          <w:bCs/>
          <w:lang w:val="en-NL"/>
        </w:rPr>
        <w:t>cuDNN</w:t>
      </w:r>
      <w:proofErr w:type="spellEnd"/>
      <w:r w:rsidRPr="00D43AFB">
        <w:rPr>
          <w:b/>
          <w:bCs/>
          <w:lang w:val="en-NL"/>
        </w:rPr>
        <w:t>:</w:t>
      </w:r>
      <w:r w:rsidRPr="00D43AFB">
        <w:rPr>
          <w:lang w:val="en-NL"/>
        </w:rPr>
        <w:t xml:space="preserve"> Version 8.0.5+ (for deep neural network acceleration)</w:t>
      </w:r>
    </w:p>
    <w:p w14:paraId="65D0BDF4" w14:textId="77777777" w:rsidR="00D43AFB" w:rsidRDefault="00D43AFB" w:rsidP="00D43AFB">
      <w:pPr>
        <w:ind w:left="0"/>
        <w:rPr>
          <w:lang w:val="en-NL"/>
        </w:rPr>
      </w:pPr>
    </w:p>
    <w:p w14:paraId="372E8EC5" w14:textId="77777777" w:rsidR="00D43AFB" w:rsidRDefault="00D43AFB" w:rsidP="00D43AFB">
      <w:pPr>
        <w:pStyle w:val="Heading2"/>
      </w:pPr>
      <w:proofErr w:type="gramStart"/>
      <w:r>
        <w:t>Open Source</w:t>
      </w:r>
      <w:proofErr w:type="gramEnd"/>
      <w:r>
        <w:t xml:space="preserve"> Research</w:t>
      </w:r>
    </w:p>
    <w:p w14:paraId="1027F33C" w14:textId="77777777" w:rsidR="00D43AFB" w:rsidRDefault="00D43AFB" w:rsidP="00D43AFB">
      <w:r>
        <w:br/>
        <w:t xml:space="preserve">We can use “forensics methods” to find and identify specific stakeholders. Using selection criteria, we can “scan” the internet for activists, corporations or institutions. </w:t>
      </w:r>
    </w:p>
    <w:p w14:paraId="0BFA785C" w14:textId="3EA8CF9E" w:rsidR="00D43AFB" w:rsidRPr="00D43AFB" w:rsidRDefault="00D43AFB" w:rsidP="00D43AFB">
      <w:r w:rsidRPr="00D43AFB">
        <w:t>Using the EDRM model developed by the University of Amsterdam and data processing tools below, we can setup a process that helps identify actors in systems</w:t>
      </w:r>
      <w:r>
        <w:t xml:space="preserve"> that </w:t>
      </w:r>
      <w:proofErr w:type="gramStart"/>
      <w:r>
        <w:t>might, or</w:t>
      </w:r>
      <w:proofErr w:type="gramEnd"/>
      <w:r>
        <w:t xml:space="preserve"> might not </w:t>
      </w:r>
      <w:r>
        <w:lastRenderedPageBreak/>
        <w:t>want to be found</w:t>
      </w:r>
      <w:r w:rsidRPr="00D43AFB">
        <w:t xml:space="preserve">. </w:t>
      </w:r>
      <w:r>
        <w:t xml:space="preserve">The EDRM model is also used in justice systems in all modern court processes in the European union. </w:t>
      </w:r>
    </w:p>
    <w:p w14:paraId="67AB0C34" w14:textId="32038702" w:rsidR="00D43AFB" w:rsidRDefault="00D43AFB" w:rsidP="00D43AFB">
      <w:r>
        <w:rPr>
          <w:noProof/>
        </w:rPr>
        <w:drawing>
          <wp:anchor distT="0" distB="0" distL="114300" distR="114300" simplePos="0" relativeHeight="251670528" behindDoc="1" locked="0" layoutInCell="1" allowOverlap="1" wp14:anchorId="61FB191D" wp14:editId="0010B1E9">
            <wp:simplePos x="0" y="0"/>
            <wp:positionH relativeFrom="margin">
              <wp:align>right</wp:align>
            </wp:positionH>
            <wp:positionV relativeFrom="paragraph">
              <wp:posOffset>23495</wp:posOffset>
            </wp:positionV>
            <wp:extent cx="2594610" cy="1459865"/>
            <wp:effectExtent l="0" t="0" r="0" b="6985"/>
            <wp:wrapTight wrapText="bothSides">
              <wp:wrapPolygon edited="0">
                <wp:start x="0" y="0"/>
                <wp:lineTo x="0" y="21421"/>
                <wp:lineTo x="21410" y="21421"/>
                <wp:lineTo x="21410" y="0"/>
                <wp:lineTo x="0" y="0"/>
              </wp:wrapPolygon>
            </wp:wrapTight>
            <wp:docPr id="843847546" name="Picture 8" descr="Understanding the Stages of the EDRM (Electronic Discovery Refer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ing the Stages of the EDRM (Electronic Discovery Referenc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4610" cy="1459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3C130C1" wp14:editId="5E8B26CC">
            <wp:extent cx="3074276" cy="1555531"/>
            <wp:effectExtent l="0" t="0" r="0" b="0"/>
            <wp:docPr id="87049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9322" cy="1573264"/>
                    </a:xfrm>
                    <a:prstGeom prst="rect">
                      <a:avLst/>
                    </a:prstGeom>
                    <a:noFill/>
                    <a:ln>
                      <a:noFill/>
                    </a:ln>
                  </pic:spPr>
                </pic:pic>
              </a:graphicData>
            </a:graphic>
          </wp:inline>
        </w:drawing>
      </w:r>
    </w:p>
    <w:p w14:paraId="6BDDAA19" w14:textId="77777777" w:rsidR="00D43AFB" w:rsidRPr="00D43AFB" w:rsidRDefault="00D43AFB" w:rsidP="00D43AFB">
      <w:pPr>
        <w:ind w:left="0"/>
        <w:rPr>
          <w:b/>
          <w:bCs/>
          <w:sz w:val="20"/>
          <w:szCs w:val="20"/>
          <w:lang w:val="en-NL"/>
        </w:rPr>
      </w:pPr>
      <w:r w:rsidRPr="00D43AFB">
        <w:rPr>
          <w:b/>
          <w:bCs/>
          <w:sz w:val="20"/>
          <w:szCs w:val="20"/>
          <w:lang w:val="en-NL"/>
        </w:rPr>
        <w:t>Software and Tools:</w:t>
      </w:r>
    </w:p>
    <w:p w14:paraId="31D37080" w14:textId="77777777" w:rsidR="00D43AFB" w:rsidRPr="00D43AFB" w:rsidRDefault="00D43AFB" w:rsidP="00D43AFB">
      <w:pPr>
        <w:numPr>
          <w:ilvl w:val="0"/>
          <w:numId w:val="31"/>
        </w:numPr>
        <w:rPr>
          <w:sz w:val="20"/>
          <w:szCs w:val="20"/>
          <w:lang w:val="en-NL"/>
        </w:rPr>
      </w:pPr>
      <w:proofErr w:type="spellStart"/>
      <w:r w:rsidRPr="00D43AFB">
        <w:rPr>
          <w:b/>
          <w:bCs/>
          <w:sz w:val="20"/>
          <w:szCs w:val="20"/>
          <w:lang w:val="en-NL"/>
        </w:rPr>
        <w:t>Maltego</w:t>
      </w:r>
      <w:proofErr w:type="spellEnd"/>
      <w:r w:rsidRPr="00D43AFB">
        <w:rPr>
          <w:b/>
          <w:bCs/>
          <w:sz w:val="20"/>
          <w:szCs w:val="20"/>
          <w:lang w:val="en-NL"/>
        </w:rPr>
        <w:t>:</w:t>
      </w:r>
      <w:r w:rsidRPr="00D43AFB">
        <w:rPr>
          <w:sz w:val="20"/>
          <w:szCs w:val="20"/>
          <w:lang w:val="en-NL"/>
        </w:rPr>
        <w:t xml:space="preserve"> For data gathering and link analysis.</w:t>
      </w:r>
    </w:p>
    <w:p w14:paraId="178FBC3D" w14:textId="77777777" w:rsidR="00D43AFB" w:rsidRPr="00D43AFB" w:rsidRDefault="00D43AFB" w:rsidP="00D43AFB">
      <w:pPr>
        <w:numPr>
          <w:ilvl w:val="0"/>
          <w:numId w:val="31"/>
        </w:numPr>
        <w:rPr>
          <w:sz w:val="20"/>
          <w:szCs w:val="20"/>
          <w:lang w:val="en-NL"/>
        </w:rPr>
      </w:pPr>
      <w:proofErr w:type="spellStart"/>
      <w:r w:rsidRPr="00D43AFB">
        <w:rPr>
          <w:b/>
          <w:bCs/>
          <w:sz w:val="20"/>
          <w:szCs w:val="20"/>
          <w:lang w:val="en-NL"/>
        </w:rPr>
        <w:t>TheHarvester</w:t>
      </w:r>
      <w:proofErr w:type="spellEnd"/>
      <w:r w:rsidRPr="00D43AFB">
        <w:rPr>
          <w:b/>
          <w:bCs/>
          <w:sz w:val="20"/>
          <w:szCs w:val="20"/>
          <w:lang w:val="en-NL"/>
        </w:rPr>
        <w:t>:</w:t>
      </w:r>
      <w:r w:rsidRPr="00D43AFB">
        <w:rPr>
          <w:sz w:val="20"/>
          <w:szCs w:val="20"/>
          <w:lang w:val="en-NL"/>
        </w:rPr>
        <w:t xml:space="preserve"> For gathering emails, subdomains, hosts, employee names, open ports, and banners from different public sources.</w:t>
      </w:r>
    </w:p>
    <w:p w14:paraId="00352C8E" w14:textId="77777777" w:rsidR="00D43AFB" w:rsidRPr="00D43AFB" w:rsidRDefault="00D43AFB" w:rsidP="00D43AFB">
      <w:pPr>
        <w:numPr>
          <w:ilvl w:val="0"/>
          <w:numId w:val="31"/>
        </w:numPr>
        <w:rPr>
          <w:sz w:val="20"/>
          <w:szCs w:val="20"/>
          <w:lang w:val="en-NL"/>
        </w:rPr>
      </w:pPr>
      <w:r w:rsidRPr="00D43AFB">
        <w:rPr>
          <w:b/>
          <w:bCs/>
          <w:sz w:val="20"/>
          <w:szCs w:val="20"/>
          <w:lang w:val="en-NL"/>
        </w:rPr>
        <w:t>Shodan:</w:t>
      </w:r>
      <w:r w:rsidRPr="00D43AFB">
        <w:rPr>
          <w:sz w:val="20"/>
          <w:szCs w:val="20"/>
          <w:lang w:val="en-NL"/>
        </w:rPr>
        <w:t xml:space="preserve"> Search engine for finding specific types of computers connected to the internet using a variety of filters.</w:t>
      </w:r>
    </w:p>
    <w:p w14:paraId="12FB0680" w14:textId="77777777" w:rsidR="00D43AFB" w:rsidRPr="00D43AFB" w:rsidRDefault="00D43AFB" w:rsidP="00D43AFB">
      <w:pPr>
        <w:numPr>
          <w:ilvl w:val="0"/>
          <w:numId w:val="31"/>
        </w:numPr>
        <w:rPr>
          <w:sz w:val="20"/>
          <w:szCs w:val="20"/>
          <w:lang w:val="en-NL"/>
        </w:rPr>
      </w:pPr>
      <w:r w:rsidRPr="00D43AFB">
        <w:rPr>
          <w:b/>
          <w:bCs/>
          <w:sz w:val="20"/>
          <w:szCs w:val="20"/>
          <w:lang w:val="en-NL"/>
        </w:rPr>
        <w:t>Metagoofil:</w:t>
      </w:r>
      <w:r w:rsidRPr="00D43AFB">
        <w:rPr>
          <w:sz w:val="20"/>
          <w:szCs w:val="20"/>
          <w:lang w:val="en-NL"/>
        </w:rPr>
        <w:t xml:space="preserve"> For extracting metadata of public documents (pdf, doc, </w:t>
      </w:r>
      <w:proofErr w:type="spellStart"/>
      <w:r w:rsidRPr="00D43AFB">
        <w:rPr>
          <w:sz w:val="20"/>
          <w:szCs w:val="20"/>
          <w:lang w:val="en-NL"/>
        </w:rPr>
        <w:t>xls</w:t>
      </w:r>
      <w:proofErr w:type="spellEnd"/>
      <w:r w:rsidRPr="00D43AFB">
        <w:rPr>
          <w:sz w:val="20"/>
          <w:szCs w:val="20"/>
          <w:lang w:val="en-NL"/>
        </w:rPr>
        <w:t>, ppt, docx, pptx, xlsx) available in the target websites.</w:t>
      </w:r>
    </w:p>
    <w:p w14:paraId="433517D8" w14:textId="77777777" w:rsidR="00D43AFB" w:rsidRPr="00D43AFB" w:rsidRDefault="00D43AFB" w:rsidP="00D43AFB">
      <w:pPr>
        <w:numPr>
          <w:ilvl w:val="0"/>
          <w:numId w:val="31"/>
        </w:numPr>
        <w:rPr>
          <w:sz w:val="20"/>
          <w:szCs w:val="20"/>
          <w:lang w:val="en-NL"/>
        </w:rPr>
      </w:pPr>
      <w:r w:rsidRPr="00D43AFB">
        <w:rPr>
          <w:b/>
          <w:bCs/>
          <w:sz w:val="20"/>
          <w:szCs w:val="20"/>
          <w:lang w:val="en-NL"/>
        </w:rPr>
        <w:t>Recon-ng:</w:t>
      </w:r>
      <w:r w:rsidRPr="00D43AFB">
        <w:rPr>
          <w:sz w:val="20"/>
          <w:szCs w:val="20"/>
          <w:lang w:val="en-NL"/>
        </w:rPr>
        <w:t xml:space="preserve"> A full-featured Web Reconnaissance framework written in Python.</w:t>
      </w:r>
    </w:p>
    <w:p w14:paraId="66E09C47" w14:textId="77777777" w:rsidR="00D43AFB" w:rsidRPr="00D43AFB" w:rsidRDefault="00D43AFB" w:rsidP="00D43AFB">
      <w:pPr>
        <w:numPr>
          <w:ilvl w:val="0"/>
          <w:numId w:val="31"/>
        </w:numPr>
        <w:rPr>
          <w:sz w:val="20"/>
          <w:szCs w:val="20"/>
          <w:lang w:val="en-NL"/>
        </w:rPr>
      </w:pPr>
      <w:r w:rsidRPr="00D43AFB">
        <w:rPr>
          <w:b/>
          <w:bCs/>
          <w:sz w:val="20"/>
          <w:szCs w:val="20"/>
          <w:lang w:val="en-NL"/>
        </w:rPr>
        <w:t>OSINT Framework:</w:t>
      </w:r>
      <w:r w:rsidRPr="00D43AFB">
        <w:rPr>
          <w:sz w:val="20"/>
          <w:szCs w:val="20"/>
          <w:lang w:val="en-NL"/>
        </w:rPr>
        <w:t xml:space="preserve"> Web-based tool for organizing public links useful for cyber-based OSINT investigations.</w:t>
      </w:r>
    </w:p>
    <w:p w14:paraId="51D847E7" w14:textId="77777777" w:rsidR="00D43AFB" w:rsidRPr="00D43AFB" w:rsidRDefault="00D43AFB" w:rsidP="00D43AFB">
      <w:pPr>
        <w:ind w:left="0"/>
        <w:rPr>
          <w:b/>
          <w:bCs/>
          <w:sz w:val="20"/>
          <w:szCs w:val="20"/>
          <w:lang w:val="en-NL"/>
        </w:rPr>
      </w:pPr>
      <w:r w:rsidRPr="00D43AFB">
        <w:rPr>
          <w:b/>
          <w:bCs/>
          <w:sz w:val="20"/>
          <w:szCs w:val="20"/>
          <w:lang w:val="en-NL"/>
        </w:rPr>
        <w:t>Browser Extensions:</w:t>
      </w:r>
    </w:p>
    <w:p w14:paraId="714B4946" w14:textId="77777777" w:rsidR="00D43AFB" w:rsidRPr="00D43AFB" w:rsidRDefault="00D43AFB" w:rsidP="00D43AFB">
      <w:pPr>
        <w:numPr>
          <w:ilvl w:val="0"/>
          <w:numId w:val="32"/>
        </w:numPr>
        <w:rPr>
          <w:sz w:val="20"/>
          <w:szCs w:val="20"/>
          <w:lang w:val="en-NL"/>
        </w:rPr>
      </w:pPr>
      <w:proofErr w:type="spellStart"/>
      <w:r w:rsidRPr="00D43AFB">
        <w:rPr>
          <w:b/>
          <w:bCs/>
          <w:sz w:val="20"/>
          <w:szCs w:val="20"/>
          <w:lang w:val="en-NL"/>
        </w:rPr>
        <w:t>FoxyProxy</w:t>
      </w:r>
      <w:proofErr w:type="spellEnd"/>
      <w:r w:rsidRPr="00D43AFB">
        <w:rPr>
          <w:b/>
          <w:bCs/>
          <w:sz w:val="20"/>
          <w:szCs w:val="20"/>
          <w:lang w:val="en-NL"/>
        </w:rPr>
        <w:t>:</w:t>
      </w:r>
      <w:r w:rsidRPr="00D43AFB">
        <w:rPr>
          <w:sz w:val="20"/>
          <w:szCs w:val="20"/>
          <w:lang w:val="en-NL"/>
        </w:rPr>
        <w:t xml:space="preserve"> For managing and switching between multiple proxy servers quickly.</w:t>
      </w:r>
    </w:p>
    <w:p w14:paraId="7046F2E5" w14:textId="77777777" w:rsidR="00D43AFB" w:rsidRPr="00D43AFB" w:rsidRDefault="00D43AFB" w:rsidP="00D43AFB">
      <w:pPr>
        <w:numPr>
          <w:ilvl w:val="0"/>
          <w:numId w:val="32"/>
        </w:numPr>
        <w:rPr>
          <w:sz w:val="20"/>
          <w:szCs w:val="20"/>
          <w:lang w:val="en-NL"/>
        </w:rPr>
      </w:pPr>
      <w:proofErr w:type="spellStart"/>
      <w:r w:rsidRPr="00D43AFB">
        <w:rPr>
          <w:b/>
          <w:bCs/>
          <w:sz w:val="20"/>
          <w:szCs w:val="20"/>
          <w:lang w:val="en-NL"/>
        </w:rPr>
        <w:t>Wappalyzer</w:t>
      </w:r>
      <w:proofErr w:type="spellEnd"/>
      <w:r w:rsidRPr="00D43AFB">
        <w:rPr>
          <w:b/>
          <w:bCs/>
          <w:sz w:val="20"/>
          <w:szCs w:val="20"/>
          <w:lang w:val="en-NL"/>
        </w:rPr>
        <w:t>:</w:t>
      </w:r>
      <w:r w:rsidRPr="00D43AFB">
        <w:rPr>
          <w:sz w:val="20"/>
          <w:szCs w:val="20"/>
          <w:lang w:val="en-NL"/>
        </w:rPr>
        <w:t xml:space="preserve"> Identifies software on websites.</w:t>
      </w:r>
    </w:p>
    <w:p w14:paraId="6CE12DC1" w14:textId="77777777" w:rsidR="00D43AFB" w:rsidRPr="00D43AFB" w:rsidRDefault="00D43AFB" w:rsidP="00D43AFB">
      <w:pPr>
        <w:numPr>
          <w:ilvl w:val="0"/>
          <w:numId w:val="32"/>
        </w:numPr>
        <w:rPr>
          <w:sz w:val="20"/>
          <w:szCs w:val="20"/>
          <w:lang w:val="en-NL"/>
        </w:rPr>
      </w:pPr>
      <w:proofErr w:type="spellStart"/>
      <w:r w:rsidRPr="00D43AFB">
        <w:rPr>
          <w:b/>
          <w:bCs/>
          <w:sz w:val="20"/>
          <w:szCs w:val="20"/>
          <w:lang w:val="en-NL"/>
        </w:rPr>
        <w:t>BuiltWith</w:t>
      </w:r>
      <w:proofErr w:type="spellEnd"/>
      <w:r w:rsidRPr="00D43AFB">
        <w:rPr>
          <w:b/>
          <w:bCs/>
          <w:sz w:val="20"/>
          <w:szCs w:val="20"/>
          <w:lang w:val="en-NL"/>
        </w:rPr>
        <w:t>:</w:t>
      </w:r>
      <w:r w:rsidRPr="00D43AFB">
        <w:rPr>
          <w:sz w:val="20"/>
          <w:szCs w:val="20"/>
          <w:lang w:val="en-NL"/>
        </w:rPr>
        <w:t xml:space="preserve"> Technology lookup tool that allows you to find the technology stacks used by various websites.</w:t>
      </w:r>
    </w:p>
    <w:p w14:paraId="15A53AFA" w14:textId="77777777" w:rsidR="00D43AFB" w:rsidRPr="00D43AFB" w:rsidRDefault="00D43AFB" w:rsidP="00D43AFB">
      <w:pPr>
        <w:ind w:left="0"/>
        <w:rPr>
          <w:b/>
          <w:bCs/>
          <w:sz w:val="20"/>
          <w:szCs w:val="20"/>
          <w:lang w:val="en-NL"/>
        </w:rPr>
      </w:pPr>
      <w:r w:rsidRPr="00D43AFB">
        <w:rPr>
          <w:b/>
          <w:bCs/>
          <w:sz w:val="20"/>
          <w:szCs w:val="20"/>
          <w:lang w:val="en-NL"/>
        </w:rPr>
        <w:t>Databases and Online Resources:</w:t>
      </w:r>
    </w:p>
    <w:p w14:paraId="7ED45804" w14:textId="77777777" w:rsidR="00D43AFB" w:rsidRPr="00D43AFB" w:rsidRDefault="00D43AFB" w:rsidP="00D43AFB">
      <w:pPr>
        <w:numPr>
          <w:ilvl w:val="0"/>
          <w:numId w:val="33"/>
        </w:numPr>
        <w:rPr>
          <w:sz w:val="20"/>
          <w:szCs w:val="20"/>
          <w:lang w:val="en-NL"/>
        </w:rPr>
      </w:pPr>
      <w:r w:rsidRPr="00D43AFB">
        <w:rPr>
          <w:b/>
          <w:bCs/>
          <w:sz w:val="20"/>
          <w:szCs w:val="20"/>
          <w:lang w:val="en-NL"/>
        </w:rPr>
        <w:t>Wayback Machine:</w:t>
      </w:r>
      <w:r w:rsidRPr="00D43AFB">
        <w:rPr>
          <w:sz w:val="20"/>
          <w:szCs w:val="20"/>
          <w:lang w:val="en-NL"/>
        </w:rPr>
        <w:t xml:space="preserve"> For viewing archived versions of web pages.</w:t>
      </w:r>
    </w:p>
    <w:p w14:paraId="3341916F" w14:textId="77777777" w:rsidR="00D43AFB" w:rsidRPr="00D43AFB" w:rsidRDefault="00D43AFB" w:rsidP="00D43AFB">
      <w:pPr>
        <w:numPr>
          <w:ilvl w:val="0"/>
          <w:numId w:val="33"/>
        </w:numPr>
        <w:rPr>
          <w:sz w:val="20"/>
          <w:szCs w:val="20"/>
          <w:lang w:val="en-NL"/>
        </w:rPr>
      </w:pPr>
      <w:r w:rsidRPr="00D43AFB">
        <w:rPr>
          <w:b/>
          <w:bCs/>
          <w:sz w:val="20"/>
          <w:szCs w:val="20"/>
          <w:lang w:val="en-NL"/>
        </w:rPr>
        <w:lastRenderedPageBreak/>
        <w:t>Google Dorks:</w:t>
      </w:r>
      <w:r w:rsidRPr="00D43AFB">
        <w:rPr>
          <w:sz w:val="20"/>
          <w:szCs w:val="20"/>
          <w:lang w:val="en-NL"/>
        </w:rPr>
        <w:t xml:space="preserve"> Utilizing advanced Google search techniques to find sensitive information or hidden data.</w:t>
      </w:r>
    </w:p>
    <w:p w14:paraId="75750C17" w14:textId="77777777" w:rsidR="00D43AFB" w:rsidRPr="00D43AFB" w:rsidRDefault="00D43AFB" w:rsidP="00D43AFB">
      <w:pPr>
        <w:ind w:left="0"/>
        <w:rPr>
          <w:b/>
          <w:bCs/>
          <w:sz w:val="20"/>
          <w:szCs w:val="20"/>
          <w:lang w:val="en-NL"/>
        </w:rPr>
      </w:pPr>
      <w:r w:rsidRPr="00D43AFB">
        <w:rPr>
          <w:b/>
          <w:bCs/>
          <w:sz w:val="20"/>
          <w:szCs w:val="20"/>
          <w:lang w:val="en-NL"/>
        </w:rPr>
        <w:t>Analysis and Visualization Tools:</w:t>
      </w:r>
    </w:p>
    <w:p w14:paraId="265DB41C" w14:textId="77777777" w:rsidR="00D43AFB" w:rsidRPr="00D43AFB" w:rsidRDefault="00D43AFB" w:rsidP="00D43AFB">
      <w:pPr>
        <w:numPr>
          <w:ilvl w:val="0"/>
          <w:numId w:val="34"/>
        </w:numPr>
        <w:rPr>
          <w:sz w:val="20"/>
          <w:szCs w:val="20"/>
          <w:lang w:val="en-NL"/>
        </w:rPr>
      </w:pPr>
      <w:r w:rsidRPr="00D43AFB">
        <w:rPr>
          <w:b/>
          <w:bCs/>
          <w:sz w:val="20"/>
          <w:szCs w:val="20"/>
          <w:lang w:val="en-NL"/>
        </w:rPr>
        <w:t>Gephi:</w:t>
      </w:r>
      <w:r w:rsidRPr="00D43AFB">
        <w:rPr>
          <w:sz w:val="20"/>
          <w:szCs w:val="20"/>
          <w:lang w:val="en-NL"/>
        </w:rPr>
        <w:t xml:space="preserve"> An open-source network analysis and visualization software package.</w:t>
      </w:r>
    </w:p>
    <w:p w14:paraId="73D3636C" w14:textId="77777777" w:rsidR="00D43AFB" w:rsidRPr="00D43AFB" w:rsidRDefault="00D43AFB" w:rsidP="00D43AFB">
      <w:pPr>
        <w:numPr>
          <w:ilvl w:val="0"/>
          <w:numId w:val="34"/>
        </w:numPr>
        <w:rPr>
          <w:sz w:val="20"/>
          <w:szCs w:val="20"/>
          <w:lang w:val="en-NL"/>
        </w:rPr>
      </w:pPr>
      <w:r w:rsidRPr="00D43AFB">
        <w:rPr>
          <w:b/>
          <w:bCs/>
          <w:sz w:val="20"/>
          <w:szCs w:val="20"/>
          <w:lang w:val="en-NL"/>
        </w:rPr>
        <w:t>Tableau Public:</w:t>
      </w:r>
      <w:r w:rsidRPr="00D43AFB">
        <w:rPr>
          <w:sz w:val="20"/>
          <w:szCs w:val="20"/>
          <w:lang w:val="en-NL"/>
        </w:rPr>
        <w:t xml:space="preserve"> For data visualization (there's a free version available).</w:t>
      </w:r>
    </w:p>
    <w:p w14:paraId="0F9A0A7E" w14:textId="77777777" w:rsidR="00D43AFB" w:rsidRPr="00D43AFB" w:rsidRDefault="00D43AFB" w:rsidP="00D43AFB">
      <w:pPr>
        <w:numPr>
          <w:ilvl w:val="0"/>
          <w:numId w:val="34"/>
        </w:numPr>
        <w:rPr>
          <w:sz w:val="20"/>
          <w:szCs w:val="20"/>
          <w:lang w:val="en-NL"/>
        </w:rPr>
      </w:pPr>
      <w:proofErr w:type="spellStart"/>
      <w:r w:rsidRPr="00D43AFB">
        <w:rPr>
          <w:b/>
          <w:bCs/>
          <w:sz w:val="20"/>
          <w:szCs w:val="20"/>
          <w:lang w:val="en-NL"/>
        </w:rPr>
        <w:t>Jupyter</w:t>
      </w:r>
      <w:proofErr w:type="spellEnd"/>
      <w:r w:rsidRPr="00D43AFB">
        <w:rPr>
          <w:b/>
          <w:bCs/>
          <w:sz w:val="20"/>
          <w:szCs w:val="20"/>
          <w:lang w:val="en-NL"/>
        </w:rPr>
        <w:t xml:space="preserve"> Notebooks:</w:t>
      </w:r>
      <w:r w:rsidRPr="00D43AFB">
        <w:rPr>
          <w:sz w:val="20"/>
          <w:szCs w:val="20"/>
          <w:lang w:val="en-NL"/>
        </w:rPr>
        <w:t xml:space="preserve"> For documenting the OSI process, analysis, and findings in a shareable and reproducible format.</w:t>
      </w:r>
    </w:p>
    <w:p w14:paraId="31BCE875" w14:textId="512885E1" w:rsidR="00D43AFB" w:rsidRDefault="00D43AFB" w:rsidP="00D43AFB">
      <w:pPr>
        <w:pStyle w:val="Heading2"/>
        <w:rPr>
          <w:lang w:val="en-US"/>
        </w:rPr>
      </w:pPr>
      <w:r>
        <w:rPr>
          <w:lang w:val="en-US"/>
        </w:rPr>
        <w:t>REVERSE OSI – New development</w:t>
      </w:r>
    </w:p>
    <w:p w14:paraId="4321F31A" w14:textId="5BFBA08D" w:rsidR="00D43AFB" w:rsidRPr="00D43AFB" w:rsidRDefault="00D43AFB" w:rsidP="00D43AFB">
      <w:pPr>
        <w:ind w:left="0"/>
        <w:rPr>
          <w:lang w:val="en-US"/>
        </w:rPr>
      </w:pPr>
      <w:proofErr w:type="gramStart"/>
      <w:r>
        <w:rPr>
          <w:lang w:val="en-US"/>
        </w:rPr>
        <w:t>An</w:t>
      </w:r>
      <w:proofErr w:type="gramEnd"/>
      <w:r>
        <w:rPr>
          <w:lang w:val="en-US"/>
        </w:rPr>
        <w:t xml:space="preserve"> new idea by Chris, to reverse the OSI process. Instead of looking for specific </w:t>
      </w:r>
      <w:proofErr w:type="gramStart"/>
      <w:r>
        <w:rPr>
          <w:lang w:val="en-US"/>
        </w:rPr>
        <w:t>actors</w:t>
      </w:r>
      <w:proofErr w:type="gramEnd"/>
      <w:r>
        <w:rPr>
          <w:lang w:val="en-US"/>
        </w:rPr>
        <w:t xml:space="preserve"> trough “signals” we can reverse the process, looking at the end result, and then trying to find the actor behind it. </w:t>
      </w:r>
    </w:p>
    <w:p w14:paraId="0DBF551F" w14:textId="5B5E64CF" w:rsidR="00E46095" w:rsidRDefault="004D4675" w:rsidP="004D4675">
      <w:pPr>
        <w:pStyle w:val="Heading2"/>
      </w:pPr>
      <w:r>
        <w:t xml:space="preserve">Reverse OSI – Value &amp; Law </w:t>
      </w:r>
    </w:p>
    <w:p w14:paraId="23374BDE" w14:textId="1D4165A2" w:rsidR="00E46095" w:rsidRDefault="004D4675" w:rsidP="00E46095">
      <w:pPr>
        <w:spacing w:before="0"/>
        <w:ind w:left="0"/>
        <w:rPr>
          <w:rFonts w:ascii="Segoe UI" w:eastAsia="Segoe UI" w:hAnsi="Segoe UI" w:cs="Segoe UI"/>
          <w:sz w:val="24"/>
          <w:szCs w:val="24"/>
        </w:rPr>
      </w:pPr>
      <w:r w:rsidRPr="004D4675">
        <w:rPr>
          <w:rFonts w:ascii="Segoe UI" w:eastAsia="Segoe UI" w:hAnsi="Segoe UI" w:cs="Segoe UI"/>
          <w:sz w:val="24"/>
          <w:szCs w:val="24"/>
        </w:rPr>
        <w:t>By analyzing the law's requirements—such as due diligence on human rights and environmental impacts—we pinpoint sectors and SMEs with extensive supply chains in high-risk areas. Estimating the compliance cost, particularly for SMEs with 50 employees, highlights those facing significant financial burdens</w:t>
      </w:r>
      <w:r w:rsidR="00316347">
        <w:rPr>
          <w:rFonts w:ascii="Segoe UI" w:eastAsia="Segoe UI" w:hAnsi="Segoe UI" w:cs="Segoe UI"/>
          <w:sz w:val="24"/>
          <w:szCs w:val="24"/>
        </w:rPr>
        <w:t xml:space="preserve">, but this analysis helps us find specific targets that have the highest need for this, even (and especially) if they are not aware. </w:t>
      </w:r>
    </w:p>
    <w:p w14:paraId="6CF40829" w14:textId="6303DC66" w:rsidR="004D4675" w:rsidRDefault="004D4675" w:rsidP="00E46095">
      <w:pPr>
        <w:spacing w:before="0"/>
        <w:ind w:left="0"/>
        <w:rPr>
          <w:rFonts w:ascii="Segoe UI" w:eastAsia="Segoe UI" w:hAnsi="Segoe UI" w:cs="Segoe UI"/>
          <w:sz w:val="24"/>
          <w:szCs w:val="24"/>
        </w:rPr>
      </w:pPr>
    </w:p>
    <w:p w14:paraId="57AFE06E" w14:textId="262B1CFB" w:rsidR="004D4675" w:rsidRPr="004D4675" w:rsidRDefault="004D4675" w:rsidP="00E46095">
      <w:pPr>
        <w:spacing w:before="0"/>
        <w:ind w:left="0"/>
        <w:rPr>
          <w:rFonts w:ascii="Segoe UI" w:eastAsia="Segoe UI" w:hAnsi="Segoe UI" w:cs="Segoe UI"/>
          <w:b/>
          <w:bCs/>
          <w:sz w:val="24"/>
          <w:szCs w:val="24"/>
        </w:rPr>
      </w:pPr>
      <w:r>
        <w:rPr>
          <w:rFonts w:ascii="Segoe UI" w:eastAsia="Segoe UI" w:hAnsi="Segoe UI" w:cs="Segoe UI"/>
          <w:noProof/>
          <w:sz w:val="24"/>
          <w:szCs w:val="24"/>
        </w:rPr>
        <w:drawing>
          <wp:anchor distT="0" distB="0" distL="114300" distR="114300" simplePos="0" relativeHeight="251669504" behindDoc="1" locked="0" layoutInCell="1" allowOverlap="1" wp14:anchorId="5FA9CB44" wp14:editId="4CCE4B93">
            <wp:simplePos x="0" y="0"/>
            <wp:positionH relativeFrom="margin">
              <wp:posOffset>3739712</wp:posOffset>
            </wp:positionH>
            <wp:positionV relativeFrom="paragraph">
              <wp:posOffset>-197660</wp:posOffset>
            </wp:positionV>
            <wp:extent cx="3013544" cy="2091193"/>
            <wp:effectExtent l="0" t="0" r="0" b="4445"/>
            <wp:wrapSquare wrapText="bothSides"/>
            <wp:docPr id="1790583693"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anchor>
        </w:drawing>
      </w:r>
      <w:r w:rsidRPr="004D4675">
        <w:rPr>
          <w:rFonts w:ascii="Segoe UI" w:eastAsia="Segoe UI" w:hAnsi="Segoe UI" w:cs="Segoe UI"/>
          <w:b/>
          <w:bCs/>
          <w:sz w:val="24"/>
          <w:szCs w:val="24"/>
        </w:rPr>
        <w:t>Reverse OSI – Research and Thesis</w:t>
      </w:r>
    </w:p>
    <w:p w14:paraId="4103D7AB" w14:textId="1CB24F30" w:rsidR="00E46095" w:rsidRDefault="004D4675" w:rsidP="00E46095">
      <w:pPr>
        <w:spacing w:before="0"/>
        <w:ind w:left="0"/>
        <w:rPr>
          <w:rFonts w:ascii="Segoe UI" w:eastAsia="Segoe UI" w:hAnsi="Segoe UI" w:cs="Segoe UI"/>
          <w:sz w:val="24"/>
          <w:szCs w:val="24"/>
        </w:rPr>
      </w:pPr>
      <w:r>
        <w:rPr>
          <w:rFonts w:ascii="Segoe UI" w:eastAsia="Segoe UI" w:hAnsi="Segoe UI" w:cs="Segoe UI"/>
          <w:sz w:val="24"/>
          <w:szCs w:val="24"/>
        </w:rPr>
        <w:t xml:space="preserve">Using thesis and other research around for example PFAS, we can identify individuals or organizations that are actively trying to research alternative solutions. The </w:t>
      </w:r>
      <w:proofErr w:type="spellStart"/>
      <w:r>
        <w:rPr>
          <w:rFonts w:ascii="Segoe UI" w:eastAsia="Segoe UI" w:hAnsi="Segoe UI" w:cs="Segoe UI"/>
          <w:sz w:val="24"/>
          <w:szCs w:val="24"/>
        </w:rPr>
        <w:t>thesises</w:t>
      </w:r>
      <w:proofErr w:type="spellEnd"/>
      <w:r>
        <w:rPr>
          <w:rFonts w:ascii="Segoe UI" w:eastAsia="Segoe UI" w:hAnsi="Segoe UI" w:cs="Segoe UI"/>
          <w:sz w:val="24"/>
          <w:szCs w:val="24"/>
        </w:rPr>
        <w:t xml:space="preserve"> should come from “alternative sources” as much as possible, like </w:t>
      </w:r>
      <w:r w:rsidR="005257D6" w:rsidRPr="005257D6">
        <w:rPr>
          <w:rFonts w:ascii="Segoe UI" w:eastAsia="Segoe UI" w:hAnsi="Segoe UI" w:cs="Segoe UI"/>
          <w:sz w:val="24"/>
          <w:szCs w:val="24"/>
        </w:rPr>
        <w:t>Stack Exchange for tech, Supply Chain Today for logistics, or Biotech Forums</w:t>
      </w:r>
    </w:p>
    <w:p w14:paraId="6692C4B6" w14:textId="48F7627D" w:rsidR="004D4675" w:rsidRDefault="004D4675" w:rsidP="00E46095">
      <w:pPr>
        <w:spacing w:before="0"/>
        <w:ind w:left="0"/>
        <w:rPr>
          <w:rFonts w:ascii="Segoe UI" w:eastAsia="Segoe UI" w:hAnsi="Segoe UI" w:cs="Segoe UI"/>
          <w:sz w:val="24"/>
          <w:szCs w:val="24"/>
        </w:rPr>
      </w:pPr>
    </w:p>
    <w:p w14:paraId="2F74B0BF" w14:textId="576C4575" w:rsidR="005257D6" w:rsidRPr="00E46095" w:rsidRDefault="005257D6" w:rsidP="00E46095">
      <w:pPr>
        <w:spacing w:before="0"/>
        <w:ind w:left="0"/>
        <w:rPr>
          <w:rFonts w:ascii="Segoe UI" w:eastAsia="Segoe UI" w:hAnsi="Segoe UI" w:cs="Segoe UI"/>
          <w:sz w:val="24"/>
          <w:szCs w:val="24"/>
        </w:rPr>
      </w:pPr>
      <w:r>
        <w:rPr>
          <w:rFonts w:ascii="Segoe UI" w:eastAsia="Segoe UI" w:hAnsi="Segoe UI" w:cs="Segoe UI"/>
          <w:sz w:val="24"/>
          <w:szCs w:val="24"/>
        </w:rPr>
        <w:t xml:space="preserve">This method is </w:t>
      </w:r>
      <w:r w:rsidRPr="005257D6">
        <w:rPr>
          <w:rFonts w:ascii="Segoe UI" w:eastAsia="Segoe UI" w:hAnsi="Segoe UI" w:cs="Segoe UI"/>
          <w:b/>
          <w:bCs/>
          <w:color w:val="FF0000"/>
          <w:sz w:val="24"/>
          <w:szCs w:val="24"/>
        </w:rPr>
        <w:t>already viable right now</w:t>
      </w:r>
      <w:r>
        <w:rPr>
          <w:rFonts w:ascii="Segoe UI" w:eastAsia="Segoe UI" w:hAnsi="Segoe UI" w:cs="Segoe UI"/>
          <w:sz w:val="24"/>
          <w:szCs w:val="24"/>
        </w:rPr>
        <w:t>, ask chris for demonstration.</w:t>
      </w:r>
    </w:p>
    <w:p w14:paraId="79D9E844" w14:textId="578370E2" w:rsidR="00047BA7" w:rsidRPr="00047BA7" w:rsidRDefault="00047BA7" w:rsidP="00047BA7">
      <w:del w:id="15" w:author="Chris Verhoef" w:date="2024-02-11T21:29:00Z">
        <w:r w:rsidDel="009426AF">
          <w:rPr>
            <w:noProof/>
          </w:rPr>
          <mc:AlternateContent>
            <mc:Choice Requires="wpg">
              <w:drawing>
                <wp:inline distT="0" distB="0" distL="0" distR="0" wp14:anchorId="688E6D1C" wp14:editId="6CE4414D">
                  <wp:extent cx="6092456" cy="3019647"/>
                  <wp:effectExtent l="0" t="0" r="22860" b="28575"/>
                  <wp:docPr id="1235187493" name="Group 26"/>
                  <wp:cNvGraphicFramePr/>
                  <a:graphic xmlns:a="http://schemas.openxmlformats.org/drawingml/2006/main">
                    <a:graphicData uri="http://schemas.microsoft.com/office/word/2010/wordprocessingGroup">
                      <wpg:wgp>
                        <wpg:cNvGrpSpPr/>
                        <wpg:grpSpPr>
                          <a:xfrm>
                            <a:off x="0" y="0"/>
                            <a:ext cx="6092456" cy="3019647"/>
                            <a:chOff x="0" y="0"/>
                            <a:chExt cx="8103748" cy="3407567"/>
                          </a:xfrm>
                        </wpg:grpSpPr>
                        <wps:wsp>
                          <wps:cNvPr id="975821733" name="Rectangle 975821733"/>
                          <wps:cNvSpPr/>
                          <wps:spPr>
                            <a:xfrm>
                              <a:off x="1414462" y="1019175"/>
                              <a:ext cx="957263" cy="690562"/>
                            </a:xfrm>
                            <a:prstGeom prst="rect">
                              <a:avLst/>
                            </a:prstGeom>
                            <a:solidFill>
                              <a:schemeClr val="lt1"/>
                            </a:solidFill>
                            <a:ln>
                              <a:solidFill>
                                <a:srgbClr val="000000"/>
                              </a:solidFill>
                            </a:ln>
                          </wps:spPr>
                          <wps:txbx>
                            <w:txbxContent>
                              <w:p w14:paraId="42F1C29A" w14:textId="77777777" w:rsidR="00047BA7" w:rsidRPr="00047BA7" w:rsidRDefault="00047BA7" w:rsidP="00047BA7">
                                <w:pPr>
                                  <w:spacing w:line="256" w:lineRule="auto"/>
                                  <w:rPr>
                                    <w:rFonts w:ascii="Calibri" w:hAnsi="Calibri" w:cs="Calibri"/>
                                    <w:color w:val="000000"/>
                                    <w:sz w:val="16"/>
                                    <w:szCs w:val="16"/>
                                    <w:lang w:val="en-US"/>
                                  </w:rPr>
                                </w:pPr>
                                <w:r w:rsidRPr="00047BA7">
                                  <w:rPr>
                                    <w:rFonts w:ascii="Calibri" w:hAnsi="Calibri" w:cs="Calibri"/>
                                    <w:color w:val="000000"/>
                                    <w:sz w:val="16"/>
                                    <w:szCs w:val="16"/>
                                    <w:lang w:val="en-US"/>
                                  </w:rPr>
                                  <w:t xml:space="preserve">Stakeholder Analysis </w:t>
                                </w:r>
                              </w:p>
                            </w:txbxContent>
                          </wps:txbx>
                          <wps:bodyPr anchor="t"/>
                        </wps:wsp>
                        <wps:wsp>
                          <wps:cNvPr id="1980652950" name="Rectangle 1980652950"/>
                          <wps:cNvSpPr/>
                          <wps:spPr>
                            <a:xfrm>
                              <a:off x="1359693" y="1845468"/>
                              <a:ext cx="1104900" cy="523875"/>
                            </a:xfrm>
                            <a:prstGeom prst="rect">
                              <a:avLst/>
                            </a:prstGeom>
                            <a:solidFill>
                              <a:schemeClr val="lt1"/>
                            </a:solidFill>
                            <a:ln>
                              <a:solidFill>
                                <a:srgbClr val="000000"/>
                              </a:solidFill>
                            </a:ln>
                          </wps:spPr>
                          <wps:txbx>
                            <w:txbxContent>
                              <w:p w14:paraId="4FC3757F" w14:textId="77777777" w:rsidR="00047BA7" w:rsidRPr="00047BA7" w:rsidRDefault="00047BA7" w:rsidP="00047BA7">
                                <w:pPr>
                                  <w:spacing w:line="256" w:lineRule="auto"/>
                                  <w:rPr>
                                    <w:rFonts w:ascii="Calibri" w:hAnsi="Calibri" w:cs="Calibri"/>
                                    <w:color w:val="000000"/>
                                    <w:sz w:val="16"/>
                                    <w:szCs w:val="16"/>
                                    <w:lang w:val="en-US"/>
                                  </w:rPr>
                                </w:pPr>
                                <w:r w:rsidRPr="00047BA7">
                                  <w:rPr>
                                    <w:rFonts w:ascii="Calibri" w:hAnsi="Calibri" w:cs="Calibri"/>
                                    <w:color w:val="000000"/>
                                    <w:sz w:val="16"/>
                                    <w:szCs w:val="16"/>
                                    <w:lang w:val="en-US"/>
                                  </w:rPr>
                                  <w:t>Mutual Benefits analysis</w:t>
                                </w:r>
                              </w:p>
                            </w:txbxContent>
                          </wps:txbx>
                          <wps:bodyPr anchor="t"/>
                        </wps:wsp>
                        <wps:wsp>
                          <wps:cNvPr id="506380178" name="Rectangle 506380178"/>
                          <wps:cNvSpPr/>
                          <wps:spPr>
                            <a:xfrm>
                              <a:off x="2709862" y="709612"/>
                              <a:ext cx="1228725" cy="619125"/>
                            </a:xfrm>
                            <a:prstGeom prst="rect">
                              <a:avLst/>
                            </a:prstGeom>
                            <a:solidFill>
                              <a:schemeClr val="lt1"/>
                            </a:solidFill>
                            <a:ln>
                              <a:solidFill>
                                <a:srgbClr val="000000"/>
                              </a:solidFill>
                            </a:ln>
                          </wps:spPr>
                          <wps:txbx>
                            <w:txbxContent>
                              <w:p w14:paraId="187F6407" w14:textId="77777777" w:rsidR="00047BA7" w:rsidRPr="00047BA7" w:rsidRDefault="00047BA7" w:rsidP="00047BA7">
                                <w:pPr>
                                  <w:spacing w:line="256" w:lineRule="auto"/>
                                  <w:rPr>
                                    <w:rFonts w:ascii="Calibri" w:hAnsi="Calibri" w:cs="Calibri"/>
                                    <w:color w:val="000000"/>
                                    <w:sz w:val="16"/>
                                    <w:szCs w:val="16"/>
                                    <w:lang w:val="en-US"/>
                                  </w:rPr>
                                </w:pPr>
                                <w:r w:rsidRPr="00047BA7">
                                  <w:rPr>
                                    <w:rFonts w:ascii="Calibri" w:hAnsi="Calibri" w:cs="Calibri"/>
                                    <w:color w:val="000000"/>
                                    <w:sz w:val="16"/>
                                    <w:szCs w:val="16"/>
                                    <w:lang w:val="en-US"/>
                                  </w:rPr>
                                  <w:t>Engagement Plan per potential partner</w:t>
                                </w:r>
                              </w:p>
                            </w:txbxContent>
                          </wps:txbx>
                          <wps:bodyPr anchor="t"/>
                        </wps:wsp>
                        <wps:wsp>
                          <wps:cNvPr id="1119920546" name="Rectangle 1119920546"/>
                          <wps:cNvSpPr/>
                          <wps:spPr>
                            <a:xfrm>
                              <a:off x="2667000" y="1470239"/>
                              <a:ext cx="1362553" cy="444245"/>
                            </a:xfrm>
                            <a:prstGeom prst="rect">
                              <a:avLst/>
                            </a:prstGeom>
                            <a:solidFill>
                              <a:schemeClr val="lt1"/>
                            </a:solidFill>
                            <a:ln>
                              <a:solidFill>
                                <a:srgbClr val="000000"/>
                              </a:solidFill>
                            </a:ln>
                          </wps:spPr>
                          <wps:txbx>
                            <w:txbxContent>
                              <w:p w14:paraId="6A2D20AE" w14:textId="77777777" w:rsidR="00047BA7" w:rsidRPr="00047BA7" w:rsidRDefault="00047BA7" w:rsidP="00047BA7">
                                <w:pPr>
                                  <w:spacing w:line="256" w:lineRule="auto"/>
                                  <w:ind w:left="0"/>
                                  <w:rPr>
                                    <w:rFonts w:ascii="Calibri" w:hAnsi="Calibri" w:cs="Calibri"/>
                                    <w:color w:val="000000"/>
                                    <w:sz w:val="16"/>
                                    <w:szCs w:val="16"/>
                                    <w:lang w:val="en-US"/>
                                  </w:rPr>
                                </w:pPr>
                                <w:r w:rsidRPr="00047BA7">
                                  <w:rPr>
                                    <w:rFonts w:ascii="Calibri" w:hAnsi="Calibri" w:cs="Calibri"/>
                                    <w:color w:val="000000"/>
                                    <w:sz w:val="16"/>
                                    <w:szCs w:val="16"/>
                                    <w:lang w:val="en-US"/>
                                  </w:rPr>
                                  <w:t>Networking Events</w:t>
                                </w:r>
                              </w:p>
                            </w:txbxContent>
                          </wps:txbx>
                          <wps:bodyPr anchor="t"/>
                        </wps:wsp>
                        <wps:wsp>
                          <wps:cNvPr id="1826565415" name="Rectangle 1826565415"/>
                          <wps:cNvSpPr/>
                          <wps:spPr>
                            <a:xfrm>
                              <a:off x="2666999" y="1945480"/>
                              <a:ext cx="1373130" cy="444981"/>
                            </a:xfrm>
                            <a:prstGeom prst="rect">
                              <a:avLst/>
                            </a:prstGeom>
                            <a:solidFill>
                              <a:schemeClr val="lt1"/>
                            </a:solidFill>
                            <a:ln>
                              <a:solidFill>
                                <a:srgbClr val="000000"/>
                              </a:solidFill>
                            </a:ln>
                          </wps:spPr>
                          <wps:txbx>
                            <w:txbxContent>
                              <w:p w14:paraId="604B9FA1"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Hackathons</w:t>
                                </w:r>
                              </w:p>
                            </w:txbxContent>
                          </wps:txbx>
                          <wps:bodyPr anchor="t"/>
                        </wps:wsp>
                        <wps:wsp>
                          <wps:cNvPr id="1046425774" name="Rectangle 1046425774"/>
                          <wps:cNvSpPr/>
                          <wps:spPr>
                            <a:xfrm>
                              <a:off x="2570030" y="2377677"/>
                              <a:ext cx="1544131" cy="509587"/>
                            </a:xfrm>
                            <a:prstGeom prst="rect">
                              <a:avLst/>
                            </a:prstGeom>
                            <a:solidFill>
                              <a:schemeClr val="lt1"/>
                            </a:solidFill>
                            <a:ln>
                              <a:solidFill>
                                <a:srgbClr val="000000"/>
                              </a:solidFill>
                            </a:ln>
                          </wps:spPr>
                          <wps:txbx>
                            <w:txbxContent>
                              <w:p w14:paraId="5037DD52"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Social Media "phishing"</w:t>
                                </w:r>
                              </w:p>
                            </w:txbxContent>
                          </wps:txbx>
                          <wps:bodyPr anchor="t"/>
                        </wps:wsp>
                        <wps:wsp>
                          <wps:cNvPr id="2074562631" name="Rectangle 2074562631"/>
                          <wps:cNvSpPr/>
                          <wps:spPr>
                            <a:xfrm>
                              <a:off x="111918" y="609600"/>
                              <a:ext cx="990600" cy="509587"/>
                            </a:xfrm>
                            <a:prstGeom prst="rect">
                              <a:avLst/>
                            </a:prstGeom>
                            <a:solidFill>
                              <a:schemeClr val="lt1"/>
                            </a:solidFill>
                            <a:ln>
                              <a:solidFill>
                                <a:srgbClr val="000000"/>
                              </a:solidFill>
                            </a:ln>
                          </wps:spPr>
                          <wps:txbx>
                            <w:txbxContent>
                              <w:p w14:paraId="0A3279F8"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Reverse OSI - THESIS</w:t>
                                </w:r>
                              </w:p>
                            </w:txbxContent>
                          </wps:txbx>
                          <wps:bodyPr anchor="t"/>
                        </wps:wsp>
                        <wps:wsp>
                          <wps:cNvPr id="2102861243" name="Rectangle 2102861243"/>
                          <wps:cNvSpPr/>
                          <wps:spPr>
                            <a:xfrm>
                              <a:off x="111918" y="1173956"/>
                              <a:ext cx="990600" cy="509587"/>
                            </a:xfrm>
                            <a:prstGeom prst="rect">
                              <a:avLst/>
                            </a:prstGeom>
                            <a:solidFill>
                              <a:schemeClr val="lt1"/>
                            </a:solidFill>
                            <a:ln>
                              <a:solidFill>
                                <a:srgbClr val="000000"/>
                              </a:solidFill>
                            </a:ln>
                          </wps:spPr>
                          <wps:txbx>
                            <w:txbxContent>
                              <w:p w14:paraId="4D7DD724"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Social Media Analysis</w:t>
                                </w:r>
                              </w:p>
                            </w:txbxContent>
                          </wps:txbx>
                          <wps:bodyPr anchor="t"/>
                        </wps:wsp>
                        <wps:wsp>
                          <wps:cNvPr id="16882752" name="Rectangle 16882752"/>
                          <wps:cNvSpPr/>
                          <wps:spPr>
                            <a:xfrm>
                              <a:off x="254793" y="1800224"/>
                              <a:ext cx="704850" cy="509587"/>
                            </a:xfrm>
                            <a:prstGeom prst="rect">
                              <a:avLst/>
                            </a:prstGeom>
                            <a:solidFill>
                              <a:schemeClr val="lt1"/>
                            </a:solidFill>
                            <a:ln>
                              <a:solidFill>
                                <a:srgbClr val="000000"/>
                              </a:solidFill>
                            </a:ln>
                          </wps:spPr>
                          <wps:txbx>
                            <w:txbxContent>
                              <w:p w14:paraId="6FB354D2"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Patreon Network</w:t>
                                </w:r>
                              </w:p>
                            </w:txbxContent>
                          </wps:txbx>
                          <wps:bodyPr anchor="t"/>
                        </wps:wsp>
                        <wps:wsp>
                          <wps:cNvPr id="1635169978" name="Rectangle 1635169978"/>
                          <wps:cNvSpPr/>
                          <wps:spPr>
                            <a:xfrm>
                              <a:off x="0" y="2248898"/>
                              <a:ext cx="1285875" cy="749632"/>
                            </a:xfrm>
                            <a:prstGeom prst="rect">
                              <a:avLst/>
                            </a:prstGeom>
                            <a:solidFill>
                              <a:schemeClr val="accent4">
                                <a:lumMod val="50000"/>
                              </a:schemeClr>
                            </a:solidFill>
                            <a:ln>
                              <a:solidFill>
                                <a:srgbClr val="000000"/>
                              </a:solidFill>
                            </a:ln>
                          </wps:spPr>
                          <wps:txbx>
                            <w:txbxContent>
                              <w:p w14:paraId="4DC9E6D6" w14:textId="77777777" w:rsidR="00047BA7" w:rsidRPr="00047BA7" w:rsidRDefault="00047BA7" w:rsidP="00047BA7">
                                <w:pPr>
                                  <w:spacing w:line="256" w:lineRule="auto"/>
                                  <w:jc w:val="center"/>
                                  <w:rPr>
                                    <w:rFonts w:ascii="Calibri" w:hAnsi="Calibri" w:cs="Calibri"/>
                                    <w:color w:val="FFFFFF"/>
                                    <w:sz w:val="16"/>
                                    <w:szCs w:val="16"/>
                                    <w:lang w:val="en-US"/>
                                  </w:rPr>
                                </w:pPr>
                                <w:r w:rsidRPr="00047BA7">
                                  <w:rPr>
                                    <w:rFonts w:ascii="Calibri" w:hAnsi="Calibri" w:cs="Calibri"/>
                                    <w:color w:val="FFFFFF"/>
                                    <w:sz w:val="16"/>
                                    <w:szCs w:val="16"/>
                                    <w:lang w:val="en-US"/>
                                  </w:rPr>
                                  <w:t>Global Monitoring</w:t>
                                </w:r>
                              </w:p>
                            </w:txbxContent>
                          </wps:txbx>
                          <wps:bodyPr anchor="t"/>
                        </wps:wsp>
                        <wps:wsp>
                          <wps:cNvPr id="1040476734" name="Rectangle 1040476734"/>
                          <wps:cNvSpPr/>
                          <wps:spPr>
                            <a:xfrm>
                              <a:off x="4233862" y="624058"/>
                              <a:ext cx="1438276" cy="549897"/>
                            </a:xfrm>
                            <a:prstGeom prst="rect">
                              <a:avLst/>
                            </a:prstGeom>
                            <a:solidFill>
                              <a:schemeClr val="lt1"/>
                            </a:solidFill>
                            <a:ln>
                              <a:solidFill>
                                <a:srgbClr val="000000"/>
                              </a:solidFill>
                            </a:ln>
                          </wps:spPr>
                          <wps:txbx>
                            <w:txbxContent>
                              <w:p w14:paraId="55A984F8"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Partner Agreements</w:t>
                                </w:r>
                              </w:p>
                            </w:txbxContent>
                          </wps:txbx>
                          <wps:bodyPr anchor="t"/>
                        </wps:wsp>
                        <wps:wsp>
                          <wps:cNvPr id="451722585" name="Rectangle 451722585"/>
                          <wps:cNvSpPr/>
                          <wps:spPr>
                            <a:xfrm>
                              <a:off x="4457700" y="1335881"/>
                              <a:ext cx="990600" cy="509587"/>
                            </a:xfrm>
                            <a:prstGeom prst="rect">
                              <a:avLst/>
                            </a:prstGeom>
                            <a:solidFill>
                              <a:schemeClr val="lt1"/>
                            </a:solidFill>
                            <a:ln>
                              <a:solidFill>
                                <a:srgbClr val="000000"/>
                              </a:solidFill>
                            </a:ln>
                          </wps:spPr>
                          <wps:txbx>
                            <w:txbxContent>
                              <w:p w14:paraId="635F0724"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Collaborative Projects</w:t>
                                </w:r>
                              </w:p>
                            </w:txbxContent>
                          </wps:txbx>
                          <wps:bodyPr anchor="t"/>
                        </wps:wsp>
                        <wps:wsp>
                          <wps:cNvPr id="1454447821" name="Rectangle 1454447821"/>
                          <wps:cNvSpPr/>
                          <wps:spPr>
                            <a:xfrm>
                              <a:off x="4457700" y="1995487"/>
                              <a:ext cx="990600" cy="509587"/>
                            </a:xfrm>
                            <a:prstGeom prst="rect">
                              <a:avLst/>
                            </a:prstGeom>
                            <a:solidFill>
                              <a:schemeClr val="lt1"/>
                            </a:solidFill>
                            <a:ln>
                              <a:solidFill>
                                <a:srgbClr val="000000"/>
                              </a:solidFill>
                            </a:ln>
                          </wps:spPr>
                          <wps:txbx>
                            <w:txbxContent>
                              <w:p w14:paraId="4FA1E33E"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Collaborative Investment</w:t>
                                </w:r>
                              </w:p>
                            </w:txbxContent>
                          </wps:txbx>
                          <wps:bodyPr anchor="t"/>
                        </wps:wsp>
                        <wps:wsp>
                          <wps:cNvPr id="1865752640" name="Rectangle 1865752640"/>
                          <wps:cNvSpPr/>
                          <wps:spPr>
                            <a:xfrm>
                              <a:off x="5876925" y="509587"/>
                              <a:ext cx="1647825" cy="509587"/>
                            </a:xfrm>
                            <a:prstGeom prst="rect">
                              <a:avLst/>
                            </a:prstGeom>
                            <a:solidFill>
                              <a:schemeClr val="lt1"/>
                            </a:solidFill>
                            <a:ln>
                              <a:solidFill>
                                <a:srgbClr val="000000"/>
                              </a:solidFill>
                            </a:ln>
                          </wps:spPr>
                          <wps:txbx>
                            <w:txbxContent>
                              <w:p w14:paraId="1097A256"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Co-Create Research Agendas</w:t>
                                </w:r>
                              </w:p>
                            </w:txbxContent>
                          </wps:txbx>
                          <wps:bodyPr anchor="t"/>
                        </wps:wsp>
                        <wps:wsp>
                          <wps:cNvPr id="1643002035" name="Rectangle 1643002035"/>
                          <wps:cNvSpPr/>
                          <wps:spPr>
                            <a:xfrm>
                              <a:off x="5876925" y="1290637"/>
                              <a:ext cx="1647825" cy="581538"/>
                            </a:xfrm>
                            <a:prstGeom prst="rect">
                              <a:avLst/>
                            </a:prstGeom>
                            <a:solidFill>
                              <a:schemeClr val="lt1"/>
                            </a:solidFill>
                            <a:ln>
                              <a:solidFill>
                                <a:srgbClr val="000000"/>
                              </a:solidFill>
                            </a:ln>
                          </wps:spPr>
                          <wps:txbx>
                            <w:txbxContent>
                              <w:p w14:paraId="243B646F"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Real World Testing</w:t>
                                </w:r>
                              </w:p>
                            </w:txbxContent>
                          </wps:txbx>
                          <wps:bodyPr anchor="t"/>
                        </wps:wsp>
                        <wps:wsp>
                          <wps:cNvPr id="488396848" name="Rectangle 488396848"/>
                          <wps:cNvSpPr/>
                          <wps:spPr>
                            <a:xfrm>
                              <a:off x="4233862" y="2632276"/>
                              <a:ext cx="3869886" cy="619310"/>
                            </a:xfrm>
                            <a:prstGeom prst="rect">
                              <a:avLst/>
                            </a:prstGeom>
                            <a:solidFill>
                              <a:srgbClr val="ED7D31"/>
                            </a:solidFill>
                            <a:ln>
                              <a:solidFill>
                                <a:srgbClr val="000000"/>
                              </a:solidFill>
                            </a:ln>
                          </wps:spPr>
                          <wps:txbx>
                            <w:txbxContent>
                              <w:p w14:paraId="1588A9BA"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  Every AGILE SCRUM CYCLE: PLANNING - EXECUTING - PRESENTING - FEEDBACK</w:t>
                                </w:r>
                              </w:p>
                            </w:txbxContent>
                          </wps:txbx>
                          <wps:bodyPr anchor="t"/>
                        </wps:wsp>
                        <wps:wsp>
                          <wps:cNvPr id="1692251825" name="Rectangle 1692251825"/>
                          <wps:cNvSpPr/>
                          <wps:spPr>
                            <a:xfrm>
                              <a:off x="254793" y="3014661"/>
                              <a:ext cx="764382" cy="392906"/>
                            </a:xfrm>
                            <a:prstGeom prst="rect">
                              <a:avLst/>
                            </a:prstGeom>
                            <a:solidFill>
                              <a:srgbClr val="ED7D31"/>
                            </a:solidFill>
                            <a:ln>
                              <a:solidFill>
                                <a:srgbClr val="000000"/>
                              </a:solidFill>
                            </a:ln>
                          </wps:spPr>
                          <wps:txbx>
                            <w:txbxContent>
                              <w:p w14:paraId="36E40F46"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FINDING</w:t>
                                </w:r>
                              </w:p>
                            </w:txbxContent>
                          </wps:txbx>
                          <wps:bodyPr anchor="t"/>
                        </wps:wsp>
                        <wps:wsp>
                          <wps:cNvPr id="451439778" name="Rectangle 451439778"/>
                          <wps:cNvSpPr/>
                          <wps:spPr>
                            <a:xfrm>
                              <a:off x="111918" y="0"/>
                              <a:ext cx="990600" cy="509587"/>
                            </a:xfrm>
                            <a:prstGeom prst="rect">
                              <a:avLst/>
                            </a:prstGeom>
                            <a:solidFill>
                              <a:schemeClr val="accent4">
                                <a:lumMod val="50000"/>
                              </a:schemeClr>
                            </a:solidFill>
                            <a:ln>
                              <a:solidFill>
                                <a:srgbClr val="000000"/>
                              </a:solidFill>
                            </a:ln>
                          </wps:spPr>
                          <wps:txbx>
                            <w:txbxContent>
                              <w:p w14:paraId="662ACDF0" w14:textId="77777777" w:rsidR="00047BA7" w:rsidRPr="00047BA7" w:rsidRDefault="00047BA7" w:rsidP="00047BA7">
                                <w:pPr>
                                  <w:spacing w:line="256" w:lineRule="auto"/>
                                  <w:jc w:val="center"/>
                                  <w:rPr>
                                    <w:rFonts w:ascii="Calibri" w:hAnsi="Calibri" w:cs="Calibri"/>
                                    <w:color w:val="FFFFFF"/>
                                    <w:sz w:val="16"/>
                                    <w:szCs w:val="16"/>
                                    <w:lang w:val="en-US"/>
                                  </w:rPr>
                                </w:pPr>
                                <w:r w:rsidRPr="00047BA7">
                                  <w:rPr>
                                    <w:rFonts w:ascii="Calibri" w:hAnsi="Calibri" w:cs="Calibri"/>
                                    <w:color w:val="FFFFFF"/>
                                    <w:sz w:val="16"/>
                                    <w:szCs w:val="16"/>
                                    <w:lang w:val="en-US"/>
                                  </w:rPr>
                                  <w:t>Reverse OSI - GRANTS</w:t>
                                </w:r>
                              </w:p>
                            </w:txbxContent>
                          </wps:txbx>
                          <wps:bodyPr anchor="t"/>
                        </wps:wsp>
                        <wps:wsp>
                          <wps:cNvPr id="78421492" name="Rectangle 78421492"/>
                          <wps:cNvSpPr/>
                          <wps:spPr>
                            <a:xfrm>
                              <a:off x="1493043" y="3014661"/>
                              <a:ext cx="838201" cy="392906"/>
                            </a:xfrm>
                            <a:prstGeom prst="rect">
                              <a:avLst/>
                            </a:prstGeom>
                            <a:solidFill>
                              <a:srgbClr val="ED7D31"/>
                            </a:solidFill>
                            <a:ln>
                              <a:solidFill>
                                <a:srgbClr val="000000"/>
                              </a:solidFill>
                            </a:ln>
                          </wps:spPr>
                          <wps:txbx>
                            <w:txbxContent>
                              <w:p w14:paraId="132B6468"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SELECTING</w:t>
                                </w:r>
                              </w:p>
                            </w:txbxContent>
                          </wps:txbx>
                          <wps:bodyPr anchor="t"/>
                        </wps:wsp>
                        <wps:wsp>
                          <wps:cNvPr id="1224596435" name="Rectangle 1224596435"/>
                          <wps:cNvSpPr/>
                          <wps:spPr>
                            <a:xfrm>
                              <a:off x="2905124" y="3014661"/>
                              <a:ext cx="838201" cy="392906"/>
                            </a:xfrm>
                            <a:prstGeom prst="rect">
                              <a:avLst/>
                            </a:prstGeom>
                            <a:solidFill>
                              <a:srgbClr val="ED7D31"/>
                            </a:solidFill>
                            <a:ln>
                              <a:solidFill>
                                <a:srgbClr val="000000"/>
                              </a:solidFill>
                            </a:ln>
                          </wps:spPr>
                          <wps:txbx>
                            <w:txbxContent>
                              <w:p w14:paraId="02B792B2"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GETTING</w:t>
                                </w:r>
                              </w:p>
                            </w:txbxContent>
                          </wps:txbx>
                          <wps:bodyPr anchor="t"/>
                        </wps:wsp>
                        <wps:wsp>
                          <wps:cNvPr id="397777478" name="Straight Arrow Connector 397777478"/>
                          <wps:cNvCnPr/>
                          <wps:spPr>
                            <a:xfrm rot="5400000" flipV="1">
                              <a:off x="919162" y="576262"/>
                              <a:ext cx="781050" cy="400050"/>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384156884" name="Straight Arrow Connector 1384156884"/>
                          <wps:cNvCnPr/>
                          <wps:spPr>
                            <a:xfrm rot="5400000" flipV="1">
                              <a:off x="1073943" y="892968"/>
                              <a:ext cx="369094" cy="311944"/>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36410987" name="Straight Arrow Connector 836410987"/>
                          <wps:cNvCnPr/>
                          <wps:spPr>
                            <a:xfrm>
                              <a:off x="1081087" y="1395412"/>
                              <a:ext cx="314325" cy="28575"/>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640698432" name="Straight Arrow Connector 1640698432"/>
                          <wps:cNvCnPr/>
                          <wps:spPr>
                            <a:xfrm rot="5400000" flipH="1" flipV="1">
                              <a:off x="933450" y="1583530"/>
                              <a:ext cx="497681" cy="445294"/>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65722190" name="Straight Arrow Connector 1165722190"/>
                          <wps:cNvCnPr/>
                          <wps:spPr>
                            <a:xfrm rot="5400000" flipH="1" flipV="1">
                              <a:off x="814387" y="1871662"/>
                              <a:ext cx="809625" cy="485775"/>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688E6D1C" id="Group 26" o:spid="_x0000_s1026" style="width:479.7pt;height:237.75pt;mso-position-horizontal-relative:char;mso-position-vertical-relative:line" coordsize="81037,34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">
                  <v:rect id="Rectangle 975821733" o:spid="_x0000_s1027" style="position:absolute;left:14144;top:10191;width:9573;height:6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" fillcolor="white [3201]">
                    <v:textbox>
                      <w:txbxContent>
                        <w:p w14:paraId="42F1C29A" w14:textId="77777777" w:rsidR="00047BA7" w:rsidRPr="00047BA7" w:rsidRDefault="00047BA7" w:rsidP="00047BA7">
                          <w:pPr>
                            <w:spacing w:line="256" w:lineRule="auto"/>
                            <w:rPr>
                              <w:rFonts w:ascii="Calibri" w:hAnsi="Calibri" w:cs="Calibri"/>
                              <w:color w:val="000000"/>
                              <w:sz w:val="16"/>
                              <w:szCs w:val="16"/>
                              <w:lang w:val="en-US"/>
                            </w:rPr>
                          </w:pPr>
                          <w:r w:rsidRPr="00047BA7">
                            <w:rPr>
                              <w:rFonts w:ascii="Calibri" w:hAnsi="Calibri" w:cs="Calibri"/>
                              <w:color w:val="000000"/>
                              <w:sz w:val="16"/>
                              <w:szCs w:val="16"/>
                              <w:lang w:val="en-US"/>
                            </w:rPr>
                            <w:t xml:space="preserve">Stakeholder Analysis </w:t>
                          </w:r>
                        </w:p>
                      </w:txbxContent>
                    </v:textbox>
                  </v:rect>
                  <v:rect id="Rectangle 1980652950" o:spid="_x0000_s1028" style="position:absolute;left:13596;top:18454;width:11049;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" fillcolor="white [3201]">
                    <v:textbox>
                      <w:txbxContent>
                        <w:p w14:paraId="4FC3757F" w14:textId="77777777" w:rsidR="00047BA7" w:rsidRPr="00047BA7" w:rsidRDefault="00047BA7" w:rsidP="00047BA7">
                          <w:pPr>
                            <w:spacing w:line="256" w:lineRule="auto"/>
                            <w:rPr>
                              <w:rFonts w:ascii="Calibri" w:hAnsi="Calibri" w:cs="Calibri"/>
                              <w:color w:val="000000"/>
                              <w:sz w:val="16"/>
                              <w:szCs w:val="16"/>
                              <w:lang w:val="en-US"/>
                            </w:rPr>
                          </w:pPr>
                          <w:r w:rsidRPr="00047BA7">
                            <w:rPr>
                              <w:rFonts w:ascii="Calibri" w:hAnsi="Calibri" w:cs="Calibri"/>
                              <w:color w:val="000000"/>
                              <w:sz w:val="16"/>
                              <w:szCs w:val="16"/>
                              <w:lang w:val="en-US"/>
                            </w:rPr>
                            <w:t>Mutual Benefits analysis</w:t>
                          </w:r>
                        </w:p>
                      </w:txbxContent>
                    </v:textbox>
                  </v:rect>
                  <v:rect id="Rectangle 506380178" o:spid="_x0000_s1029" style="position:absolute;left:27098;top:7096;width:12287;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" fillcolor="white [3201]">
                    <v:textbox>
                      <w:txbxContent>
                        <w:p w14:paraId="187F6407" w14:textId="77777777" w:rsidR="00047BA7" w:rsidRPr="00047BA7" w:rsidRDefault="00047BA7" w:rsidP="00047BA7">
                          <w:pPr>
                            <w:spacing w:line="256" w:lineRule="auto"/>
                            <w:rPr>
                              <w:rFonts w:ascii="Calibri" w:hAnsi="Calibri" w:cs="Calibri"/>
                              <w:color w:val="000000"/>
                              <w:sz w:val="16"/>
                              <w:szCs w:val="16"/>
                              <w:lang w:val="en-US"/>
                            </w:rPr>
                          </w:pPr>
                          <w:r w:rsidRPr="00047BA7">
                            <w:rPr>
                              <w:rFonts w:ascii="Calibri" w:hAnsi="Calibri" w:cs="Calibri"/>
                              <w:color w:val="000000"/>
                              <w:sz w:val="16"/>
                              <w:szCs w:val="16"/>
                              <w:lang w:val="en-US"/>
                            </w:rPr>
                            <w:t>Engagement Plan per potential partner</w:t>
                          </w:r>
                        </w:p>
                      </w:txbxContent>
                    </v:textbox>
                  </v:rect>
                  <v:rect id="Rectangle 1119920546" o:spid="_x0000_s1030" style="position:absolute;left:26670;top:14702;width:13625;height:4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" fillcolor="white [3201]">
                    <v:textbox>
                      <w:txbxContent>
                        <w:p w14:paraId="6A2D20AE" w14:textId="77777777" w:rsidR="00047BA7" w:rsidRPr="00047BA7" w:rsidRDefault="00047BA7" w:rsidP="00047BA7">
                          <w:pPr>
                            <w:spacing w:line="256" w:lineRule="auto"/>
                            <w:ind w:left="0"/>
                            <w:rPr>
                              <w:rFonts w:ascii="Calibri" w:hAnsi="Calibri" w:cs="Calibri"/>
                              <w:color w:val="000000"/>
                              <w:sz w:val="16"/>
                              <w:szCs w:val="16"/>
                              <w:lang w:val="en-US"/>
                            </w:rPr>
                          </w:pPr>
                          <w:r w:rsidRPr="00047BA7">
                            <w:rPr>
                              <w:rFonts w:ascii="Calibri" w:hAnsi="Calibri" w:cs="Calibri"/>
                              <w:color w:val="000000"/>
                              <w:sz w:val="16"/>
                              <w:szCs w:val="16"/>
                              <w:lang w:val="en-US"/>
                            </w:rPr>
                            <w:t>Networking Events</w:t>
                          </w:r>
                        </w:p>
                      </w:txbxContent>
                    </v:textbox>
                  </v:rect>
                  <v:rect id="Rectangle 1826565415" o:spid="_x0000_s1031" style="position:absolute;left:26669;top:19454;width:13732;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" fillcolor="white [3201]">
                    <v:textbox>
                      <w:txbxContent>
                        <w:p w14:paraId="604B9FA1"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Hackathons</w:t>
                          </w:r>
                        </w:p>
                      </w:txbxContent>
                    </v:textbox>
                  </v:rect>
                  <v:rect id="Rectangle 1046425774" o:spid="_x0000_s1032" style="position:absolute;left:25700;top:23776;width:15441;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" fillcolor="white [3201]">
                    <v:textbox>
                      <w:txbxContent>
                        <w:p w14:paraId="5037DD52"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Social Media "phishing"</w:t>
                          </w:r>
                        </w:p>
                      </w:txbxContent>
                    </v:textbox>
                  </v:rect>
                  <v:rect id="Rectangle 2074562631" o:spid="_x0000_s1033" style="position:absolute;left:1119;top:6096;width:9906;height:5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" fillcolor="white [3201]">
                    <v:textbox>
                      <w:txbxContent>
                        <w:p w14:paraId="0A3279F8"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Reverse OSI - THESIS</w:t>
                          </w:r>
                        </w:p>
                      </w:txbxContent>
                    </v:textbox>
                  </v:rect>
                  <v:rect id="Rectangle 2102861243" o:spid="_x0000_s1034" style="position:absolute;left:1119;top:11739;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" fillcolor="white [3201]">
                    <v:textbox>
                      <w:txbxContent>
                        <w:p w14:paraId="4D7DD724"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Social Media Analysis</w:t>
                          </w:r>
                        </w:p>
                      </w:txbxContent>
                    </v:textbox>
                  </v:rect>
                  <v:rect id="Rectangle 16882752" o:spid="_x0000_s1035" style="position:absolute;left:2547;top:18002;width:7049;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" fillcolor="white [3201]">
                    <v:textbox>
                      <w:txbxContent>
                        <w:p w14:paraId="6FB354D2"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Patreon Network</w:t>
                          </w:r>
                        </w:p>
                      </w:txbxContent>
                    </v:textbox>
                  </v:rect>
                  <v:rect id="Rectangle 1635169978" o:spid="_x0000_s1036" style="position:absolute;top:22488;width:12858;height:7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" fillcolor="#3f3151 [1607]">
                    <v:textbox>
                      <w:txbxContent>
                        <w:p w14:paraId="4DC9E6D6" w14:textId="77777777" w:rsidR="00047BA7" w:rsidRPr="00047BA7" w:rsidRDefault="00047BA7" w:rsidP="00047BA7">
                          <w:pPr>
                            <w:spacing w:line="256" w:lineRule="auto"/>
                            <w:jc w:val="center"/>
                            <w:rPr>
                              <w:rFonts w:ascii="Calibri" w:hAnsi="Calibri" w:cs="Calibri"/>
                              <w:color w:val="FFFFFF"/>
                              <w:sz w:val="16"/>
                              <w:szCs w:val="16"/>
                              <w:lang w:val="en-US"/>
                            </w:rPr>
                          </w:pPr>
                          <w:r w:rsidRPr="00047BA7">
                            <w:rPr>
                              <w:rFonts w:ascii="Calibri" w:hAnsi="Calibri" w:cs="Calibri"/>
                              <w:color w:val="FFFFFF"/>
                              <w:sz w:val="16"/>
                              <w:szCs w:val="16"/>
                              <w:lang w:val="en-US"/>
                            </w:rPr>
                            <w:t>Global Monitoring</w:t>
                          </w:r>
                        </w:p>
                      </w:txbxContent>
                    </v:textbox>
                  </v:rect>
                  <v:rect id="Rectangle 1040476734" o:spid="_x0000_s1037" style="position:absolute;left:42338;top:6240;width:14383;height:5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" fillcolor="white [3201]">
                    <v:textbox>
                      <w:txbxContent>
                        <w:p w14:paraId="55A984F8"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Partner Agreements</w:t>
                          </w:r>
                        </w:p>
                      </w:txbxContent>
                    </v:textbox>
                  </v:rect>
                  <v:rect id="Rectangle 451722585" o:spid="_x0000_s1038" style="position:absolute;left:44577;top:13358;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" fillcolor="white [3201]">
                    <v:textbox>
                      <w:txbxContent>
                        <w:p w14:paraId="635F0724"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Collaborative Projects</w:t>
                          </w:r>
                        </w:p>
                      </w:txbxContent>
                    </v:textbox>
                  </v:rect>
                  <v:rect id="Rectangle 1454447821" o:spid="_x0000_s1039" style="position:absolute;left:44577;top:19954;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" fillcolor="white [3201]">
                    <v:textbox>
                      <w:txbxContent>
                        <w:p w14:paraId="4FA1E33E"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Collaborative Investment</w:t>
                          </w:r>
                        </w:p>
                      </w:txbxContent>
                    </v:textbox>
                  </v:rect>
                  <v:rect id="Rectangle 1865752640" o:spid="_x0000_s1040" style="position:absolute;left:58769;top:5095;width:16478;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" fillcolor="white [3201]">
                    <v:textbox>
                      <w:txbxContent>
                        <w:p w14:paraId="1097A256"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Co-Create Research Agendas</w:t>
                          </w:r>
                        </w:p>
                      </w:txbxContent>
                    </v:textbox>
                  </v:rect>
                  <v:rect id="Rectangle 1643002035" o:spid="_x0000_s1041" style="position:absolute;left:58769;top:12906;width:16478;height:5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" fillcolor="white [3201]">
                    <v:textbox>
                      <w:txbxContent>
                        <w:p w14:paraId="243B646F"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Real World Testing</w:t>
                          </w:r>
                        </w:p>
                      </w:txbxContent>
                    </v:textbox>
                  </v:rect>
                  <v:rect id="Rectangle 488396848" o:spid="_x0000_s1042" style="position:absolute;left:42338;top:26322;width:38699;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" fillcolor="#ed7d31">
                    <v:textbox>
                      <w:txbxContent>
                        <w:p w14:paraId="1588A9BA"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  Every AGILE SCRUM CYCLE: PLANNING - EXECUTING - PRESENTING - FEEDBACK</w:t>
                          </w:r>
                        </w:p>
                      </w:txbxContent>
                    </v:textbox>
                  </v:rect>
                  <v:rect id="Rectangle 1692251825" o:spid="_x0000_s1043" style="position:absolute;left:2547;top:30146;width:7644;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" fillcolor="#ed7d31">
                    <v:textbox>
                      <w:txbxContent>
                        <w:p w14:paraId="36E40F46"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FINDING</w:t>
                          </w:r>
                        </w:p>
                      </w:txbxContent>
                    </v:textbox>
                  </v:rect>
                  <v:rect id="Rectangle 451439778" o:spid="_x0000_s1044" style="position:absolute;left:1119;width:9906;height:5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" fillcolor="#3f3151 [1607]">
                    <v:textbox>
                      <w:txbxContent>
                        <w:p w14:paraId="662ACDF0" w14:textId="77777777" w:rsidR="00047BA7" w:rsidRPr="00047BA7" w:rsidRDefault="00047BA7" w:rsidP="00047BA7">
                          <w:pPr>
                            <w:spacing w:line="256" w:lineRule="auto"/>
                            <w:jc w:val="center"/>
                            <w:rPr>
                              <w:rFonts w:ascii="Calibri" w:hAnsi="Calibri" w:cs="Calibri"/>
                              <w:color w:val="FFFFFF"/>
                              <w:sz w:val="16"/>
                              <w:szCs w:val="16"/>
                              <w:lang w:val="en-US"/>
                            </w:rPr>
                          </w:pPr>
                          <w:r w:rsidRPr="00047BA7">
                            <w:rPr>
                              <w:rFonts w:ascii="Calibri" w:hAnsi="Calibri" w:cs="Calibri"/>
                              <w:color w:val="FFFFFF"/>
                              <w:sz w:val="16"/>
                              <w:szCs w:val="16"/>
                              <w:lang w:val="en-US"/>
                            </w:rPr>
                            <w:t>Reverse OSI - GRANTS</w:t>
                          </w:r>
                        </w:p>
                      </w:txbxContent>
                    </v:textbox>
                  </v:rect>
                  <v:rect id="Rectangle 78421492" o:spid="_x0000_s1045" style="position:absolute;left:14930;top:30146;width:8382;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" fillcolor="#ed7d31">
                    <v:textbox>
                      <w:txbxContent>
                        <w:p w14:paraId="132B6468"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SELECTING</w:t>
                          </w:r>
                        </w:p>
                      </w:txbxContent>
                    </v:textbox>
                  </v:rect>
                  <v:rect id="Rectangle 1224596435" o:spid="_x0000_s1046" style="position:absolute;left:29051;top:30146;width:8382;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" fillcolor="#ed7d31">
                    <v:textbox>
                      <w:txbxContent>
                        <w:p w14:paraId="02B792B2" w14:textId="77777777" w:rsidR="00047BA7" w:rsidRPr="00047BA7" w:rsidRDefault="00047BA7" w:rsidP="00047BA7">
                          <w:pPr>
                            <w:spacing w:line="256" w:lineRule="auto"/>
                            <w:jc w:val="center"/>
                            <w:rPr>
                              <w:rFonts w:ascii="Calibri" w:hAnsi="Calibri" w:cs="Calibri"/>
                              <w:color w:val="000000"/>
                              <w:sz w:val="16"/>
                              <w:szCs w:val="16"/>
                              <w:lang w:val="en-US"/>
                            </w:rPr>
                          </w:pPr>
                          <w:r w:rsidRPr="00047BA7">
                            <w:rPr>
                              <w:rFonts w:ascii="Calibri" w:hAnsi="Calibri" w:cs="Calibri"/>
                              <w:color w:val="000000"/>
                              <w:sz w:val="16"/>
                              <w:szCs w:val="16"/>
                              <w:lang w:val="en-US"/>
                            </w:rPr>
                            <w:t>GETTING</w:t>
                          </w:r>
                        </w:p>
                      </w:txbxContent>
                    </v:textbox>
                  </v:rect>
                  <v:shapetype id="_x0000_t32" coordsize="21600,21600" o:spt="32" o:oned="t" path="m,l21600,21600e" filled="f">
                    <v:path arrowok="t" fillok="f" o:connecttype="none"/>
                    <o:lock v:ext="edit" shapetype="t"/>
                  </v:shapetype>
                  <v:shape id="Straight Arrow Connector 397777478" o:spid="_x0000_s1047" type="#_x0000_t32" style="position:absolute;left:9191;top:5762;width:7811;height:4001;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" strokecolor="#4472c4">
                    <v:stroke endarrow="block"/>
                  </v:shape>
                  <v:shape id="Straight Arrow Connector 1384156884" o:spid="_x0000_s1048" type="#_x0000_t32" style="position:absolute;left:10739;top:8929;width:3691;height:3119;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" strokecolor="#4472c4">
                    <v:stroke endarrow="block"/>
                  </v:shape>
                  <v:shape id="Straight Arrow Connector 836410987" o:spid="_x0000_s1049" type="#_x0000_t32" style="position:absolute;left:10810;top:13954;width:3144;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" strokecolor="#4472c4">
                    <v:stroke endarrow="block"/>
                  </v:shape>
                  <v:shape id="Straight Arrow Connector 1640698432" o:spid="_x0000_s1050" type="#_x0000_t32" style="position:absolute;left:9334;top:15835;width:4977;height:4453;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" strokecolor="#4472c4">
                    <v:stroke endarrow="block"/>
                  </v:shape>
                  <v:shape id="Straight Arrow Connector 1165722190" o:spid="_x0000_s1051" type="#_x0000_t32" style="position:absolute;left:8144;top:18716;width:8096;height:48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" strokecolor="#4472c4">
                    <v:stroke endarrow="block"/>
                  </v:shape>
                  <w10:anchorlock/>
                </v:group>
              </w:pict>
            </mc:Fallback>
          </mc:AlternateContent>
        </w:r>
      </w:del>
    </w:p>
    <w:p w14:paraId="0A536BAD" w14:textId="2ECC02DC" w:rsidR="00E156A2" w:rsidRDefault="00E156A2" w:rsidP="1362D8E9">
      <w:pPr>
        <w:rPr>
          <w:rFonts w:ascii="Segoe UI" w:eastAsia="Segoe UI" w:hAnsi="Segoe UI" w:cs="Segoe UI"/>
          <w:sz w:val="24"/>
          <w:szCs w:val="24"/>
        </w:rPr>
      </w:pPr>
      <w:r>
        <w:rPr>
          <w:rFonts w:ascii="Segoe UI" w:eastAsia="Segoe UI" w:hAnsi="Segoe UI" w:cs="Segoe UI"/>
          <w:b/>
          <w:bCs/>
          <w:sz w:val="24"/>
          <w:szCs w:val="24"/>
        </w:rPr>
        <w:t>What practical things do we create?</w:t>
      </w:r>
      <w:r>
        <w:rPr>
          <w:rFonts w:ascii="Segoe UI" w:eastAsia="Segoe UI" w:hAnsi="Segoe UI" w:cs="Segoe UI"/>
          <w:sz w:val="24"/>
          <w:szCs w:val="24"/>
        </w:rPr>
        <w:t xml:space="preserve"> </w:t>
      </w:r>
    </w:p>
    <w:p w14:paraId="6CE37D45" w14:textId="23D26A42" w:rsidR="007C7ACA" w:rsidRDefault="00E156A2" w:rsidP="007C7ACA">
      <w:pPr>
        <w:spacing w:line="240" w:lineRule="auto"/>
        <w:ind w:left="0"/>
        <w:rPr>
          <w:rFonts w:ascii="Segoe UI" w:eastAsia="Segoe UI" w:hAnsi="Segoe UI" w:cs="Segoe UI"/>
          <w:sz w:val="24"/>
          <w:szCs w:val="24"/>
        </w:rPr>
      </w:pPr>
      <w:r w:rsidRPr="00F36343">
        <w:rPr>
          <w:rFonts w:ascii="Segoe UI" w:eastAsia="Segoe UI" w:hAnsi="Segoe UI" w:cs="Segoe UI"/>
          <w:b/>
          <w:bCs/>
          <w:sz w:val="24"/>
          <w:szCs w:val="24"/>
        </w:rPr>
        <w:t xml:space="preserve">Evolution Opportunities: </w:t>
      </w:r>
      <w:r w:rsidRPr="00F36343">
        <w:rPr>
          <w:rFonts w:ascii="Segoe UI" w:eastAsia="Segoe UI" w:hAnsi="Segoe UI" w:cs="Segoe UI"/>
          <w:sz w:val="24"/>
          <w:szCs w:val="24"/>
        </w:rPr>
        <w:t>(</w:t>
      </w:r>
      <w:r w:rsidRPr="380DFAE7">
        <w:rPr>
          <w:rFonts w:ascii="Segoe UI" w:eastAsia="Segoe UI" w:hAnsi="Segoe UI" w:cs="Segoe UI"/>
          <w:sz w:val="24"/>
          <w:szCs w:val="24"/>
        </w:rPr>
        <w:t>Projects, Learnings) the coming together of supply chains and companies, grants and or new upcoming laws.</w:t>
      </w:r>
      <w:r w:rsidR="007C7ACA">
        <w:rPr>
          <w:rFonts w:ascii="Segoe UI" w:eastAsia="Segoe UI" w:hAnsi="Segoe UI" w:cs="Segoe UI"/>
          <w:sz w:val="24"/>
          <w:szCs w:val="24"/>
        </w:rPr>
        <w:t xml:space="preserve"> </w:t>
      </w:r>
      <w:r w:rsidR="007C7ACA" w:rsidRPr="007C7ACA">
        <w:rPr>
          <w:rFonts w:ascii="Segoe UI" w:eastAsia="Segoe UI" w:hAnsi="Segoe UI" w:cs="Segoe UI"/>
          <w:sz w:val="24"/>
          <w:szCs w:val="24"/>
        </w:rPr>
        <w:t>we focus on evolving supply chains with measurable improvements, acknowledging that changes take time and not every attempt leads to success</w:t>
      </w:r>
      <w:r w:rsidR="007C7ACA">
        <w:rPr>
          <w:rFonts w:ascii="Segoe UI" w:eastAsia="Segoe UI" w:hAnsi="Segoe UI" w:cs="Segoe UI"/>
          <w:sz w:val="24"/>
          <w:szCs w:val="24"/>
        </w:rPr>
        <w:t xml:space="preserve">, hence the word “evolve”. </w:t>
      </w:r>
    </w:p>
    <w:p w14:paraId="1B90CD2B" w14:textId="62CD77BC" w:rsidR="00F36343" w:rsidRDefault="00FD26B4" w:rsidP="00F36343">
      <w:pPr>
        <w:spacing w:line="240" w:lineRule="auto"/>
        <w:ind w:left="0"/>
        <w:rPr>
          <w:rFonts w:ascii="Segoe UI" w:eastAsia="Segoe UI" w:hAnsi="Segoe UI" w:cs="Segoe UI"/>
          <w:sz w:val="24"/>
          <w:szCs w:val="24"/>
        </w:rPr>
      </w:pPr>
      <w:r>
        <w:rPr>
          <w:rFonts w:ascii="Segoe UI" w:eastAsia="Segoe UI" w:hAnsi="Segoe UI" w:cs="Segoe UI"/>
          <w:noProof/>
          <w:sz w:val="24"/>
          <w:szCs w:val="24"/>
        </w:rPr>
        <w:lastRenderedPageBreak/>
        <w:drawing>
          <wp:inline distT="0" distB="0" distL="0" distR="0" wp14:anchorId="57C299D3" wp14:editId="7F8E2A8B">
            <wp:extent cx="5486400" cy="3200400"/>
            <wp:effectExtent l="0" t="0" r="0" b="0"/>
            <wp:docPr id="52844618"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B28077C" w14:textId="7F774F85" w:rsidR="00735285" w:rsidRDefault="005F0340" w:rsidP="00F36343">
      <w:pPr>
        <w:spacing w:line="240" w:lineRule="auto"/>
        <w:ind w:left="0"/>
        <w:rPr>
          <w:rFonts w:ascii="Segoe UI" w:eastAsia="Segoe UI" w:hAnsi="Segoe UI" w:cs="Segoe UI"/>
          <w:sz w:val="24"/>
          <w:szCs w:val="24"/>
        </w:rPr>
      </w:pPr>
      <w:r>
        <w:rPr>
          <w:rFonts w:ascii="Segoe UI" w:eastAsia="Segoe UI" w:hAnsi="Segoe UI" w:cs="Segoe UI"/>
          <w:bCs/>
          <w:noProof/>
          <w:sz w:val="24"/>
          <w:szCs w:val="24"/>
        </w:rPr>
        <w:drawing>
          <wp:anchor distT="0" distB="0" distL="114300" distR="114300" simplePos="0" relativeHeight="251662336" behindDoc="1" locked="0" layoutInCell="1" allowOverlap="1" wp14:anchorId="076B2900" wp14:editId="5EB7182F">
            <wp:simplePos x="0" y="0"/>
            <wp:positionH relativeFrom="margin">
              <wp:align>left</wp:align>
            </wp:positionH>
            <wp:positionV relativeFrom="paragraph">
              <wp:posOffset>120650</wp:posOffset>
            </wp:positionV>
            <wp:extent cx="5486400" cy="2655570"/>
            <wp:effectExtent l="38100" t="0" r="19050" b="11430"/>
            <wp:wrapTight wrapText="bothSides">
              <wp:wrapPolygon edited="0">
                <wp:start x="-150" y="0"/>
                <wp:lineTo x="-150" y="21538"/>
                <wp:lineTo x="21600" y="21538"/>
                <wp:lineTo x="21600" y="0"/>
                <wp:lineTo x="-150" y="0"/>
              </wp:wrapPolygon>
            </wp:wrapTight>
            <wp:docPr id="654068532"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p>
    <w:p w14:paraId="579CF28E" w14:textId="099E31E4" w:rsidR="00735285" w:rsidRDefault="00735285" w:rsidP="00F36343">
      <w:pPr>
        <w:spacing w:line="240" w:lineRule="auto"/>
        <w:ind w:left="0"/>
        <w:rPr>
          <w:rFonts w:ascii="Segoe UI" w:eastAsia="Segoe UI" w:hAnsi="Segoe UI" w:cs="Segoe UI"/>
          <w:sz w:val="24"/>
          <w:szCs w:val="24"/>
        </w:rPr>
      </w:pPr>
    </w:p>
    <w:p w14:paraId="3E6CC4D9" w14:textId="552F16A1" w:rsidR="00735285" w:rsidRDefault="00735285" w:rsidP="00F36343">
      <w:pPr>
        <w:spacing w:line="240" w:lineRule="auto"/>
        <w:ind w:left="0"/>
        <w:rPr>
          <w:rFonts w:ascii="Segoe UI" w:eastAsia="Segoe UI" w:hAnsi="Segoe UI" w:cs="Segoe UI"/>
          <w:sz w:val="24"/>
          <w:szCs w:val="24"/>
        </w:rPr>
      </w:pPr>
    </w:p>
    <w:p w14:paraId="41930EF6" w14:textId="77777777" w:rsidR="00735285" w:rsidRDefault="00735285" w:rsidP="00F36343">
      <w:pPr>
        <w:spacing w:line="240" w:lineRule="auto"/>
        <w:ind w:left="0"/>
        <w:rPr>
          <w:rFonts w:ascii="Segoe UI" w:eastAsia="Segoe UI" w:hAnsi="Segoe UI" w:cs="Segoe UI"/>
          <w:sz w:val="24"/>
          <w:szCs w:val="24"/>
        </w:rPr>
      </w:pPr>
    </w:p>
    <w:p w14:paraId="5AF254C1" w14:textId="5EA1CD12" w:rsidR="00735285" w:rsidRDefault="00735285" w:rsidP="00F36343">
      <w:pPr>
        <w:spacing w:line="240" w:lineRule="auto"/>
        <w:ind w:left="0"/>
        <w:rPr>
          <w:rFonts w:ascii="Segoe UI" w:eastAsia="Segoe UI" w:hAnsi="Segoe UI" w:cs="Segoe UI"/>
          <w:sz w:val="24"/>
          <w:szCs w:val="24"/>
        </w:rPr>
      </w:pPr>
    </w:p>
    <w:p w14:paraId="2C6A7EB5" w14:textId="120A22B9" w:rsidR="00735285" w:rsidRDefault="00735285" w:rsidP="00F36343">
      <w:pPr>
        <w:spacing w:line="240" w:lineRule="auto"/>
        <w:ind w:left="0"/>
        <w:rPr>
          <w:rFonts w:ascii="Segoe UI" w:eastAsia="Segoe UI" w:hAnsi="Segoe UI" w:cs="Segoe UI"/>
          <w:sz w:val="24"/>
          <w:szCs w:val="24"/>
        </w:rPr>
      </w:pPr>
    </w:p>
    <w:p w14:paraId="63FDAD08" w14:textId="3DEA9576" w:rsidR="00735285" w:rsidRDefault="00735285" w:rsidP="00F36343">
      <w:pPr>
        <w:spacing w:line="240" w:lineRule="auto"/>
        <w:ind w:left="0"/>
        <w:rPr>
          <w:rFonts w:ascii="Segoe UI" w:eastAsia="Segoe UI" w:hAnsi="Segoe UI" w:cs="Segoe UI"/>
          <w:sz w:val="24"/>
          <w:szCs w:val="24"/>
        </w:rPr>
      </w:pPr>
    </w:p>
    <w:p w14:paraId="6797AC84" w14:textId="36F37B88" w:rsidR="00735285" w:rsidRDefault="00735285" w:rsidP="00F36343">
      <w:pPr>
        <w:spacing w:line="240" w:lineRule="auto"/>
        <w:ind w:left="0"/>
        <w:rPr>
          <w:rFonts w:ascii="Segoe UI" w:eastAsia="Segoe UI" w:hAnsi="Segoe UI" w:cs="Segoe UI"/>
          <w:sz w:val="24"/>
          <w:szCs w:val="24"/>
        </w:rPr>
      </w:pPr>
    </w:p>
    <w:p w14:paraId="74F4A446" w14:textId="35D6E680" w:rsidR="00735285" w:rsidRDefault="00011A83" w:rsidP="00F36343">
      <w:pPr>
        <w:spacing w:line="240" w:lineRule="auto"/>
        <w:ind w:left="0"/>
        <w:rPr>
          <w:rFonts w:ascii="Segoe UI" w:eastAsia="Segoe UI" w:hAnsi="Segoe UI" w:cs="Segoe UI"/>
          <w:sz w:val="24"/>
          <w:szCs w:val="24"/>
        </w:rPr>
      </w:pPr>
      <w:r>
        <w:rPr>
          <w:rFonts w:ascii="Segoe UI" w:eastAsia="Segoe UI" w:hAnsi="Segoe UI" w:cs="Segoe UI"/>
          <w:noProof/>
          <w:sz w:val="24"/>
          <w:szCs w:val="24"/>
        </w:rPr>
        <w:drawing>
          <wp:anchor distT="0" distB="0" distL="114300" distR="114300" simplePos="0" relativeHeight="251663360" behindDoc="1" locked="0" layoutInCell="1" allowOverlap="1" wp14:anchorId="1A86E719" wp14:editId="3DBA726E">
            <wp:simplePos x="0" y="0"/>
            <wp:positionH relativeFrom="column">
              <wp:posOffset>-180340</wp:posOffset>
            </wp:positionH>
            <wp:positionV relativeFrom="paragraph">
              <wp:posOffset>297180</wp:posOffset>
            </wp:positionV>
            <wp:extent cx="6051550" cy="2658051"/>
            <wp:effectExtent l="19050" t="0" r="6350" b="9525"/>
            <wp:wrapNone/>
            <wp:docPr id="2538469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margin">
              <wp14:pctWidth>0</wp14:pctWidth>
            </wp14:sizeRelH>
            <wp14:sizeRelV relativeFrom="margin">
              <wp14:pctHeight>0</wp14:pctHeight>
            </wp14:sizeRelV>
          </wp:anchor>
        </w:drawing>
      </w:r>
    </w:p>
    <w:p w14:paraId="3A421E2C" w14:textId="1242573A" w:rsidR="00735285" w:rsidRDefault="00735285" w:rsidP="00F36343">
      <w:pPr>
        <w:spacing w:line="240" w:lineRule="auto"/>
        <w:ind w:left="0"/>
        <w:rPr>
          <w:rFonts w:ascii="Segoe UI" w:eastAsia="Segoe UI" w:hAnsi="Segoe UI" w:cs="Segoe UI"/>
          <w:sz w:val="24"/>
          <w:szCs w:val="24"/>
        </w:rPr>
      </w:pPr>
    </w:p>
    <w:p w14:paraId="41A80721" w14:textId="54CA5497" w:rsidR="00735285" w:rsidRPr="00F36343" w:rsidRDefault="00735285" w:rsidP="00F36343">
      <w:pPr>
        <w:spacing w:line="240" w:lineRule="auto"/>
        <w:ind w:left="0"/>
        <w:rPr>
          <w:rFonts w:ascii="Segoe UI" w:eastAsia="Segoe UI" w:hAnsi="Segoe UI" w:cs="Segoe UI"/>
          <w:sz w:val="24"/>
          <w:szCs w:val="24"/>
        </w:rPr>
      </w:pPr>
    </w:p>
    <w:p w14:paraId="07F78030" w14:textId="47C6923B" w:rsidR="00AC593F" w:rsidRDefault="00AC593F" w:rsidP="380DFAE7">
      <w:pPr>
        <w:ind w:left="0"/>
      </w:pPr>
      <w:r>
        <w:br w:type="page"/>
      </w:r>
    </w:p>
    <w:p w14:paraId="7F3A9E08" w14:textId="4B92CEAF" w:rsidR="00AC593F" w:rsidRDefault="33BBD343" w:rsidP="00311A0C">
      <w:pPr>
        <w:pStyle w:val="Heading1"/>
      </w:pPr>
      <w:bookmarkStart w:id="16" w:name="_Toc158237227"/>
      <w:r>
        <w:lastRenderedPageBreak/>
        <w:t>Operational Plan</w:t>
      </w:r>
      <w:bookmarkEnd w:id="16"/>
      <w:r>
        <w:t xml:space="preserve"> </w:t>
      </w:r>
    </w:p>
    <w:p w14:paraId="150C7CD6" w14:textId="28CA8A67" w:rsidR="00E156A2" w:rsidRPr="00571C1F" w:rsidRDefault="00E156A2" w:rsidP="00571C1F">
      <w:pPr>
        <w:pStyle w:val="Heading2"/>
      </w:pPr>
      <w:bookmarkStart w:id="17" w:name="_Toc158237228"/>
      <w:r w:rsidRPr="00571C1F">
        <w:t>FASE 1: The startup</w:t>
      </w:r>
      <w:bookmarkEnd w:id="17"/>
    </w:p>
    <w:p w14:paraId="2359559C" w14:textId="3AE5B60B" w:rsidR="00011A83" w:rsidRDefault="00011A83" w:rsidP="00011A83">
      <w:r>
        <w:t xml:space="preserve">Finding Opportunities (partnership) </w:t>
      </w:r>
      <w:r w:rsidRPr="380DFAE7">
        <w:t>An opportunity can be in the form of a grant, or a potential supply chain for improvement. Finding these provides potential funding opportunities as well as potential partners selection criteria. Meanwhile we can start looking for potential partners.</w:t>
      </w:r>
      <w:r>
        <w:br/>
        <w:t xml:space="preserve">Starting the Lab: Setting up the minimum infrastructure to onboard potential members into the project. </w:t>
      </w:r>
    </w:p>
    <w:p w14:paraId="0FCF650B" w14:textId="5CB24B36" w:rsidR="00011A83" w:rsidRDefault="00011A83" w:rsidP="00011A83">
      <w:r>
        <w:t xml:space="preserve">Starting the tools: Creating materials that we can send to others, that highlight the potential of VCR. </w:t>
      </w:r>
    </w:p>
    <w:p w14:paraId="54FCE259" w14:textId="7AC3523A" w:rsidR="001302B9" w:rsidRDefault="001302B9" w:rsidP="00011A83">
      <w:r>
        <w:t>Partnerships is the VCR Network: It’s about identifying stakeholders, and funding opportunities.</w:t>
      </w:r>
    </w:p>
    <w:p w14:paraId="6BD9C424" w14:textId="62189847" w:rsidR="001302B9" w:rsidRDefault="001302B9" w:rsidP="00011A83">
      <w:r>
        <w:t xml:space="preserve">The main role of the Partnership group is to </w:t>
      </w:r>
      <w:r w:rsidRPr="001302B9">
        <w:rPr>
          <w:b/>
          <w:bCs/>
        </w:rPr>
        <w:t>grow</w:t>
      </w:r>
      <w:r>
        <w:rPr>
          <w:b/>
          <w:bCs/>
        </w:rPr>
        <w:t xml:space="preserve"> and sustain</w:t>
      </w:r>
      <w:r>
        <w:t xml:space="preserve"> the VCR community. </w:t>
      </w:r>
    </w:p>
    <w:p w14:paraId="05471394" w14:textId="2BB2833C" w:rsidR="001302B9" w:rsidRDefault="001302B9" w:rsidP="00011A83">
      <w:r>
        <w:t xml:space="preserve">Lab is the actual creation of projects: It’s the core of VCR, it’s where students are transformed into changemakers, </w:t>
      </w:r>
      <w:proofErr w:type="gramStart"/>
      <w:r>
        <w:t>it’s</w:t>
      </w:r>
      <w:proofErr w:type="gramEnd"/>
      <w:r>
        <w:t xml:space="preserve"> where new projects are started and monitored.</w:t>
      </w:r>
    </w:p>
    <w:p w14:paraId="04AACE3D" w14:textId="50440833" w:rsidR="001302B9" w:rsidRPr="00011A83" w:rsidRDefault="001302B9" w:rsidP="00011A83">
      <w:r>
        <w:t xml:space="preserve">Tools is the support needed for VCR and </w:t>
      </w:r>
      <w:proofErr w:type="gramStart"/>
      <w:r>
        <w:t>it’s</w:t>
      </w:r>
      <w:proofErr w:type="gramEnd"/>
      <w:r>
        <w:t xml:space="preserve"> stakeholders to function, media, outreach, </w:t>
      </w:r>
      <w:r w:rsidR="00F34237">
        <w:t>main infrastructure.</w:t>
      </w:r>
    </w:p>
    <w:p w14:paraId="5FBABB13" w14:textId="52B7BC5F" w:rsidR="00E156A2" w:rsidRPr="00E156A2" w:rsidRDefault="00E156A2" w:rsidP="00E156A2">
      <w:r>
        <w:rPr>
          <w:noProof/>
        </w:rPr>
        <w:drawing>
          <wp:inline distT="0" distB="0" distL="0" distR="0" wp14:anchorId="6DC2626C" wp14:editId="7491950F">
            <wp:extent cx="5486400" cy="3200400"/>
            <wp:effectExtent l="0" t="0" r="0" b="0"/>
            <wp:docPr id="2080618753"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57787452" w14:textId="77777777" w:rsidR="00011A83" w:rsidRPr="00761E0D" w:rsidRDefault="00011A83" w:rsidP="00011A83">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lastRenderedPageBreak/>
        <w:t>To get an idea of what the Value Chain Rebels onboarding could look like:</w:t>
      </w:r>
    </w:p>
    <w:p w14:paraId="43135E1B" w14:textId="77777777" w:rsidR="00011A83" w:rsidRPr="00761E0D" w:rsidRDefault="00000000" w:rsidP="00011A83">
      <w:pPr>
        <w:spacing w:before="0"/>
        <w:ind w:left="0"/>
        <w:rPr>
          <w:rFonts w:ascii="Segoe UI" w:eastAsia="Segoe UI" w:hAnsi="Segoe UI" w:cs="Segoe UI"/>
          <w:sz w:val="24"/>
          <w:szCs w:val="24"/>
          <w:lang w:val="en-US"/>
        </w:rPr>
      </w:pPr>
      <w:hyperlink r:id="rId49">
        <w:r w:rsidR="00011A83" w:rsidRPr="00761E0D">
          <w:rPr>
            <w:rStyle w:val="Hyperlink"/>
            <w:rFonts w:ascii="Segoe UI" w:eastAsia="Segoe UI" w:hAnsi="Segoe UI" w:cs="Segoe UI"/>
            <w:sz w:val="24"/>
            <w:szCs w:val="24"/>
            <w:lang w:val="en-US"/>
          </w:rPr>
          <w:t>https://www.notion.so/Getting-Started-6668f218d1ae456b8de53cffc3661607</w:t>
        </w:r>
      </w:hyperlink>
    </w:p>
    <w:p w14:paraId="590E165C" w14:textId="77777777" w:rsidR="00011A83" w:rsidRDefault="00011A83" w:rsidP="00011A83">
      <w:proofErr w:type="gramStart"/>
      <w:r w:rsidRPr="380DFAE7">
        <w:t>Example;</w:t>
      </w:r>
      <w:proofErr w:type="gramEnd"/>
      <w:r w:rsidRPr="380DFAE7">
        <w:t xml:space="preserve"> </w:t>
      </w:r>
      <w:hyperlink r:id="rId50">
        <w:r w:rsidRPr="380DFAE7">
          <w:rPr>
            <w:rStyle w:val="Hyperlink"/>
          </w:rPr>
          <w:t>https://www.notion.so/HecThaFood-Heck-tha-Food-Home-Dashboard-e7636673ad8f45db8990314fd20b1bfe?pvs=4</w:t>
        </w:r>
      </w:hyperlink>
    </w:p>
    <w:p w14:paraId="28A46694" w14:textId="77777777" w:rsidR="00011A83" w:rsidRDefault="00011A83" w:rsidP="00011A83"/>
    <w:p w14:paraId="3743FE0F" w14:textId="77777777" w:rsidR="00011A83" w:rsidRDefault="00011A83" w:rsidP="00011A83"/>
    <w:p w14:paraId="32B35BCD" w14:textId="6D412891" w:rsidR="00011A83" w:rsidRDefault="00011A83" w:rsidP="00011A83">
      <w:pPr>
        <w:pStyle w:val="Heading1"/>
      </w:pPr>
      <w:bookmarkStart w:id="18" w:name="_Toc158237229"/>
      <w:r>
        <w:t>Methodology</w:t>
      </w:r>
      <w:bookmarkEnd w:id="18"/>
    </w:p>
    <w:p w14:paraId="7990AE48" w14:textId="57FC5F7E" w:rsidR="00011A83" w:rsidRDefault="00011A83" w:rsidP="00011A83">
      <w:pPr>
        <w:rPr>
          <w:lang w:val="en-US"/>
        </w:rPr>
      </w:pPr>
      <w:r>
        <w:rPr>
          <w:lang w:val="en-US"/>
        </w:rPr>
        <w:t xml:space="preserve">For project initiation, it is crucial that we highlight the potential change that this could bring. We are also working with more traditional partners in a traditional industry so we need to produce information (like this document) in a way that they can expect it. VCR recommends as such the combination of Waterfall updated with Agile principles, as suggested by </w:t>
      </w:r>
      <w:hyperlink r:id="rId51" w:history="1">
        <w:r w:rsidRPr="0096264C">
          <w:rPr>
            <w:rStyle w:val="Hyperlink"/>
            <w:lang w:val="en-US"/>
          </w:rPr>
          <w:t>https://fka.com/agile-instructional-design/</w:t>
        </w:r>
      </w:hyperlink>
    </w:p>
    <w:p w14:paraId="0713E8FE" w14:textId="2E83AEA9" w:rsidR="00011A83" w:rsidRDefault="00011A83" w:rsidP="00011A83">
      <w:r>
        <w:rPr>
          <w:noProof/>
        </w:rPr>
        <w:drawing>
          <wp:anchor distT="0" distB="0" distL="114300" distR="114300" simplePos="0" relativeHeight="251665408" behindDoc="1" locked="0" layoutInCell="1" allowOverlap="1" wp14:anchorId="3E3D6AB6" wp14:editId="150A3F7D">
            <wp:simplePos x="0" y="0"/>
            <wp:positionH relativeFrom="margin">
              <wp:posOffset>1651379</wp:posOffset>
            </wp:positionH>
            <wp:positionV relativeFrom="paragraph">
              <wp:posOffset>2104</wp:posOffset>
            </wp:positionV>
            <wp:extent cx="4967273" cy="2597122"/>
            <wp:effectExtent l="0" t="0" r="5080" b="0"/>
            <wp:wrapNone/>
            <wp:docPr id="1309084945" name="Picture 130908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70506" cy="259881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36F61B67" wp14:editId="50BE7639">
            <wp:simplePos x="0" y="0"/>
            <wp:positionH relativeFrom="margin">
              <wp:posOffset>136478</wp:posOffset>
            </wp:positionH>
            <wp:positionV relativeFrom="paragraph">
              <wp:posOffset>83925</wp:posOffset>
            </wp:positionV>
            <wp:extent cx="1310185" cy="2515556"/>
            <wp:effectExtent l="0" t="0" r="4445" b="0"/>
            <wp:wrapNone/>
            <wp:docPr id="448326137" name="Picture 44832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10185" cy="2515556"/>
                    </a:xfrm>
                    <a:prstGeom prst="rect">
                      <a:avLst/>
                    </a:prstGeom>
                  </pic:spPr>
                </pic:pic>
              </a:graphicData>
            </a:graphic>
            <wp14:sizeRelH relativeFrom="page">
              <wp14:pctWidth>0</wp14:pctWidth>
            </wp14:sizeRelH>
            <wp14:sizeRelV relativeFrom="page">
              <wp14:pctHeight>0</wp14:pctHeight>
            </wp14:sizeRelV>
          </wp:anchor>
        </w:drawing>
      </w:r>
      <w:r>
        <w:br/>
      </w:r>
    </w:p>
    <w:p w14:paraId="02445C17" w14:textId="77777777" w:rsidR="007E3E31" w:rsidRDefault="007E3E31" w:rsidP="007E3E31">
      <w:pPr>
        <w:ind w:left="0"/>
      </w:pPr>
    </w:p>
    <w:p w14:paraId="36B0A61E" w14:textId="77777777" w:rsidR="007E3E31" w:rsidRDefault="007E3E31" w:rsidP="007E3E31">
      <w:pPr>
        <w:ind w:left="0"/>
      </w:pPr>
    </w:p>
    <w:p w14:paraId="3830F90F" w14:textId="2F0D9509" w:rsidR="007E3E31" w:rsidRDefault="007E3E31" w:rsidP="007E3E31">
      <w:pPr>
        <w:ind w:left="0"/>
      </w:pPr>
    </w:p>
    <w:p w14:paraId="381FDAC0" w14:textId="77777777" w:rsidR="007E3E31" w:rsidRDefault="007E3E31" w:rsidP="007E3E31">
      <w:pPr>
        <w:ind w:left="0"/>
      </w:pPr>
    </w:p>
    <w:p w14:paraId="5E6686D7" w14:textId="77777777" w:rsidR="007E3E31" w:rsidRDefault="007E3E31" w:rsidP="007E3E31">
      <w:pPr>
        <w:ind w:left="0"/>
      </w:pPr>
    </w:p>
    <w:p w14:paraId="78380DE8" w14:textId="41A8A3DE" w:rsidR="007E3E31" w:rsidRDefault="007E3E31" w:rsidP="007E3E31">
      <w:pPr>
        <w:ind w:left="0"/>
      </w:pPr>
    </w:p>
    <w:p w14:paraId="08866E51" w14:textId="6B5F074D" w:rsidR="007E3E31" w:rsidRDefault="007E3E31" w:rsidP="007E3E31">
      <w:pPr>
        <w:ind w:left="0"/>
      </w:pPr>
    </w:p>
    <w:p w14:paraId="3F3DF1BC" w14:textId="217A01FE" w:rsidR="007E3E31" w:rsidRDefault="007E3E31" w:rsidP="00D607A8">
      <w:pPr>
        <w:pStyle w:val="Heading3"/>
      </w:pPr>
      <w:bookmarkStart w:id="19" w:name="_Toc158237230"/>
      <w:r>
        <w:t>Inside the Lab</w:t>
      </w:r>
      <w:bookmarkEnd w:id="19"/>
    </w:p>
    <w:p w14:paraId="50C85067" w14:textId="1F4A65AD" w:rsidR="00571C1F" w:rsidRPr="00571C1F" w:rsidRDefault="00571C1F" w:rsidP="00571C1F">
      <w:r>
        <w:t xml:space="preserve">This is the “iterate stage” expanded below. </w:t>
      </w:r>
    </w:p>
    <w:p w14:paraId="17D6F3C6" w14:textId="26DAED47" w:rsidR="00D607A8" w:rsidRPr="00D607A8" w:rsidRDefault="00D607A8" w:rsidP="00D607A8">
      <w:pPr>
        <w:numPr>
          <w:ilvl w:val="0"/>
          <w:numId w:val="26"/>
        </w:numPr>
        <w:rPr>
          <w:lang w:val="en-NL"/>
        </w:rPr>
      </w:pPr>
      <w:r w:rsidRPr="00D607A8">
        <w:rPr>
          <w:b/>
          <w:bCs/>
          <w:lang w:val="en-NL"/>
        </w:rPr>
        <w:lastRenderedPageBreak/>
        <w:t>Iterative Development</w:t>
      </w:r>
      <w:r w:rsidRPr="00D607A8">
        <w:rPr>
          <w:lang w:val="en-NL"/>
        </w:rPr>
        <w:t>: Quick sprints allow for continuous improvement and adaptation, ensuring projects stay focused on adding supply chain value.</w:t>
      </w:r>
      <w:r>
        <w:rPr>
          <w:lang w:val="en-US"/>
        </w:rPr>
        <w:t xml:space="preserve"> At every sprint, the major stakeholders can decide to “pull the plug”. Members commit on a per-sprint basis.</w:t>
      </w:r>
    </w:p>
    <w:p w14:paraId="2C52BFBC" w14:textId="261198E7" w:rsidR="00D607A8" w:rsidRPr="00D607A8" w:rsidRDefault="00571C1F" w:rsidP="00D607A8">
      <w:pPr>
        <w:numPr>
          <w:ilvl w:val="0"/>
          <w:numId w:val="26"/>
        </w:numPr>
        <w:rPr>
          <w:lang w:val="en-NL"/>
        </w:rPr>
      </w:pPr>
      <w:r>
        <w:rPr>
          <w:noProof/>
        </w:rPr>
        <w:drawing>
          <wp:anchor distT="0" distB="0" distL="114300" distR="114300" simplePos="0" relativeHeight="251667456" behindDoc="1" locked="0" layoutInCell="1" allowOverlap="1" wp14:anchorId="2DD89DFA" wp14:editId="08FF76EB">
            <wp:simplePos x="0" y="0"/>
            <wp:positionH relativeFrom="margin">
              <wp:posOffset>4421505</wp:posOffset>
            </wp:positionH>
            <wp:positionV relativeFrom="paragraph">
              <wp:posOffset>73025</wp:posOffset>
            </wp:positionV>
            <wp:extent cx="2196465" cy="1487170"/>
            <wp:effectExtent l="0" t="0" r="0" b="17780"/>
            <wp:wrapTight wrapText="bothSides">
              <wp:wrapPolygon edited="0">
                <wp:start x="7681" y="0"/>
                <wp:lineTo x="4871" y="4427"/>
                <wp:lineTo x="2061" y="6087"/>
                <wp:lineTo x="1311" y="7194"/>
                <wp:lineTo x="1311" y="10237"/>
                <wp:lineTo x="2810" y="13281"/>
                <wp:lineTo x="3559" y="13281"/>
                <wp:lineTo x="3747" y="21582"/>
                <wp:lineTo x="17797" y="21582"/>
                <wp:lineTo x="17984" y="13281"/>
                <wp:lineTo x="18734" y="13281"/>
                <wp:lineTo x="20420" y="10237"/>
                <wp:lineTo x="20420" y="7471"/>
                <wp:lineTo x="19483" y="6087"/>
                <wp:lineTo x="16673" y="4427"/>
                <wp:lineTo x="14050" y="0"/>
                <wp:lineTo x="7681" y="0"/>
              </wp:wrapPolygon>
            </wp:wrapTight>
            <wp:docPr id="1573516572"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margin">
              <wp14:pctWidth>0</wp14:pctWidth>
            </wp14:sizeRelH>
            <wp14:sizeRelV relativeFrom="margin">
              <wp14:pctHeight>0</wp14:pctHeight>
            </wp14:sizeRelV>
          </wp:anchor>
        </w:drawing>
      </w:r>
      <w:r w:rsidR="00D607A8" w:rsidRPr="00D607A8">
        <w:rPr>
          <w:b/>
          <w:bCs/>
          <w:lang w:val="en-NL"/>
        </w:rPr>
        <w:t>Stakeholder Engagement</w:t>
      </w:r>
      <w:r w:rsidR="00D607A8" w:rsidRPr="00D607A8">
        <w:rPr>
          <w:lang w:val="en-NL"/>
        </w:rPr>
        <w:t xml:space="preserve">: </w:t>
      </w:r>
      <w:r>
        <w:rPr>
          <w:lang w:val="en-US"/>
        </w:rPr>
        <w:t xml:space="preserve">done </w:t>
      </w:r>
      <w:proofErr w:type="spellStart"/>
      <w:r>
        <w:rPr>
          <w:lang w:val="en-US"/>
        </w:rPr>
        <w:t>trough</w:t>
      </w:r>
      <w:proofErr w:type="spellEnd"/>
      <w:r>
        <w:rPr>
          <w:lang w:val="en-US"/>
        </w:rPr>
        <w:t xml:space="preserve"> the P.O, in Planning and trough the Review.</w:t>
      </w:r>
    </w:p>
    <w:p w14:paraId="7023CB92" w14:textId="2D925C15" w:rsidR="00D607A8" w:rsidRPr="00D607A8" w:rsidRDefault="00D607A8" w:rsidP="00D607A8">
      <w:pPr>
        <w:numPr>
          <w:ilvl w:val="0"/>
          <w:numId w:val="26"/>
        </w:numPr>
        <w:rPr>
          <w:lang w:val="en-NL"/>
        </w:rPr>
      </w:pPr>
      <w:r w:rsidRPr="00D607A8">
        <w:rPr>
          <w:b/>
          <w:bCs/>
          <w:lang w:val="en-NL"/>
        </w:rPr>
        <w:t>Product Owner Role</w:t>
      </w:r>
      <w:r w:rsidRPr="00D607A8">
        <w:rPr>
          <w:lang w:val="en-NL"/>
        </w:rPr>
        <w:t>: Defines the vision and prioritizes tasks to maximize supply chain value</w:t>
      </w:r>
      <w:r>
        <w:rPr>
          <w:lang w:val="en-US"/>
        </w:rPr>
        <w:t>, setting priorities.</w:t>
      </w:r>
    </w:p>
    <w:p w14:paraId="2845A03E" w14:textId="0C239310" w:rsidR="00D607A8" w:rsidRPr="00D607A8" w:rsidRDefault="00D607A8" w:rsidP="00D607A8">
      <w:pPr>
        <w:numPr>
          <w:ilvl w:val="0"/>
          <w:numId w:val="26"/>
        </w:numPr>
        <w:rPr>
          <w:b/>
          <w:bCs/>
          <w:lang w:val="en-NL"/>
        </w:rPr>
      </w:pPr>
      <w:r w:rsidRPr="00D607A8">
        <w:rPr>
          <w:b/>
          <w:bCs/>
          <w:lang w:val="en-NL"/>
        </w:rPr>
        <w:t>Scrum Master Role</w:t>
      </w:r>
      <w:r w:rsidRPr="00D607A8">
        <w:rPr>
          <w:lang w:val="en-NL"/>
        </w:rPr>
        <w:t>: Facilitates the Scrum process</w:t>
      </w:r>
      <w:r>
        <w:rPr>
          <w:lang w:val="en-US"/>
        </w:rPr>
        <w:t>, this is a regular member of the team, and extra responsibility</w:t>
      </w:r>
      <w:r w:rsidRPr="00D607A8">
        <w:rPr>
          <w:b/>
          <w:bCs/>
          <w:lang w:val="en-US"/>
        </w:rPr>
        <w:t>, not a separate role.</w:t>
      </w:r>
      <w:r w:rsidR="00571C1F">
        <w:rPr>
          <w:b/>
          <w:bCs/>
          <w:lang w:val="en-US"/>
        </w:rPr>
        <w:t xml:space="preserve"> </w:t>
      </w:r>
      <w:r w:rsidRPr="00D607A8">
        <w:rPr>
          <w:b/>
          <w:bCs/>
          <w:lang w:val="en-US"/>
        </w:rPr>
        <w:t xml:space="preserve"> </w:t>
      </w:r>
    </w:p>
    <w:p w14:paraId="313E75E3" w14:textId="44BB26CA" w:rsidR="007E3E31" w:rsidRPr="00571C1F" w:rsidRDefault="00D607A8" w:rsidP="00571C1F">
      <w:pPr>
        <w:numPr>
          <w:ilvl w:val="0"/>
          <w:numId w:val="26"/>
        </w:numPr>
        <w:rPr>
          <w:b/>
          <w:bCs/>
          <w:lang w:val="en-NL"/>
        </w:rPr>
      </w:pPr>
      <w:r w:rsidRPr="00D607A8">
        <w:rPr>
          <w:b/>
          <w:bCs/>
          <w:lang w:val="en-NL"/>
        </w:rPr>
        <w:t>Team Members</w:t>
      </w:r>
      <w:r w:rsidRPr="00D607A8">
        <w:rPr>
          <w:lang w:val="en-NL"/>
        </w:rPr>
        <w:t>: Execute tasks based on their diverse expertise, collaboratively driving innovations that add value to the supply chain.</w:t>
      </w:r>
      <w:r w:rsidR="00571C1F">
        <w:rPr>
          <w:lang w:val="en-US"/>
        </w:rPr>
        <w:t xml:space="preserve"> Members commit to the tasks they feel comfortable that they can complete at the Sprint planning, which is with the </w:t>
      </w:r>
      <w:r w:rsidR="00571C1F" w:rsidRPr="00571C1F">
        <w:rPr>
          <w:b/>
          <w:bCs/>
          <w:lang w:val="en-US"/>
        </w:rPr>
        <w:t xml:space="preserve">P.O for questions only. </w:t>
      </w:r>
    </w:p>
    <w:p w14:paraId="5DA30681" w14:textId="06CA336C" w:rsidR="00571C1F" w:rsidRDefault="00571C1F" w:rsidP="00571C1F">
      <w:pPr>
        <w:ind w:left="0"/>
        <w:rPr>
          <w:b/>
          <w:bCs/>
          <w:lang w:val="en-US"/>
        </w:rPr>
      </w:pPr>
      <w:r>
        <w:rPr>
          <w:b/>
          <w:bCs/>
          <w:lang w:val="en-US"/>
        </w:rPr>
        <w:t>Overall Project Flow</w:t>
      </w:r>
    </w:p>
    <w:p w14:paraId="70E2B9B8" w14:textId="36C01D9C" w:rsidR="00571C1F" w:rsidRPr="00571C1F" w:rsidRDefault="00571C1F" w:rsidP="00571C1F">
      <w:pPr>
        <w:ind w:left="0"/>
        <w:rPr>
          <w:b/>
          <w:bCs/>
          <w:lang w:val="en-NL"/>
        </w:rPr>
      </w:pPr>
      <w:r>
        <w:rPr>
          <w:b/>
          <w:bCs/>
          <w:lang w:val="en-US"/>
        </w:rPr>
        <w:t>(All the different machines in the project)</w:t>
      </w:r>
    </w:p>
    <w:p w14:paraId="429828C1" w14:textId="700A0EAD" w:rsidR="007E3E31" w:rsidRDefault="007E3E31">
      <w:r>
        <w:t>Onboarding &amp; Offboarding</w:t>
      </w:r>
      <w:r>
        <w:br/>
      </w:r>
    </w:p>
    <w:p w14:paraId="27BC12B8" w14:textId="4A56270C" w:rsidR="007E3E31" w:rsidRDefault="007E3E31">
      <w:r>
        <w:t>Finding Partners</w:t>
      </w:r>
    </w:p>
    <w:p w14:paraId="71C15588" w14:textId="459C0FB5" w:rsidR="007E3E31" w:rsidRPr="007E3E31" w:rsidRDefault="007E3E31" w:rsidP="007E3E31">
      <w:pPr>
        <w:pStyle w:val="NoSpacing"/>
      </w:pPr>
    </w:p>
    <w:p w14:paraId="7148228D" w14:textId="7526EF90" w:rsidR="00011A83" w:rsidRDefault="007E3E31">
      <w:r>
        <w:lastRenderedPageBreak/>
        <w:br/>
      </w:r>
      <w:r>
        <w:rPr>
          <w:noProof/>
        </w:rPr>
        <mc:AlternateContent>
          <mc:Choice Requires="wpg">
            <w:drawing>
              <wp:inline distT="0" distB="0" distL="0" distR="0" wp14:anchorId="2B318A8F" wp14:editId="5D168ACE">
                <wp:extent cx="6114197" cy="4408227"/>
                <wp:effectExtent l="0" t="0" r="20320" b="11430"/>
                <wp:docPr id="1314093381" name="Group 26"/>
                <wp:cNvGraphicFramePr/>
                <a:graphic xmlns:a="http://schemas.openxmlformats.org/drawingml/2006/main">
                  <a:graphicData uri="http://schemas.microsoft.com/office/word/2010/wordprocessingGroup">
                    <wpg:wgp>
                      <wpg:cNvGrpSpPr/>
                      <wpg:grpSpPr>
                        <a:xfrm>
                          <a:off x="0" y="0"/>
                          <a:ext cx="6114197" cy="4408227"/>
                          <a:chOff x="0" y="0"/>
                          <a:chExt cx="7905750" cy="3407567"/>
                        </a:xfrm>
                      </wpg:grpSpPr>
                      <wps:wsp>
                        <wps:cNvPr id="2" name="Rectangle 2"/>
                        <wps:cNvSpPr/>
                        <wps:spPr>
                          <a:xfrm>
                            <a:off x="1414462" y="1185861"/>
                            <a:ext cx="957263" cy="523875"/>
                          </a:xfrm>
                          <a:prstGeom prst="rect">
                            <a:avLst/>
                          </a:prstGeom>
                          <a:solidFill>
                            <a:schemeClr val="lt1"/>
                          </a:solidFill>
                          <a:ln>
                            <a:solidFill>
                              <a:srgbClr val="000000"/>
                            </a:solidFill>
                          </a:ln>
                        </wps:spPr>
                        <wps:txbx>
                          <w:txbxContent>
                            <w:p w14:paraId="217512D7" w14:textId="77777777" w:rsidR="007E3E31" w:rsidRDefault="007E3E31" w:rsidP="007E3E31">
                              <w:pPr>
                                <w:spacing w:line="256" w:lineRule="auto"/>
                                <w:rPr>
                                  <w:rFonts w:ascii="Calibri" w:hAnsi="Calibri" w:cs="Calibri"/>
                                  <w:color w:val="000000"/>
                                  <w:lang w:val="en-US"/>
                                </w:rPr>
                              </w:pPr>
                              <w:r>
                                <w:rPr>
                                  <w:rFonts w:ascii="Calibri" w:hAnsi="Calibri" w:cs="Calibri"/>
                                  <w:color w:val="000000"/>
                                  <w:lang w:val="en-US"/>
                                </w:rPr>
                                <w:t xml:space="preserve">Stakeholder Analysis </w:t>
                              </w:r>
                            </w:p>
                          </w:txbxContent>
                        </wps:txbx>
                        <wps:bodyPr anchor="t"/>
                      </wps:wsp>
                      <wps:wsp>
                        <wps:cNvPr id="3" name="Rectangle 3"/>
                        <wps:cNvSpPr/>
                        <wps:spPr>
                          <a:xfrm>
                            <a:off x="1359693" y="1845468"/>
                            <a:ext cx="1104900" cy="523875"/>
                          </a:xfrm>
                          <a:prstGeom prst="rect">
                            <a:avLst/>
                          </a:prstGeom>
                          <a:solidFill>
                            <a:schemeClr val="lt1"/>
                          </a:solidFill>
                          <a:ln>
                            <a:solidFill>
                              <a:srgbClr val="000000"/>
                            </a:solidFill>
                          </a:ln>
                        </wps:spPr>
                        <wps:txbx>
                          <w:txbxContent>
                            <w:p w14:paraId="23608C10" w14:textId="77777777" w:rsidR="007E3E31" w:rsidRDefault="007E3E31" w:rsidP="007E3E31">
                              <w:pPr>
                                <w:spacing w:line="256" w:lineRule="auto"/>
                                <w:rPr>
                                  <w:rFonts w:ascii="Calibri" w:hAnsi="Calibri" w:cs="Calibri"/>
                                  <w:color w:val="000000"/>
                                  <w:lang w:val="en-US"/>
                                </w:rPr>
                              </w:pPr>
                              <w:r>
                                <w:rPr>
                                  <w:rFonts w:ascii="Calibri" w:hAnsi="Calibri" w:cs="Calibri"/>
                                  <w:color w:val="000000"/>
                                  <w:lang w:val="en-US"/>
                                </w:rPr>
                                <w:t>Mutual Benefits analysis</w:t>
                              </w:r>
                            </w:p>
                          </w:txbxContent>
                        </wps:txbx>
                        <wps:bodyPr anchor="t"/>
                      </wps:wsp>
                      <wps:wsp>
                        <wps:cNvPr id="4" name="Rectangle 4"/>
                        <wps:cNvSpPr/>
                        <wps:spPr>
                          <a:xfrm>
                            <a:off x="2709862" y="709612"/>
                            <a:ext cx="1228725" cy="619125"/>
                          </a:xfrm>
                          <a:prstGeom prst="rect">
                            <a:avLst/>
                          </a:prstGeom>
                          <a:solidFill>
                            <a:schemeClr val="lt1"/>
                          </a:solidFill>
                          <a:ln>
                            <a:solidFill>
                              <a:srgbClr val="000000"/>
                            </a:solidFill>
                          </a:ln>
                        </wps:spPr>
                        <wps:txbx>
                          <w:txbxContent>
                            <w:p w14:paraId="49EA0001" w14:textId="77777777" w:rsidR="007E3E31" w:rsidRDefault="007E3E31" w:rsidP="007E3E31">
                              <w:pPr>
                                <w:spacing w:line="256" w:lineRule="auto"/>
                                <w:rPr>
                                  <w:rFonts w:ascii="Calibri" w:hAnsi="Calibri" w:cs="Calibri"/>
                                  <w:color w:val="000000"/>
                                  <w:lang w:val="en-US"/>
                                </w:rPr>
                              </w:pPr>
                              <w:r>
                                <w:rPr>
                                  <w:rFonts w:ascii="Calibri" w:hAnsi="Calibri" w:cs="Calibri"/>
                                  <w:color w:val="000000"/>
                                  <w:lang w:val="en-US"/>
                                </w:rPr>
                                <w:t>Engagement Plan per potential partner</w:t>
                              </w:r>
                            </w:p>
                          </w:txbxContent>
                        </wps:txbx>
                        <wps:bodyPr anchor="t"/>
                      </wps:wsp>
                      <wps:wsp>
                        <wps:cNvPr id="5" name="Rectangle 5"/>
                        <wps:cNvSpPr/>
                        <wps:spPr>
                          <a:xfrm>
                            <a:off x="2667000" y="1521618"/>
                            <a:ext cx="1314450" cy="323850"/>
                          </a:xfrm>
                          <a:prstGeom prst="rect">
                            <a:avLst/>
                          </a:prstGeom>
                          <a:solidFill>
                            <a:schemeClr val="lt1"/>
                          </a:solidFill>
                          <a:ln>
                            <a:solidFill>
                              <a:srgbClr val="000000"/>
                            </a:solidFill>
                          </a:ln>
                        </wps:spPr>
                        <wps:txbx>
                          <w:txbxContent>
                            <w:p w14:paraId="310EF710" w14:textId="77777777" w:rsidR="007E3E31" w:rsidRDefault="007E3E31" w:rsidP="007E3E31">
                              <w:pPr>
                                <w:spacing w:line="256" w:lineRule="auto"/>
                                <w:rPr>
                                  <w:rFonts w:ascii="Calibri" w:hAnsi="Calibri" w:cs="Calibri"/>
                                  <w:color w:val="000000"/>
                                  <w:lang w:val="en-US"/>
                                </w:rPr>
                              </w:pPr>
                              <w:r>
                                <w:rPr>
                                  <w:rFonts w:ascii="Calibri" w:hAnsi="Calibri" w:cs="Calibri"/>
                                  <w:color w:val="000000"/>
                                  <w:lang w:val="en-US"/>
                                </w:rPr>
                                <w:t>Networking Events</w:t>
                              </w:r>
                            </w:p>
                          </w:txbxContent>
                        </wps:txbx>
                        <wps:bodyPr anchor="t"/>
                      </wps:wsp>
                      <wps:wsp>
                        <wps:cNvPr id="6" name="Rectangle 6"/>
                        <wps:cNvSpPr/>
                        <wps:spPr>
                          <a:xfrm>
                            <a:off x="2828925" y="1945480"/>
                            <a:ext cx="990600" cy="323850"/>
                          </a:xfrm>
                          <a:prstGeom prst="rect">
                            <a:avLst/>
                          </a:prstGeom>
                          <a:solidFill>
                            <a:schemeClr val="lt1"/>
                          </a:solidFill>
                          <a:ln>
                            <a:solidFill>
                              <a:srgbClr val="000000"/>
                            </a:solidFill>
                          </a:ln>
                        </wps:spPr>
                        <wps:txbx>
                          <w:txbxContent>
                            <w:p w14:paraId="2628EC58"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Hackathons</w:t>
                              </w:r>
                            </w:p>
                          </w:txbxContent>
                        </wps:txbx>
                        <wps:bodyPr anchor="t"/>
                      </wps:wsp>
                      <wps:wsp>
                        <wps:cNvPr id="7" name="Rectangle 7"/>
                        <wps:cNvSpPr/>
                        <wps:spPr>
                          <a:xfrm>
                            <a:off x="2828925" y="2377677"/>
                            <a:ext cx="990600" cy="509587"/>
                          </a:xfrm>
                          <a:prstGeom prst="rect">
                            <a:avLst/>
                          </a:prstGeom>
                          <a:solidFill>
                            <a:schemeClr val="lt1"/>
                          </a:solidFill>
                          <a:ln>
                            <a:solidFill>
                              <a:srgbClr val="000000"/>
                            </a:solidFill>
                          </a:ln>
                        </wps:spPr>
                        <wps:txbx>
                          <w:txbxContent>
                            <w:p w14:paraId="0AFFA30B"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Social Media "phishing"</w:t>
                              </w:r>
                            </w:p>
                          </w:txbxContent>
                        </wps:txbx>
                        <wps:bodyPr anchor="t"/>
                      </wps:wsp>
                      <wps:wsp>
                        <wps:cNvPr id="8" name="Rectangle 8"/>
                        <wps:cNvSpPr/>
                        <wps:spPr>
                          <a:xfrm>
                            <a:off x="111918" y="609600"/>
                            <a:ext cx="990600" cy="509587"/>
                          </a:xfrm>
                          <a:prstGeom prst="rect">
                            <a:avLst/>
                          </a:prstGeom>
                          <a:solidFill>
                            <a:schemeClr val="lt1"/>
                          </a:solidFill>
                          <a:ln>
                            <a:solidFill>
                              <a:srgbClr val="000000"/>
                            </a:solidFill>
                          </a:ln>
                        </wps:spPr>
                        <wps:txbx>
                          <w:txbxContent>
                            <w:p w14:paraId="0C1EA3E2"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Reverse OSI - THESIS</w:t>
                              </w:r>
                            </w:p>
                          </w:txbxContent>
                        </wps:txbx>
                        <wps:bodyPr anchor="t"/>
                      </wps:wsp>
                      <wps:wsp>
                        <wps:cNvPr id="9" name="Rectangle 9"/>
                        <wps:cNvSpPr/>
                        <wps:spPr>
                          <a:xfrm>
                            <a:off x="111918" y="1173956"/>
                            <a:ext cx="990600" cy="509587"/>
                          </a:xfrm>
                          <a:prstGeom prst="rect">
                            <a:avLst/>
                          </a:prstGeom>
                          <a:solidFill>
                            <a:schemeClr val="lt1"/>
                          </a:solidFill>
                          <a:ln>
                            <a:solidFill>
                              <a:srgbClr val="000000"/>
                            </a:solidFill>
                          </a:ln>
                        </wps:spPr>
                        <wps:txbx>
                          <w:txbxContent>
                            <w:p w14:paraId="0E81C223"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Social Media Analysis</w:t>
                              </w:r>
                            </w:p>
                          </w:txbxContent>
                        </wps:txbx>
                        <wps:bodyPr anchor="t"/>
                      </wps:wsp>
                      <wps:wsp>
                        <wps:cNvPr id="10" name="Rectangle 10"/>
                        <wps:cNvSpPr/>
                        <wps:spPr>
                          <a:xfrm>
                            <a:off x="254793" y="1800224"/>
                            <a:ext cx="704850" cy="509587"/>
                          </a:xfrm>
                          <a:prstGeom prst="rect">
                            <a:avLst/>
                          </a:prstGeom>
                          <a:solidFill>
                            <a:schemeClr val="lt1"/>
                          </a:solidFill>
                          <a:ln>
                            <a:solidFill>
                              <a:srgbClr val="000000"/>
                            </a:solidFill>
                          </a:ln>
                        </wps:spPr>
                        <wps:txbx>
                          <w:txbxContent>
                            <w:p w14:paraId="23017290"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Patreon Network</w:t>
                              </w:r>
                            </w:p>
                          </w:txbxContent>
                        </wps:txbx>
                        <wps:bodyPr anchor="t"/>
                      </wps:wsp>
                      <wps:wsp>
                        <wps:cNvPr id="11" name="Rectangle 11"/>
                        <wps:cNvSpPr/>
                        <wps:spPr>
                          <a:xfrm>
                            <a:off x="0" y="2505075"/>
                            <a:ext cx="1285875" cy="448435"/>
                          </a:xfrm>
                          <a:prstGeom prst="rect">
                            <a:avLst/>
                          </a:prstGeom>
                          <a:solidFill>
                            <a:schemeClr val="accent4">
                              <a:lumMod val="50000"/>
                            </a:schemeClr>
                          </a:solidFill>
                          <a:ln>
                            <a:solidFill>
                              <a:srgbClr val="000000"/>
                            </a:solidFill>
                          </a:ln>
                        </wps:spPr>
                        <wps:txbx>
                          <w:txbxContent>
                            <w:p w14:paraId="0994BA7C" w14:textId="77777777" w:rsidR="007E3E31" w:rsidRDefault="007E3E31" w:rsidP="007E3E31">
                              <w:pPr>
                                <w:spacing w:line="256" w:lineRule="auto"/>
                                <w:jc w:val="center"/>
                                <w:rPr>
                                  <w:rFonts w:ascii="Calibri" w:hAnsi="Calibri" w:cs="Calibri"/>
                                  <w:color w:val="FFFFFF"/>
                                  <w:lang w:val="en-US"/>
                                </w:rPr>
                              </w:pPr>
                              <w:r>
                                <w:rPr>
                                  <w:rFonts w:ascii="Calibri" w:hAnsi="Calibri" w:cs="Calibri"/>
                                  <w:color w:val="FFFFFF"/>
                                  <w:lang w:val="en-US"/>
                                </w:rPr>
                                <w:t>Global Monitoring</w:t>
                              </w:r>
                            </w:p>
                          </w:txbxContent>
                        </wps:txbx>
                        <wps:bodyPr anchor="t"/>
                      </wps:wsp>
                      <wps:wsp>
                        <wps:cNvPr id="12" name="Rectangle 12"/>
                        <wps:cNvSpPr/>
                        <wps:spPr>
                          <a:xfrm>
                            <a:off x="4233862" y="864393"/>
                            <a:ext cx="1438275" cy="309562"/>
                          </a:xfrm>
                          <a:prstGeom prst="rect">
                            <a:avLst/>
                          </a:prstGeom>
                          <a:solidFill>
                            <a:schemeClr val="lt1"/>
                          </a:solidFill>
                          <a:ln>
                            <a:solidFill>
                              <a:srgbClr val="000000"/>
                            </a:solidFill>
                          </a:ln>
                        </wps:spPr>
                        <wps:txbx>
                          <w:txbxContent>
                            <w:p w14:paraId="29C2D50E"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Partner Agreements</w:t>
                              </w:r>
                            </w:p>
                          </w:txbxContent>
                        </wps:txbx>
                        <wps:bodyPr anchor="t"/>
                      </wps:wsp>
                      <wps:wsp>
                        <wps:cNvPr id="13" name="Rectangle 13"/>
                        <wps:cNvSpPr/>
                        <wps:spPr>
                          <a:xfrm>
                            <a:off x="4457700" y="1335881"/>
                            <a:ext cx="990600" cy="509587"/>
                          </a:xfrm>
                          <a:prstGeom prst="rect">
                            <a:avLst/>
                          </a:prstGeom>
                          <a:solidFill>
                            <a:schemeClr val="lt1"/>
                          </a:solidFill>
                          <a:ln>
                            <a:solidFill>
                              <a:srgbClr val="000000"/>
                            </a:solidFill>
                          </a:ln>
                        </wps:spPr>
                        <wps:txbx>
                          <w:txbxContent>
                            <w:p w14:paraId="327441CB"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Collaborative Projects</w:t>
                              </w:r>
                            </w:p>
                          </w:txbxContent>
                        </wps:txbx>
                        <wps:bodyPr anchor="t"/>
                      </wps:wsp>
                      <wps:wsp>
                        <wps:cNvPr id="14" name="Rectangle 14"/>
                        <wps:cNvSpPr/>
                        <wps:spPr>
                          <a:xfrm>
                            <a:off x="4457700" y="1995487"/>
                            <a:ext cx="990600" cy="509587"/>
                          </a:xfrm>
                          <a:prstGeom prst="rect">
                            <a:avLst/>
                          </a:prstGeom>
                          <a:solidFill>
                            <a:schemeClr val="lt1"/>
                          </a:solidFill>
                          <a:ln>
                            <a:solidFill>
                              <a:srgbClr val="000000"/>
                            </a:solidFill>
                          </a:ln>
                        </wps:spPr>
                        <wps:txbx>
                          <w:txbxContent>
                            <w:p w14:paraId="310CDC11"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Collaborative Investment</w:t>
                              </w:r>
                            </w:p>
                          </w:txbxContent>
                        </wps:txbx>
                        <wps:bodyPr anchor="t"/>
                      </wps:wsp>
                      <wps:wsp>
                        <wps:cNvPr id="15" name="Rectangle 15"/>
                        <wps:cNvSpPr/>
                        <wps:spPr>
                          <a:xfrm>
                            <a:off x="5876925" y="509587"/>
                            <a:ext cx="1647825" cy="509587"/>
                          </a:xfrm>
                          <a:prstGeom prst="rect">
                            <a:avLst/>
                          </a:prstGeom>
                          <a:solidFill>
                            <a:schemeClr val="lt1"/>
                          </a:solidFill>
                          <a:ln>
                            <a:solidFill>
                              <a:srgbClr val="000000"/>
                            </a:solidFill>
                          </a:ln>
                        </wps:spPr>
                        <wps:txbx>
                          <w:txbxContent>
                            <w:p w14:paraId="5563516A"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Co-Create Research Agendas</w:t>
                              </w:r>
                            </w:p>
                          </w:txbxContent>
                        </wps:txbx>
                        <wps:bodyPr anchor="t"/>
                      </wps:wsp>
                      <wps:wsp>
                        <wps:cNvPr id="16" name="Rectangle 16"/>
                        <wps:cNvSpPr/>
                        <wps:spPr>
                          <a:xfrm>
                            <a:off x="5876925" y="1290637"/>
                            <a:ext cx="1647825" cy="392906"/>
                          </a:xfrm>
                          <a:prstGeom prst="rect">
                            <a:avLst/>
                          </a:prstGeom>
                          <a:solidFill>
                            <a:schemeClr val="lt1"/>
                          </a:solidFill>
                          <a:ln>
                            <a:solidFill>
                              <a:srgbClr val="000000"/>
                            </a:solidFill>
                          </a:ln>
                        </wps:spPr>
                        <wps:txbx>
                          <w:txbxContent>
                            <w:p w14:paraId="5E373628"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Real World Testing</w:t>
                              </w:r>
                            </w:p>
                          </w:txbxContent>
                        </wps:txbx>
                        <wps:bodyPr anchor="t"/>
                      </wps:wsp>
                      <wps:wsp>
                        <wps:cNvPr id="17" name="Rectangle 17"/>
                        <wps:cNvSpPr/>
                        <wps:spPr>
                          <a:xfrm>
                            <a:off x="4233862" y="2632471"/>
                            <a:ext cx="3671888" cy="478631"/>
                          </a:xfrm>
                          <a:prstGeom prst="rect">
                            <a:avLst/>
                          </a:prstGeom>
                          <a:solidFill>
                            <a:srgbClr val="ED7D31"/>
                          </a:solidFill>
                          <a:ln>
                            <a:solidFill>
                              <a:srgbClr val="000000"/>
                            </a:solidFill>
                          </a:ln>
                        </wps:spPr>
                        <wps:txbx>
                          <w:txbxContent>
                            <w:p w14:paraId="072596E5"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  Every AGILE SCRUM CYCLE: PLANNING - EXECUTING - PRESENTING - FEEDBACK</w:t>
                              </w:r>
                            </w:p>
                          </w:txbxContent>
                        </wps:txbx>
                        <wps:bodyPr anchor="t"/>
                      </wps:wsp>
                      <wps:wsp>
                        <wps:cNvPr id="18" name="Rectangle 18"/>
                        <wps:cNvSpPr/>
                        <wps:spPr>
                          <a:xfrm>
                            <a:off x="254793" y="3014661"/>
                            <a:ext cx="764382" cy="392906"/>
                          </a:xfrm>
                          <a:prstGeom prst="rect">
                            <a:avLst/>
                          </a:prstGeom>
                          <a:solidFill>
                            <a:srgbClr val="ED7D31"/>
                          </a:solidFill>
                          <a:ln>
                            <a:solidFill>
                              <a:srgbClr val="000000"/>
                            </a:solidFill>
                          </a:ln>
                        </wps:spPr>
                        <wps:txbx>
                          <w:txbxContent>
                            <w:p w14:paraId="481A740E"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FINDING</w:t>
                              </w:r>
                            </w:p>
                          </w:txbxContent>
                        </wps:txbx>
                        <wps:bodyPr anchor="t"/>
                      </wps:wsp>
                      <wps:wsp>
                        <wps:cNvPr id="19" name="Rectangle 19"/>
                        <wps:cNvSpPr/>
                        <wps:spPr>
                          <a:xfrm>
                            <a:off x="111918" y="0"/>
                            <a:ext cx="990600" cy="509587"/>
                          </a:xfrm>
                          <a:prstGeom prst="rect">
                            <a:avLst/>
                          </a:prstGeom>
                          <a:solidFill>
                            <a:schemeClr val="accent4">
                              <a:lumMod val="50000"/>
                            </a:schemeClr>
                          </a:solidFill>
                          <a:ln>
                            <a:solidFill>
                              <a:srgbClr val="000000"/>
                            </a:solidFill>
                          </a:ln>
                        </wps:spPr>
                        <wps:txbx>
                          <w:txbxContent>
                            <w:p w14:paraId="39E32503" w14:textId="77777777" w:rsidR="007E3E31" w:rsidRDefault="007E3E31" w:rsidP="007E3E31">
                              <w:pPr>
                                <w:spacing w:line="256" w:lineRule="auto"/>
                                <w:jc w:val="center"/>
                                <w:rPr>
                                  <w:rFonts w:ascii="Calibri" w:hAnsi="Calibri" w:cs="Calibri"/>
                                  <w:color w:val="FFFFFF"/>
                                  <w:lang w:val="en-US"/>
                                </w:rPr>
                              </w:pPr>
                              <w:r>
                                <w:rPr>
                                  <w:rFonts w:ascii="Calibri" w:hAnsi="Calibri" w:cs="Calibri"/>
                                  <w:color w:val="FFFFFF"/>
                                  <w:lang w:val="en-US"/>
                                </w:rPr>
                                <w:t>Reverse OSI - GRANTS</w:t>
                              </w:r>
                            </w:p>
                          </w:txbxContent>
                        </wps:txbx>
                        <wps:bodyPr anchor="t"/>
                      </wps:wsp>
                      <wps:wsp>
                        <wps:cNvPr id="20" name="Rectangle 20"/>
                        <wps:cNvSpPr/>
                        <wps:spPr>
                          <a:xfrm>
                            <a:off x="1493043" y="3014661"/>
                            <a:ext cx="838201" cy="392906"/>
                          </a:xfrm>
                          <a:prstGeom prst="rect">
                            <a:avLst/>
                          </a:prstGeom>
                          <a:solidFill>
                            <a:srgbClr val="ED7D31"/>
                          </a:solidFill>
                          <a:ln>
                            <a:solidFill>
                              <a:srgbClr val="000000"/>
                            </a:solidFill>
                          </a:ln>
                        </wps:spPr>
                        <wps:txbx>
                          <w:txbxContent>
                            <w:p w14:paraId="5A0FBB74"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SELECTING</w:t>
                              </w:r>
                            </w:p>
                          </w:txbxContent>
                        </wps:txbx>
                        <wps:bodyPr anchor="t"/>
                      </wps:wsp>
                      <wps:wsp>
                        <wps:cNvPr id="21" name="Rectangle 21"/>
                        <wps:cNvSpPr/>
                        <wps:spPr>
                          <a:xfrm>
                            <a:off x="2905124" y="3014661"/>
                            <a:ext cx="838201" cy="392906"/>
                          </a:xfrm>
                          <a:prstGeom prst="rect">
                            <a:avLst/>
                          </a:prstGeom>
                          <a:solidFill>
                            <a:srgbClr val="ED7D31"/>
                          </a:solidFill>
                          <a:ln>
                            <a:solidFill>
                              <a:srgbClr val="000000"/>
                            </a:solidFill>
                          </a:ln>
                        </wps:spPr>
                        <wps:txbx>
                          <w:txbxContent>
                            <w:p w14:paraId="28974967"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GETTING</w:t>
                              </w:r>
                            </w:p>
                          </w:txbxContent>
                        </wps:txbx>
                        <wps:bodyPr anchor="t"/>
                      </wps:wsp>
                      <wps:wsp>
                        <wps:cNvPr id="22" name="Straight Arrow Connector 22"/>
                        <wps:cNvCnPr/>
                        <wps:spPr>
                          <a:xfrm rot="5400000" flipV="1">
                            <a:off x="919162" y="576262"/>
                            <a:ext cx="781050" cy="400050"/>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3" name="Straight Arrow Connector 23"/>
                        <wps:cNvCnPr>
                          <a:stCxn id="8" idx="3"/>
                        </wps:cNvCnPr>
                        <wps:spPr>
                          <a:xfrm rot="5400000" flipV="1">
                            <a:off x="1073943" y="892968"/>
                            <a:ext cx="369094" cy="311944"/>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4" name="Straight Arrow Connector 24"/>
                        <wps:cNvCnPr/>
                        <wps:spPr>
                          <a:xfrm>
                            <a:off x="1081087" y="1395412"/>
                            <a:ext cx="314325" cy="28575"/>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5" name="Straight Arrow Connector 25"/>
                        <wps:cNvCnPr>
                          <a:stCxn id="10" idx="3"/>
                        </wps:cNvCnPr>
                        <wps:spPr>
                          <a:xfrm rot="5400000" flipH="1" flipV="1">
                            <a:off x="933450" y="1583530"/>
                            <a:ext cx="497681" cy="445294"/>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6" name="Straight Arrow Connector 26"/>
                        <wps:cNvCnPr/>
                        <wps:spPr>
                          <a:xfrm rot="5400000" flipH="1" flipV="1">
                            <a:off x="814387" y="1871662"/>
                            <a:ext cx="809625" cy="485775"/>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2B318A8F" id="_x0000_s1052" style="width:481.45pt;height:347.1pt;mso-position-horizontal-relative:char;mso-position-vertical-relative:line" coordsize="79057,34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">
                <v:rect id="Rectangle 2" o:spid="_x0000_s1053" style="position:absolute;left:14144;top:11858;width:957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217512D7" w14:textId="77777777" w:rsidR="007E3E31" w:rsidRDefault="007E3E31" w:rsidP="007E3E31">
                        <w:pPr>
                          <w:spacing w:line="256" w:lineRule="auto"/>
                          <w:rPr>
                            <w:rFonts w:ascii="Calibri" w:hAnsi="Calibri" w:cs="Calibri"/>
                            <w:color w:val="000000"/>
                            <w:lang w:val="en-US"/>
                          </w:rPr>
                        </w:pPr>
                        <w:r>
                          <w:rPr>
                            <w:rFonts w:ascii="Calibri" w:hAnsi="Calibri" w:cs="Calibri"/>
                            <w:color w:val="000000"/>
                            <w:lang w:val="en-US"/>
                          </w:rPr>
                          <w:t xml:space="preserve">Stakeholder Analysis </w:t>
                        </w:r>
                      </w:p>
                    </w:txbxContent>
                  </v:textbox>
                </v:rect>
                <v:rect id="Rectangle 3" o:spid="_x0000_s1054" style="position:absolute;left:13596;top:18454;width:11049;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23608C10" w14:textId="77777777" w:rsidR="007E3E31" w:rsidRDefault="007E3E31" w:rsidP="007E3E31">
                        <w:pPr>
                          <w:spacing w:line="256" w:lineRule="auto"/>
                          <w:rPr>
                            <w:rFonts w:ascii="Calibri" w:hAnsi="Calibri" w:cs="Calibri"/>
                            <w:color w:val="000000"/>
                            <w:lang w:val="en-US"/>
                          </w:rPr>
                        </w:pPr>
                        <w:r>
                          <w:rPr>
                            <w:rFonts w:ascii="Calibri" w:hAnsi="Calibri" w:cs="Calibri"/>
                            <w:color w:val="000000"/>
                            <w:lang w:val="en-US"/>
                          </w:rPr>
                          <w:t>Mutual Benefits analysis</w:t>
                        </w:r>
                      </w:p>
                    </w:txbxContent>
                  </v:textbox>
                </v:rect>
                <v:rect id="Rectangle 4" o:spid="_x0000_s1055" style="position:absolute;left:27098;top:7096;width:12287;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" fillcolor="white [3201]">
                  <v:textbox>
                    <w:txbxContent>
                      <w:p w14:paraId="49EA0001" w14:textId="77777777" w:rsidR="007E3E31" w:rsidRDefault="007E3E31" w:rsidP="007E3E31">
                        <w:pPr>
                          <w:spacing w:line="256" w:lineRule="auto"/>
                          <w:rPr>
                            <w:rFonts w:ascii="Calibri" w:hAnsi="Calibri" w:cs="Calibri"/>
                            <w:color w:val="000000"/>
                            <w:lang w:val="en-US"/>
                          </w:rPr>
                        </w:pPr>
                        <w:r>
                          <w:rPr>
                            <w:rFonts w:ascii="Calibri" w:hAnsi="Calibri" w:cs="Calibri"/>
                            <w:color w:val="000000"/>
                            <w:lang w:val="en-US"/>
                          </w:rPr>
                          <w:t>Engagement Plan per potential partner</w:t>
                        </w:r>
                      </w:p>
                    </w:txbxContent>
                  </v:textbox>
                </v:rect>
                <v:rect id="Rectangle 5" o:spid="_x0000_s1056" style="position:absolute;left:26670;top:15216;width:13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" fillcolor="white [3201]">
                  <v:textbox>
                    <w:txbxContent>
                      <w:p w14:paraId="310EF710" w14:textId="77777777" w:rsidR="007E3E31" w:rsidRDefault="007E3E31" w:rsidP="007E3E31">
                        <w:pPr>
                          <w:spacing w:line="256" w:lineRule="auto"/>
                          <w:rPr>
                            <w:rFonts w:ascii="Calibri" w:hAnsi="Calibri" w:cs="Calibri"/>
                            <w:color w:val="000000"/>
                            <w:lang w:val="en-US"/>
                          </w:rPr>
                        </w:pPr>
                        <w:r>
                          <w:rPr>
                            <w:rFonts w:ascii="Calibri" w:hAnsi="Calibri" w:cs="Calibri"/>
                            <w:color w:val="000000"/>
                            <w:lang w:val="en-US"/>
                          </w:rPr>
                          <w:t>Networking Events</w:t>
                        </w:r>
                      </w:p>
                    </w:txbxContent>
                  </v:textbox>
                </v:rect>
                <v:rect id="Rectangle 6" o:spid="_x0000_s1057" style="position:absolute;left:28289;top:19454;width:990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" fillcolor="white [3201]">
                  <v:textbox>
                    <w:txbxContent>
                      <w:p w14:paraId="2628EC58"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Hackathons</w:t>
                        </w:r>
                      </w:p>
                    </w:txbxContent>
                  </v:textbox>
                </v:rect>
                <v:rect id="Rectangle 7" o:spid="_x0000_s1058" style="position:absolute;left:28289;top:23776;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" fillcolor="white [3201]">
                  <v:textbox>
                    <w:txbxContent>
                      <w:p w14:paraId="0AFFA30B"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Social Media "phishing"</w:t>
                        </w:r>
                      </w:p>
                    </w:txbxContent>
                  </v:textbox>
                </v:rect>
                <v:rect id="Rectangle 8" o:spid="_x0000_s1059" style="position:absolute;left:1119;top:6096;width:9906;height:5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" fillcolor="white [3201]">
                  <v:textbox>
                    <w:txbxContent>
                      <w:p w14:paraId="0C1EA3E2"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Reverse OSI - THESIS</w:t>
                        </w:r>
                      </w:p>
                    </w:txbxContent>
                  </v:textbox>
                </v:rect>
                <v:rect id="Rectangle 9" o:spid="_x0000_s1060" style="position:absolute;left:1119;top:11739;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" fillcolor="white [3201]">
                  <v:textbox>
                    <w:txbxContent>
                      <w:p w14:paraId="0E81C223"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Social Media Analysis</w:t>
                        </w:r>
                      </w:p>
                    </w:txbxContent>
                  </v:textbox>
                </v:rect>
                <v:rect id="Rectangle 10" o:spid="_x0000_s1061" style="position:absolute;left:2547;top:18002;width:7049;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" fillcolor="white [3201]">
                  <v:textbox>
                    <w:txbxContent>
                      <w:p w14:paraId="23017290"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Patreon Network</w:t>
                        </w:r>
                      </w:p>
                    </w:txbxContent>
                  </v:textbox>
                </v:rect>
                <v:rect id="Rectangle 11" o:spid="_x0000_s1062" style="position:absolute;top:25050;width:12858;height:4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" fillcolor="#3f3151 [1607]">
                  <v:textbox>
                    <w:txbxContent>
                      <w:p w14:paraId="0994BA7C" w14:textId="77777777" w:rsidR="007E3E31" w:rsidRDefault="007E3E31" w:rsidP="007E3E31">
                        <w:pPr>
                          <w:spacing w:line="256" w:lineRule="auto"/>
                          <w:jc w:val="center"/>
                          <w:rPr>
                            <w:rFonts w:ascii="Calibri" w:hAnsi="Calibri" w:cs="Calibri"/>
                            <w:color w:val="FFFFFF"/>
                            <w:lang w:val="en-US"/>
                          </w:rPr>
                        </w:pPr>
                        <w:r>
                          <w:rPr>
                            <w:rFonts w:ascii="Calibri" w:hAnsi="Calibri" w:cs="Calibri"/>
                            <w:color w:val="FFFFFF"/>
                            <w:lang w:val="en-US"/>
                          </w:rPr>
                          <w:t>Global Monitoring</w:t>
                        </w:r>
                      </w:p>
                    </w:txbxContent>
                  </v:textbox>
                </v:rect>
                <v:rect id="Rectangle 12" o:spid="_x0000_s1063" style="position:absolute;left:42338;top:8643;width:1438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" fillcolor="white [3201]">
                  <v:textbox>
                    <w:txbxContent>
                      <w:p w14:paraId="29C2D50E"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Partner Agreements</w:t>
                        </w:r>
                      </w:p>
                    </w:txbxContent>
                  </v:textbox>
                </v:rect>
                <v:rect id="Rectangle 13" o:spid="_x0000_s1064" style="position:absolute;left:44577;top:13358;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" fillcolor="white [3201]">
                  <v:textbox>
                    <w:txbxContent>
                      <w:p w14:paraId="327441CB"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Collaborative Projects</w:t>
                        </w:r>
                      </w:p>
                    </w:txbxContent>
                  </v:textbox>
                </v:rect>
                <v:rect id="Rectangle 14" o:spid="_x0000_s1065" style="position:absolute;left:44577;top:19954;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" fillcolor="white [3201]">
                  <v:textbox>
                    <w:txbxContent>
                      <w:p w14:paraId="310CDC11"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Collaborative Investment</w:t>
                        </w:r>
                      </w:p>
                    </w:txbxContent>
                  </v:textbox>
                </v:rect>
                <v:rect id="Rectangle 15" o:spid="_x0000_s1066" style="position:absolute;left:58769;top:5095;width:16478;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" fillcolor="white [3201]">
                  <v:textbox>
                    <w:txbxContent>
                      <w:p w14:paraId="5563516A"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Co-Create Research Agendas</w:t>
                        </w:r>
                      </w:p>
                    </w:txbxContent>
                  </v:textbox>
                </v:rect>
                <v:rect id="Rectangle 16" o:spid="_x0000_s1067" style="position:absolute;left:58769;top:12906;width:16478;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" fillcolor="white [3201]">
                  <v:textbox>
                    <w:txbxContent>
                      <w:p w14:paraId="5E373628"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Real World Testing</w:t>
                        </w:r>
                      </w:p>
                    </w:txbxContent>
                  </v:textbox>
                </v:rect>
                <v:rect id="Rectangle 17" o:spid="_x0000_s1068" style="position:absolute;left:42338;top:26324;width:36719;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" fillcolor="#ed7d31">
                  <v:textbox>
                    <w:txbxContent>
                      <w:p w14:paraId="072596E5"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  Every AGILE SCRUM CYCLE: PLANNING - EXECUTING - PRESENTING - FEEDBACK</w:t>
                        </w:r>
                      </w:p>
                    </w:txbxContent>
                  </v:textbox>
                </v:rect>
                <v:rect id="Rectangle 18" o:spid="_x0000_s1069" style="position:absolute;left:2547;top:30146;width:7644;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" fillcolor="#ed7d31">
                  <v:textbox>
                    <w:txbxContent>
                      <w:p w14:paraId="481A740E"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FINDING</w:t>
                        </w:r>
                      </w:p>
                    </w:txbxContent>
                  </v:textbox>
                </v:rect>
                <v:rect id="Rectangle 19" o:spid="_x0000_s1070" style="position:absolute;left:1119;width:9906;height:5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" fillcolor="#3f3151 [1607]">
                  <v:textbox>
                    <w:txbxContent>
                      <w:p w14:paraId="39E32503" w14:textId="77777777" w:rsidR="007E3E31" w:rsidRDefault="007E3E31" w:rsidP="007E3E31">
                        <w:pPr>
                          <w:spacing w:line="256" w:lineRule="auto"/>
                          <w:jc w:val="center"/>
                          <w:rPr>
                            <w:rFonts w:ascii="Calibri" w:hAnsi="Calibri" w:cs="Calibri"/>
                            <w:color w:val="FFFFFF"/>
                            <w:lang w:val="en-US"/>
                          </w:rPr>
                        </w:pPr>
                        <w:r>
                          <w:rPr>
                            <w:rFonts w:ascii="Calibri" w:hAnsi="Calibri" w:cs="Calibri"/>
                            <w:color w:val="FFFFFF"/>
                            <w:lang w:val="en-US"/>
                          </w:rPr>
                          <w:t>Reverse OSI - GRANTS</w:t>
                        </w:r>
                      </w:p>
                    </w:txbxContent>
                  </v:textbox>
                </v:rect>
                <v:rect id="Rectangle 20" o:spid="_x0000_s1071" style="position:absolute;left:14930;top:30146;width:8382;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" fillcolor="#ed7d31">
                  <v:textbox>
                    <w:txbxContent>
                      <w:p w14:paraId="5A0FBB74"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SELECTING</w:t>
                        </w:r>
                      </w:p>
                    </w:txbxContent>
                  </v:textbox>
                </v:rect>
                <v:rect id="Rectangle 21" o:spid="_x0000_s1072" style="position:absolute;left:29051;top:30146;width:8382;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" fillcolor="#ed7d31">
                  <v:textbox>
                    <w:txbxContent>
                      <w:p w14:paraId="28974967" w14:textId="77777777" w:rsidR="007E3E31" w:rsidRDefault="007E3E31" w:rsidP="007E3E31">
                        <w:pPr>
                          <w:spacing w:line="256" w:lineRule="auto"/>
                          <w:jc w:val="center"/>
                          <w:rPr>
                            <w:rFonts w:ascii="Calibri" w:hAnsi="Calibri" w:cs="Calibri"/>
                            <w:color w:val="000000"/>
                            <w:lang w:val="en-US"/>
                          </w:rPr>
                        </w:pPr>
                        <w:r>
                          <w:rPr>
                            <w:rFonts w:ascii="Calibri" w:hAnsi="Calibri" w:cs="Calibri"/>
                            <w:color w:val="000000"/>
                            <w:lang w:val="en-US"/>
                          </w:rPr>
                          <w:t>GETTING</w:t>
                        </w:r>
                      </w:p>
                    </w:txbxContent>
                  </v:textbox>
                </v:rect>
                <v:shape id="Straight Arrow Connector 22" o:spid="_x0000_s1073" type="#_x0000_t32" style="position:absolute;left:9191;top:5762;width:7811;height:4001;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" strokecolor="#4472c4">
                  <v:stroke endarrow="block"/>
                </v:shape>
                <v:shape id="Straight Arrow Connector 23" o:spid="_x0000_s1074" type="#_x0000_t32" style="position:absolute;left:10739;top:8929;width:3691;height:3119;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" strokecolor="#4472c4">
                  <v:stroke endarrow="block"/>
                </v:shape>
                <v:shape id="Straight Arrow Connector 24" o:spid="_x0000_s1075" type="#_x0000_t32" style="position:absolute;left:10810;top:13954;width:3144;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" strokecolor="#4472c4">
                  <v:stroke endarrow="block"/>
                </v:shape>
                <v:shape id="Straight Arrow Connector 25" o:spid="_x0000_s1076" type="#_x0000_t32" style="position:absolute;left:9334;top:15835;width:4977;height:4453;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" strokecolor="#4472c4">
                  <v:stroke endarrow="block"/>
                </v:shape>
                <v:shape id="Straight Arrow Connector 26" o:spid="_x0000_s1077" type="#_x0000_t32" style="position:absolute;left:8144;top:18716;width:8096;height:48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" strokecolor="#4472c4">
                  <v:stroke endarrow="block"/>
                </v:shape>
                <w10:anchorlock/>
              </v:group>
            </w:pict>
          </mc:Fallback>
        </mc:AlternateContent>
      </w:r>
      <w:r>
        <w:br/>
      </w:r>
      <w:r w:rsidR="00011A83">
        <w:br w:type="page"/>
      </w:r>
    </w:p>
    <w:p w14:paraId="1FBF6714" w14:textId="1B2A6491" w:rsidR="00AC593F" w:rsidRDefault="33BBD343" w:rsidP="008E0745">
      <w:pPr>
        <w:pStyle w:val="Heading1"/>
      </w:pPr>
      <w:bookmarkStart w:id="20" w:name="_Toc158237231"/>
      <w:r>
        <w:lastRenderedPageBreak/>
        <w:t>Budget and Financing</w:t>
      </w:r>
      <w:bookmarkEnd w:id="20"/>
      <w:r>
        <w:t xml:space="preserve"> </w:t>
      </w:r>
    </w:p>
    <w:p w14:paraId="0AF2D9E2" w14:textId="193B8357" w:rsidR="008E0745" w:rsidRPr="008E0745" w:rsidRDefault="008E0745" w:rsidP="008E0745">
      <w:pPr>
        <w:rPr>
          <w:lang w:val="en-US"/>
        </w:rPr>
      </w:pPr>
      <w:r>
        <w:rPr>
          <w:lang w:val="en-US"/>
        </w:rPr>
        <w:t>Placeholder</w:t>
      </w:r>
    </w:p>
    <w:p w14:paraId="5B8FFD31" w14:textId="77777777" w:rsidR="00AC593F" w:rsidRDefault="00AC593F" w:rsidP="00571C1F">
      <w:pPr>
        <w:pStyle w:val="Heading2"/>
        <w:rPr>
          <w:lang w:val="en-NL"/>
        </w:rPr>
      </w:pPr>
      <w:bookmarkStart w:id="21" w:name="_Toc158237232"/>
      <w:r w:rsidRPr="00AC593F">
        <w:rPr>
          <w:lang w:val="en-NL"/>
        </w:rPr>
        <w:t>Financial Planning</w:t>
      </w:r>
      <w:bookmarkEnd w:id="21"/>
      <w:r w:rsidRPr="00AC593F">
        <w:rPr>
          <w:lang w:val="en-NL"/>
        </w:rPr>
        <w:t xml:space="preserve"> </w:t>
      </w:r>
    </w:p>
    <w:p w14:paraId="5FAFE972" w14:textId="7AB7E782" w:rsidR="008E0745" w:rsidRPr="008E0745" w:rsidRDefault="008E0745" w:rsidP="008E0745">
      <w:pPr>
        <w:rPr>
          <w:lang w:val="en-US"/>
        </w:rPr>
      </w:pPr>
      <w:r>
        <w:rPr>
          <w:lang w:val="en-US"/>
        </w:rPr>
        <w:t>Placeholder</w:t>
      </w:r>
    </w:p>
    <w:p w14:paraId="04AFC016" w14:textId="009158BC" w:rsidR="008E0745" w:rsidRDefault="00AC593F" w:rsidP="00571C1F">
      <w:pPr>
        <w:pStyle w:val="Heading2"/>
      </w:pPr>
      <w:bookmarkStart w:id="22" w:name="_Toc158237233"/>
      <w:r w:rsidRPr="00AC593F">
        <w:rPr>
          <w:lang w:val="en-NL"/>
        </w:rPr>
        <w:t>Financing Strategies</w:t>
      </w:r>
      <w:bookmarkEnd w:id="22"/>
    </w:p>
    <w:p w14:paraId="6EF7BDD9" w14:textId="02AB206A" w:rsidR="008E0745" w:rsidRPr="008E0745" w:rsidRDefault="008E0745" w:rsidP="008E0745">
      <w:pPr>
        <w:rPr>
          <w:lang w:val="en-US"/>
        </w:rPr>
      </w:pPr>
      <w:r>
        <w:rPr>
          <w:lang w:val="en-US"/>
        </w:rPr>
        <w:t>Placeholder</w:t>
      </w:r>
    </w:p>
    <w:p w14:paraId="00BD6117" w14:textId="77777777" w:rsidR="008E0745" w:rsidRDefault="008E0745">
      <w:pPr>
        <w:rPr>
          <w:lang w:val="en-NL"/>
        </w:rPr>
      </w:pPr>
      <w:r>
        <w:rPr>
          <w:lang w:val="en-NL"/>
        </w:rPr>
        <w:br w:type="page"/>
      </w:r>
    </w:p>
    <w:p w14:paraId="179D30A9" w14:textId="77777777" w:rsidR="008E0745" w:rsidRDefault="33BBD343" w:rsidP="008E0745">
      <w:pPr>
        <w:pStyle w:val="Heading1"/>
      </w:pPr>
      <w:bookmarkStart w:id="23" w:name="_Toc158237234"/>
      <w:r>
        <w:lastRenderedPageBreak/>
        <w:t>Risk Management</w:t>
      </w:r>
      <w:bookmarkEnd w:id="23"/>
      <w:r>
        <w:t xml:space="preserve"> </w:t>
      </w:r>
    </w:p>
    <w:p w14:paraId="23803665" w14:textId="53B2300F" w:rsidR="008E0745" w:rsidRPr="008E0745" w:rsidRDefault="008E0745" w:rsidP="008E0745">
      <w:pPr>
        <w:rPr>
          <w:lang w:val="en-US"/>
        </w:rPr>
      </w:pPr>
      <w:r>
        <w:rPr>
          <w:lang w:val="en-US"/>
        </w:rPr>
        <w:t>Placeholder</w:t>
      </w:r>
    </w:p>
    <w:p w14:paraId="06F335B3" w14:textId="77777777" w:rsidR="008E0745" w:rsidRDefault="00AC593F" w:rsidP="00571C1F">
      <w:pPr>
        <w:pStyle w:val="Heading2"/>
        <w:rPr>
          <w:lang w:val="en-NL"/>
        </w:rPr>
      </w:pPr>
      <w:bookmarkStart w:id="24" w:name="_Toc158237235"/>
      <w:r w:rsidRPr="00AC593F">
        <w:rPr>
          <w:lang w:val="en-NL"/>
        </w:rPr>
        <w:t>Risk Analysis</w:t>
      </w:r>
      <w:bookmarkEnd w:id="24"/>
      <w:r w:rsidRPr="00AC593F">
        <w:rPr>
          <w:lang w:val="en-NL"/>
        </w:rPr>
        <w:t xml:space="preserve"> </w:t>
      </w:r>
    </w:p>
    <w:p w14:paraId="42960290" w14:textId="02C6B98A" w:rsidR="008E0745" w:rsidRPr="008E0745" w:rsidRDefault="008E0745" w:rsidP="008E0745">
      <w:pPr>
        <w:rPr>
          <w:lang w:val="en-US"/>
        </w:rPr>
      </w:pPr>
      <w:r>
        <w:rPr>
          <w:lang w:val="en-US"/>
        </w:rPr>
        <w:t>Placeholder</w:t>
      </w:r>
    </w:p>
    <w:p w14:paraId="6AB50E78" w14:textId="04608C4E" w:rsidR="00AC593F" w:rsidRDefault="00AC593F" w:rsidP="00571C1F">
      <w:pPr>
        <w:pStyle w:val="Heading2"/>
        <w:rPr>
          <w:lang w:val="en-NL"/>
        </w:rPr>
      </w:pPr>
      <w:bookmarkStart w:id="25" w:name="_Toc158237236"/>
      <w:r w:rsidRPr="00AC593F">
        <w:rPr>
          <w:lang w:val="en-NL"/>
        </w:rPr>
        <w:t>Mitigation Strategies</w:t>
      </w:r>
      <w:bookmarkEnd w:id="25"/>
    </w:p>
    <w:p w14:paraId="584C1911" w14:textId="019BD8CC" w:rsidR="008E0745" w:rsidRPr="008E0745" w:rsidRDefault="008E0745" w:rsidP="008E0745">
      <w:pPr>
        <w:rPr>
          <w:lang w:val="en-US"/>
        </w:rPr>
      </w:pPr>
      <w:r>
        <w:rPr>
          <w:lang w:val="en-US"/>
        </w:rPr>
        <w:t>Placeholder</w:t>
      </w:r>
    </w:p>
    <w:p w14:paraId="605E101F" w14:textId="77777777" w:rsidR="008E0745" w:rsidRDefault="008E0745">
      <w:pPr>
        <w:rPr>
          <w:lang w:val="en-NL"/>
        </w:rPr>
      </w:pPr>
      <w:r>
        <w:rPr>
          <w:lang w:val="en-NL"/>
        </w:rPr>
        <w:br w:type="page"/>
      </w:r>
    </w:p>
    <w:p w14:paraId="158023A7" w14:textId="77777777" w:rsidR="008E0745" w:rsidRDefault="33BBD343" w:rsidP="008E0745">
      <w:pPr>
        <w:pStyle w:val="Heading1"/>
      </w:pPr>
      <w:bookmarkStart w:id="26" w:name="_Toc158237237"/>
      <w:r>
        <w:lastRenderedPageBreak/>
        <w:t>Marketing and Outreach</w:t>
      </w:r>
      <w:bookmarkEnd w:id="26"/>
      <w:r>
        <w:t xml:space="preserve"> </w:t>
      </w:r>
    </w:p>
    <w:p w14:paraId="6CAE2C69" w14:textId="38633650" w:rsidR="008E0745" w:rsidRPr="008E0745" w:rsidRDefault="008E0745" w:rsidP="008E0745">
      <w:pPr>
        <w:rPr>
          <w:lang w:val="en-US"/>
        </w:rPr>
      </w:pPr>
      <w:r>
        <w:rPr>
          <w:lang w:val="en-US"/>
        </w:rPr>
        <w:t>Placeholder</w:t>
      </w:r>
    </w:p>
    <w:p w14:paraId="1D913D4B" w14:textId="77777777" w:rsidR="008E0745" w:rsidRDefault="00AC593F" w:rsidP="00571C1F">
      <w:pPr>
        <w:pStyle w:val="Heading2"/>
        <w:rPr>
          <w:lang w:val="en-NL"/>
        </w:rPr>
      </w:pPr>
      <w:bookmarkStart w:id="27" w:name="_Toc158237238"/>
      <w:r w:rsidRPr="00AC593F">
        <w:rPr>
          <w:lang w:val="en-NL"/>
        </w:rPr>
        <w:t>Target Audience Definition</w:t>
      </w:r>
      <w:bookmarkEnd w:id="27"/>
      <w:r w:rsidRPr="00AC593F">
        <w:rPr>
          <w:lang w:val="en-NL"/>
        </w:rPr>
        <w:t xml:space="preserve"> </w:t>
      </w:r>
    </w:p>
    <w:p w14:paraId="08DBD625" w14:textId="12F9A37F" w:rsidR="008E0745" w:rsidRDefault="008E0745" w:rsidP="008E0745">
      <w:pPr>
        <w:rPr>
          <w:lang w:val="en-US"/>
        </w:rPr>
      </w:pPr>
      <w:r>
        <w:rPr>
          <w:lang w:val="en-US"/>
        </w:rPr>
        <w:t>Placeholder</w:t>
      </w:r>
    </w:p>
    <w:p w14:paraId="42A40B8F" w14:textId="77777777" w:rsidR="008E0745" w:rsidRDefault="00AC593F" w:rsidP="00571C1F">
      <w:pPr>
        <w:pStyle w:val="Heading2"/>
        <w:rPr>
          <w:lang w:val="en-NL"/>
        </w:rPr>
      </w:pPr>
      <w:bookmarkStart w:id="28" w:name="_Toc158237239"/>
      <w:r w:rsidRPr="00AC593F">
        <w:rPr>
          <w:lang w:val="en-NL"/>
        </w:rPr>
        <w:t>Marketing Strategies</w:t>
      </w:r>
      <w:bookmarkEnd w:id="28"/>
      <w:r w:rsidRPr="00AC593F">
        <w:rPr>
          <w:lang w:val="en-NL"/>
        </w:rPr>
        <w:t xml:space="preserve"> </w:t>
      </w:r>
    </w:p>
    <w:p w14:paraId="5A7B67E1" w14:textId="7443628E" w:rsidR="008E0745" w:rsidRPr="008E0745" w:rsidRDefault="008E0745" w:rsidP="008E0745">
      <w:pPr>
        <w:rPr>
          <w:lang w:val="en-US"/>
        </w:rPr>
      </w:pPr>
      <w:r>
        <w:rPr>
          <w:lang w:val="en-US"/>
        </w:rPr>
        <w:t>Placeholder</w:t>
      </w:r>
    </w:p>
    <w:p w14:paraId="3EF90D13" w14:textId="65DF4D44" w:rsidR="00AC593F" w:rsidRDefault="00AC593F" w:rsidP="00571C1F">
      <w:pPr>
        <w:pStyle w:val="Heading2"/>
        <w:rPr>
          <w:lang w:val="en-NL"/>
        </w:rPr>
      </w:pPr>
      <w:bookmarkStart w:id="29" w:name="_Toc158237240"/>
      <w:r w:rsidRPr="00AC593F">
        <w:rPr>
          <w:lang w:val="en-NL"/>
        </w:rPr>
        <w:t>Communication Plan</w:t>
      </w:r>
      <w:bookmarkEnd w:id="29"/>
    </w:p>
    <w:p w14:paraId="517058C3" w14:textId="0AD71110" w:rsidR="008E0745" w:rsidRPr="008E0745" w:rsidRDefault="008E0745" w:rsidP="008E0745">
      <w:pPr>
        <w:rPr>
          <w:lang w:val="en-US"/>
        </w:rPr>
      </w:pPr>
      <w:r>
        <w:rPr>
          <w:lang w:val="en-US"/>
        </w:rPr>
        <w:t>Placeholder</w:t>
      </w:r>
    </w:p>
    <w:p w14:paraId="325C3650" w14:textId="77777777" w:rsidR="008E0745" w:rsidRDefault="008E0745">
      <w:pPr>
        <w:rPr>
          <w:lang w:val="en-NL"/>
        </w:rPr>
      </w:pPr>
      <w:r>
        <w:rPr>
          <w:lang w:val="en-NL"/>
        </w:rPr>
        <w:br w:type="page"/>
      </w:r>
    </w:p>
    <w:p w14:paraId="785101AD" w14:textId="77777777" w:rsidR="008E0745" w:rsidRDefault="33BBD343" w:rsidP="008E0745">
      <w:pPr>
        <w:pStyle w:val="Heading1"/>
      </w:pPr>
      <w:bookmarkStart w:id="30" w:name="_Toc158237241"/>
      <w:r>
        <w:lastRenderedPageBreak/>
        <w:t>Evaluation and Improvement</w:t>
      </w:r>
      <w:bookmarkEnd w:id="30"/>
      <w:r>
        <w:t xml:space="preserve"> </w:t>
      </w:r>
    </w:p>
    <w:p w14:paraId="41B7FD7D" w14:textId="607D7F5A" w:rsidR="008E0745" w:rsidRPr="008E0745" w:rsidRDefault="008E0745" w:rsidP="00AC593F">
      <w:pPr>
        <w:rPr>
          <w:lang w:val="en-US"/>
        </w:rPr>
      </w:pPr>
      <w:r>
        <w:rPr>
          <w:lang w:val="en-US"/>
        </w:rPr>
        <w:t xml:space="preserve">How do we guarantee projects survive? That we improve? That we have a good reason to </w:t>
      </w:r>
      <w:proofErr w:type="spellStart"/>
      <w:r>
        <w:rPr>
          <w:lang w:val="en-US"/>
        </w:rPr>
        <w:t>excist</w:t>
      </w:r>
      <w:proofErr w:type="spellEnd"/>
      <w:r>
        <w:rPr>
          <w:lang w:val="en-US"/>
        </w:rPr>
        <w:t>?</w:t>
      </w:r>
    </w:p>
    <w:p w14:paraId="3AEB6D4E" w14:textId="74CD1323" w:rsidR="008E0745" w:rsidRDefault="00AC593F" w:rsidP="00571C1F">
      <w:pPr>
        <w:pStyle w:val="Heading2"/>
        <w:rPr>
          <w:lang w:val="en-NL"/>
        </w:rPr>
      </w:pPr>
      <w:bookmarkStart w:id="31" w:name="_Toc158237242"/>
      <w:r w:rsidRPr="00AC593F">
        <w:rPr>
          <w:lang w:val="en-NL"/>
        </w:rPr>
        <w:t>Success Metrics</w:t>
      </w:r>
      <w:bookmarkEnd w:id="31"/>
      <w:r w:rsidRPr="00AC593F">
        <w:rPr>
          <w:lang w:val="en-NL"/>
        </w:rPr>
        <w:t xml:space="preserve"> </w:t>
      </w:r>
    </w:p>
    <w:p w14:paraId="2EA3F86B" w14:textId="0A22A12A" w:rsidR="008E0745" w:rsidRPr="008E0745" w:rsidRDefault="008E0745" w:rsidP="00AC593F">
      <w:pPr>
        <w:rPr>
          <w:lang w:val="en-US"/>
        </w:rPr>
      </w:pPr>
      <w:r>
        <w:rPr>
          <w:lang w:val="en-US"/>
        </w:rPr>
        <w:t>Placeholder</w:t>
      </w:r>
    </w:p>
    <w:p w14:paraId="6E93DF9A" w14:textId="77777777" w:rsidR="008E0745" w:rsidRDefault="00AC593F" w:rsidP="00571C1F">
      <w:pPr>
        <w:pStyle w:val="Heading2"/>
        <w:rPr>
          <w:lang w:val="en-NL"/>
        </w:rPr>
      </w:pPr>
      <w:bookmarkStart w:id="32" w:name="_Toc158237243"/>
      <w:r w:rsidRPr="00AC593F">
        <w:rPr>
          <w:lang w:val="en-NL"/>
        </w:rPr>
        <w:t>Feedback Mechanisms</w:t>
      </w:r>
      <w:bookmarkEnd w:id="32"/>
      <w:r w:rsidRPr="00AC593F">
        <w:rPr>
          <w:lang w:val="en-NL"/>
        </w:rPr>
        <w:t xml:space="preserve"> </w:t>
      </w:r>
    </w:p>
    <w:p w14:paraId="737778ED" w14:textId="7A6422B1" w:rsidR="00AC593F" w:rsidRPr="00AC593F" w:rsidRDefault="00AC593F" w:rsidP="00AC593F">
      <w:pPr>
        <w:rPr>
          <w:lang w:val="en-NL"/>
        </w:rPr>
      </w:pPr>
      <w:r w:rsidRPr="00AC593F">
        <w:rPr>
          <w:lang w:val="en-NL"/>
        </w:rPr>
        <w:t>Improvement Process</w:t>
      </w:r>
    </w:p>
    <w:p w14:paraId="65992491" w14:textId="77777777" w:rsidR="008E0745" w:rsidRDefault="008E0745">
      <w:pPr>
        <w:rPr>
          <w:lang w:val="en-NL"/>
        </w:rPr>
      </w:pPr>
      <w:r>
        <w:rPr>
          <w:lang w:val="en-NL"/>
        </w:rPr>
        <w:br w:type="page"/>
      </w:r>
    </w:p>
    <w:p w14:paraId="4CDDBA91" w14:textId="1786CE8C" w:rsidR="008E0745" w:rsidRDefault="33BBD343" w:rsidP="008B5721">
      <w:pPr>
        <w:pStyle w:val="Heading1"/>
      </w:pPr>
      <w:bookmarkStart w:id="33" w:name="_Toc158237244"/>
      <w:r>
        <w:lastRenderedPageBreak/>
        <w:t xml:space="preserve">Employee Feedback </w:t>
      </w:r>
      <w:r w:rsidR="65AAAE14" w:rsidRPr="380DFAE7">
        <w:rPr>
          <w:lang w:val="en-US"/>
        </w:rPr>
        <w:t>&amp; Action</w:t>
      </w:r>
      <w:bookmarkEnd w:id="33"/>
      <w:r>
        <w:t xml:space="preserve"> </w:t>
      </w:r>
    </w:p>
    <w:p w14:paraId="56F64265" w14:textId="71F9A276" w:rsidR="008E0745" w:rsidRPr="008E0745" w:rsidRDefault="008E0745" w:rsidP="00AC593F">
      <w:pPr>
        <w:rPr>
          <w:lang w:val="en-US"/>
        </w:rPr>
      </w:pPr>
      <w:r>
        <w:rPr>
          <w:lang w:val="en-US"/>
        </w:rPr>
        <w:t xml:space="preserve">How do we make sure that feedback is implemented? This chapter might seem irrelevant, but since VCR requires </w:t>
      </w:r>
      <w:r w:rsidR="008B5721">
        <w:rPr>
          <w:lang w:val="en-US"/>
        </w:rPr>
        <w:t>its</w:t>
      </w:r>
      <w:r>
        <w:rPr>
          <w:lang w:val="en-US"/>
        </w:rPr>
        <w:t xml:space="preserve"> members to do a lot of volunteering and activities out of passion, making sure that people are heard is of high importance. </w:t>
      </w:r>
    </w:p>
    <w:p w14:paraId="6E364369" w14:textId="32C5100D" w:rsidR="008E0745" w:rsidRDefault="00AC593F" w:rsidP="00571C1F">
      <w:pPr>
        <w:pStyle w:val="Heading2"/>
        <w:rPr>
          <w:lang w:val="en-NL"/>
        </w:rPr>
      </w:pPr>
      <w:bookmarkStart w:id="34" w:name="_Toc158237245"/>
      <w:r w:rsidRPr="00AC593F">
        <w:rPr>
          <w:lang w:val="en-NL"/>
        </w:rPr>
        <w:t>Feedback Collection Analysis</w:t>
      </w:r>
      <w:bookmarkEnd w:id="34"/>
      <w:r w:rsidRPr="00AC593F">
        <w:rPr>
          <w:lang w:val="en-NL"/>
        </w:rPr>
        <w:t xml:space="preserve"> </w:t>
      </w:r>
    </w:p>
    <w:p w14:paraId="542656BA" w14:textId="64D6260C" w:rsidR="008B5721" w:rsidRPr="008B5721" w:rsidRDefault="008B5721" w:rsidP="008B5721">
      <w:pPr>
        <w:rPr>
          <w:lang w:val="en-US"/>
        </w:rPr>
      </w:pPr>
      <w:r>
        <w:rPr>
          <w:lang w:val="en-US"/>
        </w:rPr>
        <w:t>How, and when do we collect feedback?</w:t>
      </w:r>
    </w:p>
    <w:p w14:paraId="6A291F6F" w14:textId="6C62BA29" w:rsidR="008E0745" w:rsidRPr="008B5721" w:rsidRDefault="008B5721" w:rsidP="00571C1F">
      <w:pPr>
        <w:pStyle w:val="Heading2"/>
      </w:pPr>
      <w:bookmarkStart w:id="35" w:name="_Toc158237246"/>
      <w:r>
        <w:t>Feedback into Action</w:t>
      </w:r>
      <w:bookmarkEnd w:id="35"/>
    </w:p>
    <w:p w14:paraId="76D8EC0D" w14:textId="6938A9A6" w:rsidR="008E0745" w:rsidRDefault="008B5721">
      <w:pPr>
        <w:rPr>
          <w:lang w:val="en-NL"/>
        </w:rPr>
      </w:pPr>
      <w:r>
        <w:rPr>
          <w:lang w:val="en-US"/>
        </w:rPr>
        <w:t>How do we make sure people are heard?</w:t>
      </w:r>
      <w:r w:rsidR="008E0745">
        <w:rPr>
          <w:lang w:val="en-NL"/>
        </w:rPr>
        <w:br w:type="page"/>
      </w:r>
    </w:p>
    <w:p w14:paraId="31D56EBF" w14:textId="77777777" w:rsidR="008E0745" w:rsidRDefault="33BBD343" w:rsidP="008E0745">
      <w:pPr>
        <w:pStyle w:val="Heading1"/>
      </w:pPr>
      <w:bookmarkStart w:id="36" w:name="_Toc158237247"/>
      <w:r>
        <w:lastRenderedPageBreak/>
        <w:t>Research and Development (R&amp;D)</w:t>
      </w:r>
      <w:bookmarkEnd w:id="36"/>
      <w:r>
        <w:t xml:space="preserve"> </w:t>
      </w:r>
    </w:p>
    <w:p w14:paraId="18C952F9" w14:textId="5C9197C6" w:rsidR="008E0745" w:rsidRPr="008E0745" w:rsidRDefault="008E0745" w:rsidP="00AC593F">
      <w:pPr>
        <w:rPr>
          <w:lang w:val="en-US"/>
        </w:rPr>
      </w:pPr>
      <w:r>
        <w:rPr>
          <w:lang w:val="en-US"/>
        </w:rPr>
        <w:t>How are projects found? Which Projects are selected? And why? How is an effective solution guaranteed?</w:t>
      </w:r>
    </w:p>
    <w:p w14:paraId="62CC796F" w14:textId="77777777" w:rsidR="008E0745" w:rsidRDefault="00AC593F" w:rsidP="00571C1F">
      <w:pPr>
        <w:pStyle w:val="Heading2"/>
        <w:rPr>
          <w:lang w:val="en-NL"/>
        </w:rPr>
      </w:pPr>
      <w:bookmarkStart w:id="37" w:name="_Toc158237248"/>
      <w:r w:rsidRPr="00AC593F">
        <w:rPr>
          <w:lang w:val="en-NL"/>
        </w:rPr>
        <w:t>Research Objectives</w:t>
      </w:r>
      <w:bookmarkEnd w:id="37"/>
      <w:r w:rsidRPr="00AC593F">
        <w:rPr>
          <w:lang w:val="en-NL"/>
        </w:rPr>
        <w:t xml:space="preserve"> </w:t>
      </w:r>
    </w:p>
    <w:p w14:paraId="42A554E9" w14:textId="1E37331C" w:rsidR="008E0745" w:rsidRPr="008E0745" w:rsidRDefault="008E0745" w:rsidP="008E0745">
      <w:pPr>
        <w:rPr>
          <w:lang w:val="en-US"/>
        </w:rPr>
      </w:pPr>
      <w:r>
        <w:rPr>
          <w:lang w:val="en-US"/>
        </w:rPr>
        <w:t xml:space="preserve">How will we know if we are successful? </w:t>
      </w:r>
    </w:p>
    <w:p w14:paraId="124E37F7" w14:textId="1B77A939" w:rsidR="00AC593F" w:rsidRDefault="00AC593F" w:rsidP="00571C1F">
      <w:pPr>
        <w:pStyle w:val="Heading2"/>
      </w:pPr>
      <w:bookmarkStart w:id="38" w:name="_Toc158237249"/>
      <w:r w:rsidRPr="00AC593F">
        <w:rPr>
          <w:lang w:val="en-NL"/>
        </w:rPr>
        <w:t xml:space="preserve">Research </w:t>
      </w:r>
      <w:r w:rsidR="008E0745">
        <w:t>Process</w:t>
      </w:r>
      <w:bookmarkEnd w:id="38"/>
    </w:p>
    <w:p w14:paraId="00E4D198" w14:textId="25D5C261" w:rsidR="008E0745" w:rsidRPr="008E0745" w:rsidRDefault="008E0745" w:rsidP="008E0745">
      <w:pPr>
        <w:rPr>
          <w:lang w:val="en-US"/>
        </w:rPr>
      </w:pPr>
      <w:r>
        <w:rPr>
          <w:lang w:val="en-US"/>
        </w:rPr>
        <w:t xml:space="preserve">Which methodology? What are the flows in the organization? </w:t>
      </w:r>
    </w:p>
    <w:p w14:paraId="7A36631C" w14:textId="77777777" w:rsidR="008E0745" w:rsidRDefault="008E0745">
      <w:pPr>
        <w:rPr>
          <w:lang w:val="en-NL"/>
        </w:rPr>
      </w:pPr>
      <w:r>
        <w:rPr>
          <w:lang w:val="en-NL"/>
        </w:rPr>
        <w:br w:type="page"/>
      </w:r>
    </w:p>
    <w:p w14:paraId="765D5BF2" w14:textId="77777777" w:rsidR="008E0745" w:rsidRDefault="33BBD343" w:rsidP="008E0745">
      <w:pPr>
        <w:pStyle w:val="Heading1"/>
      </w:pPr>
      <w:bookmarkStart w:id="39" w:name="_Toc158237250"/>
      <w:r>
        <w:lastRenderedPageBreak/>
        <w:t>Academic Programs and Curriculum</w:t>
      </w:r>
      <w:bookmarkEnd w:id="39"/>
    </w:p>
    <w:p w14:paraId="0D22D0B8" w14:textId="67430E4E" w:rsidR="008E0745" w:rsidRPr="008E0745" w:rsidRDefault="008E0745" w:rsidP="00AC593F">
      <w:pPr>
        <w:rPr>
          <w:lang w:val="en-US"/>
        </w:rPr>
      </w:pPr>
      <w:r>
        <w:rPr>
          <w:lang w:val="en-US"/>
        </w:rPr>
        <w:t>How do we serve the larger educational institutions? Which workshops are there? How do we train new members?</w:t>
      </w:r>
    </w:p>
    <w:p w14:paraId="22A8BFA7" w14:textId="77777777" w:rsidR="008E0745" w:rsidRDefault="00AC593F" w:rsidP="00571C1F">
      <w:pPr>
        <w:pStyle w:val="Heading2"/>
        <w:rPr>
          <w:lang w:val="en-NL"/>
        </w:rPr>
      </w:pPr>
      <w:r w:rsidRPr="00AC593F">
        <w:rPr>
          <w:lang w:val="en-NL"/>
        </w:rPr>
        <w:t xml:space="preserve"> </w:t>
      </w:r>
      <w:bookmarkStart w:id="40" w:name="_Toc158237251"/>
      <w:r w:rsidRPr="00AC593F">
        <w:rPr>
          <w:lang w:val="en-NL"/>
        </w:rPr>
        <w:t>Program Development</w:t>
      </w:r>
      <w:bookmarkEnd w:id="40"/>
      <w:r w:rsidRPr="00AC593F">
        <w:rPr>
          <w:lang w:val="en-NL"/>
        </w:rPr>
        <w:t xml:space="preserve"> </w:t>
      </w:r>
    </w:p>
    <w:p w14:paraId="1C815E9D" w14:textId="396FE1AC" w:rsidR="008E0745" w:rsidRPr="008E0745" w:rsidRDefault="008E0745" w:rsidP="008E0745">
      <w:pPr>
        <w:rPr>
          <w:lang w:val="en-US"/>
        </w:rPr>
      </w:pPr>
      <w:r>
        <w:rPr>
          <w:lang w:val="en-US"/>
        </w:rPr>
        <w:t>How do we create new Workshops and Training material?</w:t>
      </w:r>
    </w:p>
    <w:p w14:paraId="5DC5A9BD" w14:textId="1288BC34" w:rsidR="00AC593F" w:rsidRDefault="00AC593F" w:rsidP="00571C1F">
      <w:pPr>
        <w:pStyle w:val="Heading2"/>
        <w:rPr>
          <w:lang w:val="en-NL"/>
        </w:rPr>
      </w:pPr>
      <w:bookmarkStart w:id="41" w:name="_Toc158237252"/>
      <w:r w:rsidRPr="00AC593F">
        <w:rPr>
          <w:lang w:val="en-NL"/>
        </w:rPr>
        <w:t>Teaching Methods</w:t>
      </w:r>
      <w:bookmarkEnd w:id="41"/>
    </w:p>
    <w:p w14:paraId="42076B28" w14:textId="1A42C12D" w:rsidR="008E0745" w:rsidRPr="008E0745" w:rsidRDefault="008E0745" w:rsidP="00AC593F">
      <w:pPr>
        <w:rPr>
          <w:lang w:val="en-US"/>
        </w:rPr>
      </w:pPr>
      <w:r>
        <w:rPr>
          <w:lang w:val="en-US"/>
        </w:rPr>
        <w:t>Which underlying methodology do we use?</w:t>
      </w:r>
    </w:p>
    <w:p w14:paraId="04CAFB3B" w14:textId="1988ADE0" w:rsidR="008E0745" w:rsidRDefault="33BBD343" w:rsidP="008E0745">
      <w:pPr>
        <w:pStyle w:val="Heading1"/>
        <w:rPr>
          <w:lang w:val="en-US"/>
        </w:rPr>
      </w:pPr>
      <w:bookmarkStart w:id="42" w:name="_Toc158237253"/>
      <w:r>
        <w:t xml:space="preserve">Student Affairs and </w:t>
      </w:r>
      <w:r w:rsidR="342400C5" w:rsidRPr="380DFAE7">
        <w:rPr>
          <w:lang w:val="en-US"/>
        </w:rPr>
        <w:t>Mentorship</w:t>
      </w:r>
      <w:bookmarkEnd w:id="42"/>
    </w:p>
    <w:p w14:paraId="62DA664F" w14:textId="5A04D553" w:rsidR="008E0745" w:rsidRPr="008E0745" w:rsidRDefault="008E0745" w:rsidP="008E0745">
      <w:pPr>
        <w:rPr>
          <w:lang w:val="en-US"/>
        </w:rPr>
      </w:pPr>
      <w:r>
        <w:rPr>
          <w:lang w:val="en-US"/>
        </w:rPr>
        <w:t xml:space="preserve">How do we know that we complete good internships for students or other members that are coming here to learn? How do we do the paperwork? How do we keep in touch? </w:t>
      </w:r>
    </w:p>
    <w:p w14:paraId="5EC31E41" w14:textId="7C16F536" w:rsidR="008E0745" w:rsidRDefault="00AC593F" w:rsidP="00571C1F">
      <w:pPr>
        <w:pStyle w:val="Heading2"/>
        <w:rPr>
          <w:lang w:val="en-NL"/>
        </w:rPr>
      </w:pPr>
      <w:bookmarkStart w:id="43" w:name="_Toc158237254"/>
      <w:r w:rsidRPr="00AC593F">
        <w:rPr>
          <w:lang w:val="en-NL"/>
        </w:rPr>
        <w:t>Student</w:t>
      </w:r>
      <w:r w:rsidR="008E0745">
        <w:t xml:space="preserve"> / member</w:t>
      </w:r>
      <w:r w:rsidRPr="00AC593F">
        <w:rPr>
          <w:lang w:val="en-NL"/>
        </w:rPr>
        <w:t xml:space="preserve"> Wellbeing</w:t>
      </w:r>
      <w:bookmarkEnd w:id="43"/>
      <w:r w:rsidRPr="00AC593F">
        <w:rPr>
          <w:lang w:val="en-NL"/>
        </w:rPr>
        <w:t xml:space="preserve"> </w:t>
      </w:r>
    </w:p>
    <w:p w14:paraId="2BCCB456" w14:textId="053B9CF9" w:rsidR="008E0745" w:rsidRPr="008E0745" w:rsidRDefault="008E0745" w:rsidP="008E0745">
      <w:pPr>
        <w:rPr>
          <w:lang w:val="en-US"/>
        </w:rPr>
      </w:pPr>
      <w:r>
        <w:rPr>
          <w:lang w:val="en-US"/>
        </w:rPr>
        <w:t xml:space="preserve">How we check if people are not feeling left out? </w:t>
      </w:r>
    </w:p>
    <w:p w14:paraId="030D9B8B" w14:textId="3D438F69" w:rsidR="00AC593F" w:rsidRDefault="008E0745" w:rsidP="00571C1F">
      <w:pPr>
        <w:pStyle w:val="Heading2"/>
      </w:pPr>
      <w:bookmarkStart w:id="44" w:name="_Toc158237255"/>
      <w:r>
        <w:t>Group Activities</w:t>
      </w:r>
      <w:bookmarkEnd w:id="44"/>
    </w:p>
    <w:p w14:paraId="5AC4A616" w14:textId="0086E8D5" w:rsidR="008E0745" w:rsidRDefault="008E0745" w:rsidP="00AC593F">
      <w:pPr>
        <w:rPr>
          <w:lang w:val="en-US"/>
        </w:rPr>
      </w:pPr>
      <w:r>
        <w:rPr>
          <w:lang w:val="en-US"/>
        </w:rPr>
        <w:t xml:space="preserve">Which group activities should we do to promote both fun and learning? </w:t>
      </w:r>
    </w:p>
    <w:p w14:paraId="6A181178" w14:textId="15F0A964" w:rsidR="008E0745" w:rsidRPr="008E0745" w:rsidRDefault="008E0745" w:rsidP="00AC593F">
      <w:pPr>
        <w:rPr>
          <w:lang w:val="en-US"/>
        </w:rPr>
      </w:pPr>
      <w:r>
        <w:rPr>
          <w:lang w:val="en-US"/>
        </w:rPr>
        <w:t xml:space="preserve">Example: Wolven: A game made to illustrate an informed minority will almost always win against </w:t>
      </w:r>
      <w:proofErr w:type="gramStart"/>
      <w:r>
        <w:rPr>
          <w:lang w:val="en-US"/>
        </w:rPr>
        <w:t>a</w:t>
      </w:r>
      <w:proofErr w:type="gramEnd"/>
      <w:r>
        <w:rPr>
          <w:lang w:val="en-US"/>
        </w:rPr>
        <w:t xml:space="preserve"> uninformed majority – Social Dynamics game that explains why “no one is dealing with the climate crisis”. </w:t>
      </w:r>
    </w:p>
    <w:p w14:paraId="0FE7DDC0" w14:textId="77777777" w:rsidR="008E0745" w:rsidRDefault="008E0745" w:rsidP="00AC593F">
      <w:pPr>
        <w:rPr>
          <w:lang w:val="en-NL"/>
        </w:rPr>
      </w:pPr>
    </w:p>
    <w:p w14:paraId="2FCAB750" w14:textId="77777777" w:rsidR="008E0745" w:rsidRDefault="008E0745">
      <w:pPr>
        <w:rPr>
          <w:lang w:val="en-NL"/>
        </w:rPr>
      </w:pPr>
      <w:r>
        <w:rPr>
          <w:lang w:val="en-NL"/>
        </w:rPr>
        <w:br w:type="page"/>
      </w:r>
    </w:p>
    <w:p w14:paraId="02C392F5" w14:textId="77777777" w:rsidR="00FF46A9" w:rsidRDefault="33BBD343" w:rsidP="008B5721">
      <w:pPr>
        <w:pStyle w:val="Heading1"/>
      </w:pPr>
      <w:bookmarkStart w:id="45" w:name="_Toc158237256"/>
      <w:r>
        <w:lastRenderedPageBreak/>
        <w:t>Staff Policies and Faculty Development</w:t>
      </w:r>
      <w:bookmarkEnd w:id="45"/>
      <w:r>
        <w:t xml:space="preserve"> </w:t>
      </w:r>
    </w:p>
    <w:p w14:paraId="4C5A790D" w14:textId="4EEA6898" w:rsidR="00FF46A9" w:rsidRPr="008B5721" w:rsidRDefault="008B5721" w:rsidP="00AC593F">
      <w:pPr>
        <w:rPr>
          <w:lang w:val="en-US"/>
        </w:rPr>
      </w:pPr>
      <w:r>
        <w:rPr>
          <w:lang w:val="en-US"/>
        </w:rPr>
        <w:t>Placeholder</w:t>
      </w:r>
    </w:p>
    <w:p w14:paraId="293B7C19" w14:textId="77777777" w:rsidR="00FF46A9" w:rsidRPr="008B5721" w:rsidRDefault="00AC593F" w:rsidP="00571C1F">
      <w:pPr>
        <w:pStyle w:val="Heading2"/>
      </w:pPr>
      <w:bookmarkStart w:id="46" w:name="_Toc158237257"/>
      <w:r w:rsidRPr="008B5721">
        <w:t>Recruitment and Retention</w:t>
      </w:r>
      <w:bookmarkEnd w:id="46"/>
      <w:r w:rsidRPr="008B5721">
        <w:t xml:space="preserve"> </w:t>
      </w:r>
    </w:p>
    <w:p w14:paraId="60945545" w14:textId="135D481D" w:rsidR="008B5721" w:rsidRPr="008B5721" w:rsidRDefault="008B5721" w:rsidP="00AC593F">
      <w:pPr>
        <w:rPr>
          <w:lang w:val="en-US"/>
        </w:rPr>
      </w:pPr>
      <w:r>
        <w:rPr>
          <w:lang w:val="en-US"/>
        </w:rPr>
        <w:t>Placeholder</w:t>
      </w:r>
    </w:p>
    <w:p w14:paraId="3C14DBD8" w14:textId="4E944582" w:rsidR="00AC593F" w:rsidRDefault="00AC593F" w:rsidP="00571C1F">
      <w:pPr>
        <w:pStyle w:val="Heading2"/>
        <w:rPr>
          <w:lang w:val="en-NL"/>
        </w:rPr>
      </w:pPr>
      <w:bookmarkStart w:id="47" w:name="_Toc158237258"/>
      <w:r w:rsidRPr="00AC593F">
        <w:rPr>
          <w:lang w:val="en-NL"/>
        </w:rPr>
        <w:t>Professional Development</w:t>
      </w:r>
      <w:bookmarkEnd w:id="47"/>
    </w:p>
    <w:p w14:paraId="7081DBA5" w14:textId="250942A6" w:rsidR="008B5721" w:rsidRPr="008B5721" w:rsidRDefault="008B5721" w:rsidP="00AC593F">
      <w:pPr>
        <w:rPr>
          <w:lang w:val="en-US"/>
        </w:rPr>
      </w:pPr>
      <w:r>
        <w:rPr>
          <w:lang w:val="en-US"/>
        </w:rPr>
        <w:t>Placeholder</w:t>
      </w:r>
    </w:p>
    <w:p w14:paraId="305ED914" w14:textId="77777777" w:rsidR="00FF46A9" w:rsidRDefault="00FF46A9">
      <w:pPr>
        <w:rPr>
          <w:lang w:val="en-NL"/>
        </w:rPr>
      </w:pPr>
      <w:r>
        <w:rPr>
          <w:lang w:val="en-NL"/>
        </w:rPr>
        <w:br w:type="page"/>
      </w:r>
    </w:p>
    <w:p w14:paraId="2F3AD010" w14:textId="77777777" w:rsidR="00FF46A9" w:rsidRDefault="33BBD343" w:rsidP="00FF46A9">
      <w:pPr>
        <w:pStyle w:val="Heading1"/>
      </w:pPr>
      <w:bookmarkStart w:id="48" w:name="_Toc158237259"/>
      <w:r>
        <w:lastRenderedPageBreak/>
        <w:t>Compliance and Regulations</w:t>
      </w:r>
      <w:bookmarkEnd w:id="48"/>
      <w:r>
        <w:t xml:space="preserve"> </w:t>
      </w:r>
    </w:p>
    <w:p w14:paraId="528DB87D" w14:textId="4A154881" w:rsidR="00FF46A9" w:rsidRDefault="00AC593F" w:rsidP="00571C1F">
      <w:pPr>
        <w:pStyle w:val="Heading2"/>
      </w:pPr>
      <w:bookmarkStart w:id="49" w:name="_Toc158237260"/>
      <w:r w:rsidRPr="00AC593F">
        <w:rPr>
          <w:lang w:val="en-NL"/>
        </w:rPr>
        <w:t xml:space="preserve">Legal </w:t>
      </w:r>
      <w:proofErr w:type="spellStart"/>
      <w:r w:rsidRPr="00AC593F">
        <w:rPr>
          <w:lang w:val="en-NL"/>
        </w:rPr>
        <w:t>Complianc</w:t>
      </w:r>
      <w:proofErr w:type="spellEnd"/>
      <w:r w:rsidR="00FF46A9">
        <w:t>e</w:t>
      </w:r>
      <w:bookmarkEnd w:id="49"/>
    </w:p>
    <w:p w14:paraId="5686FDAE" w14:textId="4E0BD577" w:rsidR="00FF46A9" w:rsidRPr="00FF46A9" w:rsidRDefault="00FF46A9" w:rsidP="00FF46A9">
      <w:pPr>
        <w:rPr>
          <w:lang w:val="en-US"/>
        </w:rPr>
      </w:pPr>
      <w:r>
        <w:rPr>
          <w:lang w:val="en-US"/>
        </w:rPr>
        <w:t>GDPR compliance, ISO 27000</w:t>
      </w:r>
    </w:p>
    <w:p w14:paraId="0742B7BB" w14:textId="7E4CC53C" w:rsidR="00AC593F" w:rsidRDefault="00AC593F" w:rsidP="00571C1F">
      <w:pPr>
        <w:pStyle w:val="Heading2"/>
        <w:rPr>
          <w:lang w:val="en-NL"/>
        </w:rPr>
      </w:pPr>
      <w:bookmarkStart w:id="50" w:name="_Toc158237261"/>
      <w:r w:rsidRPr="00AC593F">
        <w:rPr>
          <w:lang w:val="en-NL"/>
        </w:rPr>
        <w:t>Regulatory Strategies</w:t>
      </w:r>
      <w:bookmarkEnd w:id="50"/>
    </w:p>
    <w:p w14:paraId="0020158D" w14:textId="4598996D" w:rsidR="00FF46A9" w:rsidRPr="00FF46A9" w:rsidRDefault="00FF46A9" w:rsidP="00AC593F">
      <w:pPr>
        <w:rPr>
          <w:lang w:val="en-US"/>
        </w:rPr>
      </w:pPr>
      <w:r>
        <w:rPr>
          <w:lang w:val="en-US"/>
        </w:rPr>
        <w:t xml:space="preserve">How do we make sure that we can keep </w:t>
      </w:r>
      <w:proofErr w:type="spellStart"/>
      <w:r>
        <w:rPr>
          <w:lang w:val="en-US"/>
        </w:rPr>
        <w:t>eachother</w:t>
      </w:r>
      <w:proofErr w:type="spellEnd"/>
      <w:r>
        <w:rPr>
          <w:lang w:val="en-US"/>
        </w:rPr>
        <w:t xml:space="preserve"> private and still try to “look” for people. </w:t>
      </w:r>
    </w:p>
    <w:p w14:paraId="0AAEB835" w14:textId="77777777" w:rsidR="00AC593F" w:rsidRPr="00AC593F" w:rsidRDefault="00AC593F" w:rsidP="00AC593F">
      <w:pPr>
        <w:rPr>
          <w:lang w:val="en-NL"/>
        </w:rPr>
      </w:pPr>
    </w:p>
    <w:p w14:paraId="7B7793F3" w14:textId="5C2B880B" w:rsidR="004B422E" w:rsidRDefault="004B422E" w:rsidP="00DF0630">
      <w:pPr>
        <w:pStyle w:val="Heading1"/>
      </w:pPr>
      <w:r>
        <w:br w:type="page"/>
      </w:r>
    </w:p>
    <w:p w14:paraId="084EB32A" w14:textId="333CEA35" w:rsidR="004B422E" w:rsidRDefault="004B422E" w:rsidP="380DFAE7">
      <w:r>
        <w:lastRenderedPageBreak/>
        <w:br w:type="page"/>
      </w:r>
      <w:r w:rsidR="59E5E590">
        <w:lastRenderedPageBreak/>
        <w:t xml:space="preserve">ANNEX </w:t>
      </w:r>
      <w:proofErr w:type="gramStart"/>
      <w:r w:rsidR="00047BA7">
        <w:t>2</w:t>
      </w:r>
      <w:r w:rsidR="59E5E590">
        <w:t xml:space="preserve"> :</w:t>
      </w:r>
      <w:proofErr w:type="gramEnd"/>
      <w:r>
        <w:br/>
      </w:r>
    </w:p>
    <w:p w14:paraId="19CA1D17" w14:textId="796AD508" w:rsidR="004B422E" w:rsidRDefault="5EF08B50" w:rsidP="380DFAE7">
      <w:r w:rsidRPr="380DFAE7">
        <w:rPr>
          <w:rFonts w:ascii="Segoe UI" w:eastAsia="Segoe UI" w:hAnsi="Segoe UI" w:cs="Segoe UI"/>
          <w:b/>
          <w:bCs/>
          <w:sz w:val="24"/>
          <w:szCs w:val="24"/>
        </w:rPr>
        <w:t>Value Chain Rebels</w:t>
      </w:r>
      <w:r w:rsidRPr="380DFAE7">
        <w:rPr>
          <w:rFonts w:ascii="Segoe UI" w:eastAsia="Segoe UI" w:hAnsi="Segoe UI" w:cs="Segoe UI"/>
          <w:sz w:val="24"/>
          <w:szCs w:val="24"/>
        </w:rPr>
        <w:t xml:space="preserve"> is </w:t>
      </w:r>
      <w:proofErr w:type="gramStart"/>
      <w:r w:rsidRPr="380DFAE7">
        <w:rPr>
          <w:rFonts w:ascii="Segoe UI" w:eastAsia="Segoe UI" w:hAnsi="Segoe UI" w:cs="Segoe UI"/>
          <w:sz w:val="24"/>
          <w:szCs w:val="24"/>
        </w:rPr>
        <w:t>an</w:t>
      </w:r>
      <w:proofErr w:type="gramEnd"/>
      <w:r w:rsidRPr="380DFAE7">
        <w:rPr>
          <w:rFonts w:ascii="Segoe UI" w:eastAsia="Segoe UI" w:hAnsi="Segoe UI" w:cs="Segoe UI"/>
          <w:sz w:val="24"/>
          <w:szCs w:val="24"/>
        </w:rPr>
        <w:t xml:space="preserve"> </w:t>
      </w:r>
      <w:r w:rsidRPr="380DFAE7">
        <w:rPr>
          <w:rFonts w:ascii="Segoe UI" w:eastAsia="Segoe UI" w:hAnsi="Segoe UI" w:cs="Segoe UI"/>
          <w:b/>
          <w:bCs/>
          <w:sz w:val="24"/>
          <w:szCs w:val="24"/>
        </w:rPr>
        <w:t xml:space="preserve">unique </w:t>
      </w:r>
      <w:r w:rsidRPr="380DFAE7">
        <w:rPr>
          <w:rFonts w:ascii="Segoe UI" w:eastAsia="Segoe UI" w:hAnsi="Segoe UI" w:cs="Segoe UI"/>
          <w:sz w:val="24"/>
          <w:szCs w:val="24"/>
        </w:rPr>
        <w:t>research lab as it has a</w:t>
      </w:r>
      <w:r w:rsidRPr="380DFAE7">
        <w:rPr>
          <w:rFonts w:ascii="Segoe UI" w:eastAsia="Segoe UI" w:hAnsi="Segoe UI" w:cs="Segoe UI"/>
          <w:b/>
          <w:bCs/>
        </w:rPr>
        <w:t xml:space="preserve"> different value proposition:</w:t>
      </w:r>
      <w:r w:rsidRPr="380DFAE7">
        <w:rPr>
          <w:rFonts w:ascii="Segoe UI" w:eastAsia="Segoe UI" w:hAnsi="Segoe UI" w:cs="Segoe UI"/>
          <w:sz w:val="24"/>
          <w:szCs w:val="24"/>
        </w:rPr>
        <w:t xml:space="preserve"> Unlike commercial labs that often prioritize immediate profitability, potentially sidelining long-term sustainability, and university innovation labs hindered by funding limitations for groundbreaking projects, Value Chain Rebels redefines the game. We champion </w:t>
      </w:r>
      <w:proofErr w:type="spellStart"/>
      <w:r w:rsidRPr="380DFAE7">
        <w:rPr>
          <w:rFonts w:ascii="Segoe UI" w:eastAsia="Segoe UI" w:hAnsi="Segoe UI" w:cs="Segoe UI"/>
          <w:sz w:val="24"/>
          <w:szCs w:val="24"/>
        </w:rPr>
        <w:t>sustainabe</w:t>
      </w:r>
      <w:proofErr w:type="spellEnd"/>
      <w:r w:rsidRPr="380DFAE7">
        <w:rPr>
          <w:rFonts w:ascii="Segoe UI" w:eastAsia="Segoe UI" w:hAnsi="Segoe UI" w:cs="Segoe UI"/>
          <w:sz w:val="24"/>
          <w:szCs w:val="24"/>
        </w:rPr>
        <w:t xml:space="preserve"> impact as both a core value</w:t>
      </w:r>
      <w:r w:rsidRPr="380DFAE7">
        <w:rPr>
          <w:rFonts w:ascii="Segoe UI" w:eastAsia="Segoe UI" w:hAnsi="Segoe UI" w:cs="Segoe UI"/>
          <w:b/>
          <w:bCs/>
          <w:sz w:val="24"/>
          <w:szCs w:val="24"/>
        </w:rPr>
        <w:t xml:space="preserve"> </w:t>
      </w:r>
      <w:r w:rsidRPr="380DFAE7">
        <w:rPr>
          <w:rFonts w:ascii="Segoe UI" w:eastAsia="Segoe UI" w:hAnsi="Segoe UI" w:cs="Segoe UI"/>
          <w:sz w:val="24"/>
          <w:szCs w:val="24"/>
        </w:rPr>
        <w:t xml:space="preserve">and a catalyst for funding, a </w:t>
      </w:r>
      <w:proofErr w:type="spellStart"/>
      <w:r w:rsidRPr="380DFAE7">
        <w:rPr>
          <w:rFonts w:ascii="Segoe UI" w:eastAsia="Segoe UI" w:hAnsi="Segoe UI" w:cs="Segoe UI"/>
          <w:sz w:val="24"/>
          <w:szCs w:val="24"/>
        </w:rPr>
        <w:t>catalist</w:t>
      </w:r>
      <w:proofErr w:type="spellEnd"/>
      <w:r w:rsidRPr="380DFAE7">
        <w:rPr>
          <w:rFonts w:ascii="Segoe UI" w:eastAsia="Segoe UI" w:hAnsi="Segoe UI" w:cs="Segoe UI"/>
          <w:sz w:val="24"/>
          <w:szCs w:val="24"/>
        </w:rPr>
        <w:t xml:space="preserve"> for recruitment and social media as well as </w:t>
      </w:r>
      <w:proofErr w:type="spellStart"/>
      <w:r w:rsidRPr="380DFAE7">
        <w:rPr>
          <w:rFonts w:ascii="Segoe UI" w:eastAsia="Segoe UI" w:hAnsi="Segoe UI" w:cs="Segoe UI"/>
          <w:sz w:val="24"/>
          <w:szCs w:val="24"/>
        </w:rPr>
        <w:t>competative</w:t>
      </w:r>
      <w:proofErr w:type="spellEnd"/>
      <w:r w:rsidRPr="380DFAE7">
        <w:rPr>
          <w:rFonts w:ascii="Segoe UI" w:eastAsia="Segoe UI" w:hAnsi="Segoe UI" w:cs="Segoe UI"/>
          <w:sz w:val="24"/>
          <w:szCs w:val="24"/>
        </w:rPr>
        <w:t xml:space="preserve"> business advantage. </w:t>
      </w:r>
      <w:r w:rsidRPr="380DFAE7">
        <w:rPr>
          <w:rFonts w:ascii="Segoe UI" w:eastAsia="Segoe UI" w:hAnsi="Segoe UI" w:cs="Segoe UI"/>
          <w:b/>
          <w:bCs/>
          <w:color w:val="E36C0A" w:themeColor="accent6" w:themeShade="BF"/>
          <w:sz w:val="24"/>
          <w:szCs w:val="24"/>
        </w:rPr>
        <w:t>Focusing on</w:t>
      </w:r>
      <w:r w:rsidRPr="380DFAE7">
        <w:rPr>
          <w:rFonts w:ascii="Segoe UI" w:eastAsia="Segoe UI" w:hAnsi="Segoe UI" w:cs="Segoe UI"/>
          <w:sz w:val="24"/>
          <w:szCs w:val="24"/>
        </w:rPr>
        <w:t xml:space="preserve"> the pursuit of </w:t>
      </w:r>
      <w:r w:rsidRPr="380DFAE7">
        <w:rPr>
          <w:rFonts w:ascii="Segoe UI" w:eastAsia="Segoe UI" w:hAnsi="Segoe UI" w:cs="Segoe UI"/>
          <w:b/>
          <w:bCs/>
          <w:color w:val="E36C0A" w:themeColor="accent6" w:themeShade="BF"/>
          <w:sz w:val="24"/>
          <w:szCs w:val="24"/>
        </w:rPr>
        <w:t>immediate</w:t>
      </w:r>
      <w:r w:rsidRPr="380DFAE7">
        <w:rPr>
          <w:rFonts w:ascii="Segoe UI" w:eastAsia="Segoe UI" w:hAnsi="Segoe UI" w:cs="Segoe UI"/>
          <w:sz w:val="24"/>
          <w:szCs w:val="24"/>
        </w:rPr>
        <w:t xml:space="preserve">, </w:t>
      </w:r>
      <w:r w:rsidRPr="380DFAE7">
        <w:rPr>
          <w:rFonts w:ascii="Segoe UI" w:eastAsia="Segoe UI" w:hAnsi="Segoe UI" w:cs="Segoe UI"/>
          <w:b/>
          <w:bCs/>
          <w:color w:val="E36C0A" w:themeColor="accent6" w:themeShade="BF"/>
          <w:sz w:val="24"/>
          <w:szCs w:val="24"/>
        </w:rPr>
        <w:t xml:space="preserve">impactful actions </w:t>
      </w:r>
      <w:r w:rsidRPr="380DFAE7">
        <w:rPr>
          <w:rFonts w:ascii="Segoe UI" w:eastAsia="Segoe UI" w:hAnsi="Segoe UI" w:cs="Segoe UI"/>
          <w:sz w:val="24"/>
          <w:szCs w:val="24"/>
        </w:rPr>
        <w:t xml:space="preserve">for </w:t>
      </w:r>
      <w:proofErr w:type="gramStart"/>
      <w:r w:rsidRPr="380DFAE7">
        <w:rPr>
          <w:rFonts w:ascii="Segoe UI" w:eastAsia="Segoe UI" w:hAnsi="Segoe UI" w:cs="Segoe UI"/>
          <w:sz w:val="24"/>
          <w:szCs w:val="24"/>
        </w:rPr>
        <w:t>a</w:t>
      </w:r>
      <w:proofErr w:type="gramEnd"/>
      <w:r w:rsidRPr="380DFAE7">
        <w:rPr>
          <w:rFonts w:ascii="Segoe UI" w:eastAsia="Segoe UI" w:hAnsi="Segoe UI" w:cs="Segoe UI"/>
          <w:sz w:val="24"/>
          <w:szCs w:val="24"/>
        </w:rPr>
        <w:t xml:space="preserve"> </w:t>
      </w:r>
      <w:r w:rsidR="005F0340">
        <w:rPr>
          <w:rFonts w:ascii="Segoe UI" w:eastAsia="Segoe UI" w:hAnsi="Segoe UI" w:cs="Segoe UI"/>
          <w:sz w:val="24"/>
          <w:szCs w:val="24"/>
        </w:rPr>
        <w:t>upcycling</w:t>
      </w:r>
      <w:r w:rsidRPr="380DFAE7">
        <w:rPr>
          <w:rFonts w:ascii="Segoe UI" w:eastAsia="Segoe UI" w:hAnsi="Segoe UI" w:cs="Segoe UI"/>
          <w:sz w:val="24"/>
          <w:szCs w:val="24"/>
        </w:rPr>
        <w:t xml:space="preserve"> future. This approach not only differentiates us but also drives our mission forward, leveraging short-term sustainability impacts as a strategic advantage</w:t>
      </w:r>
      <w:r w:rsidRPr="380DFAE7">
        <w:rPr>
          <w:rFonts w:ascii="Segoe UI" w:eastAsia="Segoe UI" w:hAnsi="Segoe UI" w:cs="Segoe UI"/>
          <w:color w:val="D1D5DB"/>
          <w:sz w:val="24"/>
          <w:szCs w:val="24"/>
        </w:rPr>
        <w:t>.</w:t>
      </w:r>
    </w:p>
    <w:p w14:paraId="055F198B" w14:textId="25F9F571"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Active National Monitoring:</w:t>
      </w:r>
      <w:r w:rsidRPr="380DFAE7">
        <w:rPr>
          <w:rFonts w:ascii="Segoe UI" w:eastAsia="Segoe UI" w:hAnsi="Segoe UI" w:cs="Segoe UI"/>
          <w:sz w:val="24"/>
          <w:szCs w:val="24"/>
        </w:rPr>
        <w:t xml:space="preserve"> We actively monitor and search for </w:t>
      </w:r>
      <w:proofErr w:type="spellStart"/>
      <w:r w:rsidRPr="380DFAE7">
        <w:rPr>
          <w:rFonts w:ascii="Segoe UI" w:eastAsia="Segoe UI" w:hAnsi="Segoe UI" w:cs="Segoe UI"/>
          <w:sz w:val="24"/>
          <w:szCs w:val="24"/>
        </w:rPr>
        <w:t>inneffective</w:t>
      </w:r>
      <w:proofErr w:type="spellEnd"/>
      <w:r w:rsidRPr="380DFAE7">
        <w:rPr>
          <w:rFonts w:ascii="Segoe UI" w:eastAsia="Segoe UI" w:hAnsi="Segoe UI" w:cs="Segoe UI"/>
          <w:sz w:val="24"/>
          <w:szCs w:val="24"/>
        </w:rPr>
        <w:t xml:space="preserve"> </w:t>
      </w:r>
      <w:proofErr w:type="spellStart"/>
      <w:r w:rsidRPr="380DFAE7">
        <w:rPr>
          <w:rFonts w:ascii="Segoe UI" w:eastAsia="Segoe UI" w:hAnsi="Segoe UI" w:cs="Segoe UI"/>
          <w:sz w:val="24"/>
          <w:szCs w:val="24"/>
        </w:rPr>
        <w:t>supplychains</w:t>
      </w:r>
      <w:proofErr w:type="spellEnd"/>
      <w:r w:rsidRPr="380DFAE7">
        <w:rPr>
          <w:rFonts w:ascii="Segoe UI" w:eastAsia="Segoe UI" w:hAnsi="Segoe UI" w:cs="Segoe UI"/>
          <w:sz w:val="24"/>
          <w:szCs w:val="24"/>
        </w:rPr>
        <w:t xml:space="preserve"> trough environmental impact or </w:t>
      </w:r>
      <w:proofErr w:type="spellStart"/>
      <w:r w:rsidRPr="380DFAE7">
        <w:rPr>
          <w:rFonts w:ascii="Segoe UI" w:eastAsia="Segoe UI" w:hAnsi="Segoe UI" w:cs="Segoe UI"/>
          <w:sz w:val="24"/>
          <w:szCs w:val="24"/>
        </w:rPr>
        <w:t>un</w:t>
      </w:r>
      <w:r w:rsidR="005F0340">
        <w:rPr>
          <w:rFonts w:ascii="Segoe UI" w:eastAsia="Segoe UI" w:hAnsi="Segoe UI" w:cs="Segoe UI"/>
          <w:sz w:val="24"/>
          <w:szCs w:val="24"/>
        </w:rPr>
        <w:t>upcycling</w:t>
      </w:r>
      <w:proofErr w:type="spellEnd"/>
      <w:r w:rsidRPr="380DFAE7">
        <w:rPr>
          <w:rFonts w:ascii="Segoe UI" w:eastAsia="Segoe UI" w:hAnsi="Segoe UI" w:cs="Segoe UI"/>
          <w:sz w:val="24"/>
          <w:szCs w:val="24"/>
        </w:rPr>
        <w:t xml:space="preserve"> markers</w:t>
      </w:r>
      <w:r w:rsidR="004B422E" w:rsidRPr="380DFAE7">
        <w:rPr>
          <w:rStyle w:val="FootnoteReference"/>
          <w:rFonts w:ascii="Segoe UI" w:eastAsia="Segoe UI" w:hAnsi="Segoe UI" w:cs="Segoe UI"/>
          <w:sz w:val="24"/>
          <w:szCs w:val="24"/>
        </w:rPr>
        <w:footnoteReference w:id="2"/>
      </w:r>
      <w:r w:rsidRPr="380DFAE7">
        <w:rPr>
          <w:rFonts w:ascii="Segoe UI" w:eastAsia="Segoe UI" w:hAnsi="Segoe UI" w:cs="Segoe UI"/>
          <w:sz w:val="24"/>
          <w:szCs w:val="24"/>
        </w:rPr>
        <w:t xml:space="preserve">. This helps us select potential sectors for improvement, partners to engage with, and measure impact. </w:t>
      </w:r>
      <w:proofErr w:type="gramStart"/>
      <w:r w:rsidRPr="380DFAE7">
        <w:rPr>
          <w:rFonts w:ascii="Segoe UI" w:eastAsia="Segoe UI" w:hAnsi="Segoe UI" w:cs="Segoe UI"/>
          <w:sz w:val="24"/>
          <w:szCs w:val="24"/>
        </w:rPr>
        <w:t>Additionally</w:t>
      </w:r>
      <w:proofErr w:type="gramEnd"/>
      <w:r w:rsidRPr="380DFAE7">
        <w:rPr>
          <w:rFonts w:ascii="Segoe UI" w:eastAsia="Segoe UI" w:hAnsi="Segoe UI" w:cs="Segoe UI"/>
          <w:sz w:val="24"/>
          <w:szCs w:val="24"/>
        </w:rPr>
        <w:t xml:space="preserve"> we actively monitor for opportunities, like grants in combination with the partners that have joined our initiative.</w:t>
      </w:r>
    </w:p>
    <w:p w14:paraId="154A3761" w14:textId="57D27D85"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 xml:space="preserve">Living Projects: </w:t>
      </w:r>
      <w:r w:rsidRPr="380DFAE7">
        <w:rPr>
          <w:rFonts w:ascii="Segoe UI" w:eastAsia="Segoe UI" w:hAnsi="Segoe UI" w:cs="Segoe UI"/>
          <w:sz w:val="24"/>
          <w:szCs w:val="24"/>
        </w:rPr>
        <w:t xml:space="preserve">VCR is not a commercial enterprise and as such conducts research based on public opinion, with visibility as a key marker. Projects, </w:t>
      </w:r>
      <w:r w:rsidRPr="380DFAE7">
        <w:rPr>
          <w:rFonts w:ascii="Segoe UI" w:eastAsia="Segoe UI" w:hAnsi="Segoe UI" w:cs="Segoe UI"/>
          <w:sz w:val="24"/>
          <w:szCs w:val="24"/>
        </w:rPr>
        <w:lastRenderedPageBreak/>
        <w:t>“evolve”</w:t>
      </w:r>
      <w:r w:rsidR="004B422E" w:rsidRPr="380DFAE7">
        <w:rPr>
          <w:rStyle w:val="FootnoteReference"/>
          <w:rFonts w:ascii="Segoe UI" w:eastAsia="Segoe UI" w:hAnsi="Segoe UI" w:cs="Segoe UI"/>
          <w:sz w:val="24"/>
          <w:szCs w:val="24"/>
        </w:rPr>
        <w:footnoteReference w:id="3"/>
      </w:r>
      <w:r w:rsidRPr="380DFAE7">
        <w:rPr>
          <w:rFonts w:ascii="Segoe UI" w:eastAsia="Segoe UI" w:hAnsi="Segoe UI" w:cs="Segoe UI"/>
          <w:sz w:val="24"/>
          <w:szCs w:val="24"/>
        </w:rPr>
        <w:t xml:space="preserve"> to better themselves over time, measuring impact in </w:t>
      </w:r>
      <w:proofErr w:type="spellStart"/>
      <w:r w:rsidRPr="380DFAE7">
        <w:rPr>
          <w:rFonts w:ascii="Segoe UI" w:eastAsia="Segoe UI" w:hAnsi="Segoe UI" w:cs="Segoe UI"/>
          <w:sz w:val="24"/>
          <w:szCs w:val="24"/>
        </w:rPr>
        <w:t>supplychains</w:t>
      </w:r>
      <w:proofErr w:type="spellEnd"/>
      <w:r w:rsidRPr="380DFAE7">
        <w:rPr>
          <w:rFonts w:ascii="Segoe UI" w:eastAsia="Segoe UI" w:hAnsi="Segoe UI" w:cs="Segoe UI"/>
          <w:sz w:val="24"/>
          <w:szCs w:val="24"/>
        </w:rPr>
        <w:t xml:space="preserve"> can take long time after all.</w:t>
      </w:r>
    </w:p>
    <w:p w14:paraId="56EBB082" w14:textId="22FB27E0"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 xml:space="preserve">Agile-Fast </w:t>
      </w:r>
      <w:proofErr w:type="spellStart"/>
      <w:r w:rsidRPr="380DFAE7">
        <w:rPr>
          <w:rFonts w:ascii="Segoe UI" w:eastAsia="Segoe UI" w:hAnsi="Segoe UI" w:cs="Segoe UI"/>
          <w:b/>
          <w:bCs/>
          <w:sz w:val="24"/>
          <w:szCs w:val="24"/>
        </w:rPr>
        <w:t>Pased</w:t>
      </w:r>
      <w:proofErr w:type="spellEnd"/>
      <w:r w:rsidRPr="380DFAE7">
        <w:rPr>
          <w:rFonts w:ascii="Segoe UI" w:eastAsia="Segoe UI" w:hAnsi="Segoe UI" w:cs="Segoe UI"/>
          <w:b/>
          <w:bCs/>
          <w:sz w:val="24"/>
          <w:szCs w:val="24"/>
        </w:rPr>
        <w:t xml:space="preserve"> Development:</w:t>
      </w:r>
      <w:r w:rsidRPr="380DFAE7">
        <w:rPr>
          <w:rFonts w:ascii="Segoe UI" w:eastAsia="Segoe UI" w:hAnsi="Segoe UI" w:cs="Segoe UI"/>
          <w:sz w:val="24"/>
          <w:szCs w:val="24"/>
        </w:rPr>
        <w:t xml:space="preserve"> At Value Chain Rebels we work try to maximize short-term </w:t>
      </w:r>
      <w:r w:rsidR="005F0340">
        <w:rPr>
          <w:rFonts w:ascii="Segoe UI" w:eastAsia="Segoe UI" w:hAnsi="Segoe UI" w:cs="Segoe UI"/>
          <w:sz w:val="24"/>
          <w:szCs w:val="24"/>
        </w:rPr>
        <w:t>upcycling</w:t>
      </w:r>
      <w:r w:rsidRPr="380DFAE7">
        <w:rPr>
          <w:rFonts w:ascii="Segoe UI" w:eastAsia="Segoe UI" w:hAnsi="Segoe UI" w:cs="Segoe UI"/>
          <w:sz w:val="24"/>
          <w:szCs w:val="24"/>
        </w:rPr>
        <w:t xml:space="preserve"> impact, like we’re developing the next </w:t>
      </w:r>
      <w:proofErr w:type="gramStart"/>
      <w:r w:rsidRPr="380DFAE7">
        <w:rPr>
          <w:rFonts w:ascii="Segoe UI" w:eastAsia="Segoe UI" w:hAnsi="Segoe UI" w:cs="Segoe UI"/>
          <w:sz w:val="24"/>
          <w:szCs w:val="24"/>
        </w:rPr>
        <w:t>million euro</w:t>
      </w:r>
      <w:proofErr w:type="gramEnd"/>
      <w:r w:rsidRPr="380DFAE7">
        <w:rPr>
          <w:rFonts w:ascii="Segoe UI" w:eastAsia="Segoe UI" w:hAnsi="Segoe UI" w:cs="Segoe UI"/>
          <w:sz w:val="24"/>
          <w:szCs w:val="24"/>
        </w:rPr>
        <w:t xml:space="preserve"> application. </w:t>
      </w:r>
    </w:p>
    <w:p w14:paraId="2AEC0A47" w14:textId="563322CE"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Sustainability as an Unfair Advantage:</w:t>
      </w:r>
      <w:r w:rsidRPr="380DFAE7">
        <w:rPr>
          <w:rFonts w:ascii="Segoe UI" w:eastAsia="Segoe UI" w:hAnsi="Segoe UI" w:cs="Segoe UI"/>
          <w:sz w:val="24"/>
          <w:szCs w:val="24"/>
        </w:rPr>
        <w:t xml:space="preserve"> At Value Chain Rebels, we believe in leveraging sustainability as a distinct competitive edge. </w:t>
      </w:r>
      <w:r w:rsidRPr="380DFAE7">
        <w:rPr>
          <w:rFonts w:ascii="Segoe UI" w:eastAsia="Segoe UI" w:hAnsi="Segoe UI" w:cs="Segoe UI"/>
          <w:b/>
          <w:bCs/>
          <w:color w:val="E36C0A" w:themeColor="accent6" w:themeShade="BF"/>
          <w:sz w:val="24"/>
          <w:szCs w:val="24"/>
        </w:rPr>
        <w:t>We actively explore opportunities rather than focusing on a single project</w:t>
      </w:r>
      <w:r w:rsidRPr="380DFAE7">
        <w:rPr>
          <w:rFonts w:ascii="Segoe UI" w:eastAsia="Segoe UI" w:hAnsi="Segoe UI" w:cs="Segoe UI"/>
          <w:sz w:val="24"/>
          <w:szCs w:val="24"/>
        </w:rPr>
        <w:t xml:space="preserve">, such as advocating for favorable laws, legislation, subsidies, and trade barriers that incentivize </w:t>
      </w:r>
      <w:r w:rsidR="005F0340">
        <w:rPr>
          <w:rFonts w:ascii="Segoe UI" w:eastAsia="Segoe UI" w:hAnsi="Segoe UI" w:cs="Segoe UI"/>
          <w:sz w:val="24"/>
          <w:szCs w:val="24"/>
        </w:rPr>
        <w:t>upcycling</w:t>
      </w:r>
      <w:r w:rsidRPr="380DFAE7">
        <w:rPr>
          <w:rFonts w:ascii="Segoe UI" w:eastAsia="Segoe UI" w:hAnsi="Segoe UI" w:cs="Segoe UI"/>
          <w:sz w:val="24"/>
          <w:szCs w:val="24"/>
        </w:rPr>
        <w:t xml:space="preserve"> practices. By creating an environment where adopting these best practices is not only responsible but also a smart business decision, we ensure that sustainability becomes a powerful driving force for our partners and the </w:t>
      </w:r>
      <w:proofErr w:type="gramStart"/>
      <w:r w:rsidRPr="380DFAE7">
        <w:rPr>
          <w:rFonts w:ascii="Segoe UI" w:eastAsia="Segoe UI" w:hAnsi="Segoe UI" w:cs="Segoe UI"/>
          <w:sz w:val="24"/>
          <w:szCs w:val="24"/>
        </w:rPr>
        <w:t>industry as a whole</w:t>
      </w:r>
      <w:proofErr w:type="gramEnd"/>
      <w:r w:rsidRPr="380DFAE7">
        <w:rPr>
          <w:rFonts w:ascii="Segoe UI" w:eastAsia="Segoe UI" w:hAnsi="Segoe UI" w:cs="Segoe UI"/>
          <w:sz w:val="24"/>
          <w:szCs w:val="24"/>
        </w:rPr>
        <w:t xml:space="preserve">. This additionally doubles as a marketing </w:t>
      </w:r>
      <w:proofErr w:type="gramStart"/>
      <w:r w:rsidRPr="380DFAE7">
        <w:rPr>
          <w:rFonts w:ascii="Segoe UI" w:eastAsia="Segoe UI" w:hAnsi="Segoe UI" w:cs="Segoe UI"/>
          <w:sz w:val="24"/>
          <w:szCs w:val="24"/>
        </w:rPr>
        <w:t>strategy,</w:t>
      </w:r>
      <w:proofErr w:type="gramEnd"/>
      <w:r w:rsidRPr="380DFAE7">
        <w:rPr>
          <w:rFonts w:ascii="Segoe UI" w:eastAsia="Segoe UI" w:hAnsi="Segoe UI" w:cs="Segoe UI"/>
          <w:sz w:val="24"/>
          <w:szCs w:val="24"/>
        </w:rPr>
        <w:t xml:space="preserve"> projects will become commercial assets for logistics companies to </w:t>
      </w:r>
      <w:proofErr w:type="spellStart"/>
      <w:r w:rsidRPr="380DFAE7">
        <w:rPr>
          <w:rFonts w:ascii="Segoe UI" w:eastAsia="Segoe UI" w:hAnsi="Segoe UI" w:cs="Segoe UI"/>
          <w:sz w:val="24"/>
          <w:szCs w:val="24"/>
        </w:rPr>
        <w:t>aquire</w:t>
      </w:r>
      <w:proofErr w:type="spellEnd"/>
      <w:r w:rsidRPr="380DFAE7">
        <w:rPr>
          <w:rFonts w:ascii="Segoe UI" w:eastAsia="Segoe UI" w:hAnsi="Segoe UI" w:cs="Segoe UI"/>
          <w:sz w:val="24"/>
          <w:szCs w:val="24"/>
        </w:rPr>
        <w:t>. As well as a recruitment strategy for partners, outlaying opportunity rather than fear.</w:t>
      </w:r>
    </w:p>
    <w:p w14:paraId="47B5F63F" w14:textId="44645F56"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Industry Collaboration</w:t>
      </w:r>
      <w:r w:rsidRPr="380DFAE7">
        <w:rPr>
          <w:rFonts w:ascii="Segoe UI" w:eastAsia="Segoe UI" w:hAnsi="Segoe UI" w:cs="Segoe UI"/>
          <w:sz w:val="24"/>
          <w:szCs w:val="24"/>
        </w:rPr>
        <w:t xml:space="preserve">: We partner with companies to implement </w:t>
      </w:r>
      <w:r w:rsidR="005F0340">
        <w:rPr>
          <w:rFonts w:ascii="Segoe UI" w:eastAsia="Segoe UI" w:hAnsi="Segoe UI" w:cs="Segoe UI"/>
          <w:sz w:val="24"/>
          <w:szCs w:val="24"/>
        </w:rPr>
        <w:t>upcycling</w:t>
      </w:r>
      <w:r w:rsidRPr="380DFAE7">
        <w:rPr>
          <w:rFonts w:ascii="Segoe UI" w:eastAsia="Segoe UI" w:hAnsi="Segoe UI" w:cs="Segoe UI"/>
          <w:sz w:val="24"/>
          <w:szCs w:val="24"/>
        </w:rPr>
        <w:t xml:space="preserve">-developed solutions, enhancing supply chain stability and offering practical </w:t>
      </w:r>
      <w:proofErr w:type="spellStart"/>
      <w:r w:rsidRPr="380DFAE7">
        <w:rPr>
          <w:rFonts w:ascii="Segoe UI" w:eastAsia="Segoe UI" w:hAnsi="Segoe UI" w:cs="Segoe UI"/>
          <w:sz w:val="24"/>
          <w:szCs w:val="24"/>
        </w:rPr>
        <w:t>enchancement</w:t>
      </w:r>
      <w:proofErr w:type="spellEnd"/>
      <w:r w:rsidRPr="380DFAE7">
        <w:rPr>
          <w:rFonts w:ascii="Segoe UI" w:eastAsia="Segoe UI" w:hAnsi="Segoe UI" w:cs="Segoe UI"/>
          <w:sz w:val="24"/>
          <w:szCs w:val="24"/>
        </w:rPr>
        <w:t>.</w:t>
      </w:r>
    </w:p>
    <w:p w14:paraId="57F13DD8" w14:textId="757D1660"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lastRenderedPageBreak/>
        <w:t>Advocacy and Thought Leadership</w:t>
      </w:r>
      <w:r w:rsidRPr="380DFAE7">
        <w:rPr>
          <w:rFonts w:ascii="Segoe UI" w:eastAsia="Segoe UI" w:hAnsi="Segoe UI" w:cs="Segoe UI"/>
          <w:sz w:val="24"/>
          <w:szCs w:val="24"/>
        </w:rPr>
        <w:t xml:space="preserve">: Students and members disseminate their findings and advocate for </w:t>
      </w:r>
      <w:r w:rsidR="005F0340">
        <w:rPr>
          <w:rFonts w:ascii="Segoe UI" w:eastAsia="Segoe UI" w:hAnsi="Segoe UI" w:cs="Segoe UI"/>
          <w:sz w:val="24"/>
          <w:szCs w:val="24"/>
        </w:rPr>
        <w:t>upcycling</w:t>
      </w:r>
      <w:r w:rsidRPr="380DFAE7">
        <w:rPr>
          <w:rFonts w:ascii="Segoe UI" w:eastAsia="Segoe UI" w:hAnsi="Segoe UI" w:cs="Segoe UI"/>
          <w:sz w:val="24"/>
          <w:szCs w:val="24"/>
        </w:rPr>
        <w:t xml:space="preserve"> practices through publications and presentations, influencing industry and policy.</w:t>
      </w:r>
    </w:p>
    <w:p w14:paraId="611A3F30" w14:textId="5F6B335C" w:rsidR="004B422E" w:rsidRDefault="004B422E" w:rsidP="380DFAE7"/>
    <w:p w14:paraId="4928CB8E" w14:textId="56BEA06A" w:rsidR="004B422E" w:rsidRPr="00761E0D" w:rsidRDefault="5EF08B50" w:rsidP="380DFAE7">
      <w:pPr>
        <w:pStyle w:val="Heading3"/>
        <w:spacing w:before="0" w:after="120"/>
        <w:rPr>
          <w:rFonts w:ascii="Segoe UI" w:eastAsia="Segoe UI" w:hAnsi="Segoe UI" w:cs="Segoe UI"/>
          <w:bCs/>
          <w:sz w:val="30"/>
          <w:szCs w:val="30"/>
          <w:lang w:val="en-US"/>
        </w:rPr>
      </w:pPr>
      <w:bookmarkStart w:id="51" w:name="_Toc158237262"/>
      <w:r w:rsidRPr="00761E0D">
        <w:rPr>
          <w:rFonts w:ascii="Segoe UI" w:eastAsia="Segoe UI" w:hAnsi="Segoe UI" w:cs="Segoe UI"/>
          <w:bCs/>
          <w:sz w:val="30"/>
          <w:szCs w:val="30"/>
          <w:lang w:val="en-US"/>
        </w:rPr>
        <w:t>Robust Partnership Networks</w:t>
      </w:r>
      <w:bookmarkEnd w:id="51"/>
    </w:p>
    <w:p w14:paraId="61159AD7" w14:textId="425F4122" w:rsidR="004B422E" w:rsidRPr="00761E0D" w:rsidRDefault="5EF08B50" w:rsidP="380DFAE7">
      <w:pPr>
        <w:rPr>
          <w:rFonts w:ascii="Segoe UI" w:eastAsia="Segoe UI" w:hAnsi="Segoe UI" w:cs="Segoe UI"/>
          <w:sz w:val="24"/>
          <w:szCs w:val="24"/>
          <w:lang w:val="en-US"/>
        </w:rPr>
      </w:pPr>
      <w:r w:rsidRPr="00761E0D">
        <w:rPr>
          <w:rFonts w:ascii="Segoe UI" w:eastAsia="Segoe UI" w:hAnsi="Segoe UI" w:cs="Segoe UI"/>
          <w:sz w:val="24"/>
          <w:szCs w:val="24"/>
          <w:lang w:val="en-US"/>
        </w:rPr>
        <w:t xml:space="preserve">VCR will develop strong partnerships with academic institutions, industry leaders, NGOs, and government bodies to complete </w:t>
      </w:r>
      <w:proofErr w:type="spellStart"/>
      <w:proofErr w:type="gramStart"/>
      <w:r w:rsidRPr="00761E0D">
        <w:rPr>
          <w:rFonts w:ascii="Segoe UI" w:eastAsia="Segoe UI" w:hAnsi="Segoe UI" w:cs="Segoe UI"/>
          <w:sz w:val="24"/>
          <w:szCs w:val="24"/>
          <w:lang w:val="en-US"/>
        </w:rPr>
        <w:t>it’s</w:t>
      </w:r>
      <w:proofErr w:type="spellEnd"/>
      <w:proofErr w:type="gramEnd"/>
      <w:r w:rsidRPr="00761E0D">
        <w:rPr>
          <w:rFonts w:ascii="Segoe UI" w:eastAsia="Segoe UI" w:hAnsi="Segoe UI" w:cs="Segoe UI"/>
          <w:sz w:val="24"/>
          <w:szCs w:val="24"/>
          <w:lang w:val="en-US"/>
        </w:rPr>
        <w:t xml:space="preserve"> objectives. These relationships can provide resources, expertise, and real-world contexts for research, enhancing the relevance and applicability of findings and form the core of VCR. To be more effective, VCR should preform Identification, </w:t>
      </w:r>
      <w:proofErr w:type="spellStart"/>
      <w:r w:rsidRPr="00761E0D">
        <w:rPr>
          <w:rFonts w:ascii="Segoe UI" w:eastAsia="Segoe UI" w:hAnsi="Segoe UI" w:cs="Segoe UI"/>
          <w:sz w:val="24"/>
          <w:szCs w:val="24"/>
          <w:lang w:val="en-US"/>
        </w:rPr>
        <w:t>Engangement</w:t>
      </w:r>
      <w:proofErr w:type="spellEnd"/>
      <w:r w:rsidRPr="00761E0D">
        <w:rPr>
          <w:rFonts w:ascii="Segoe UI" w:eastAsia="Segoe UI" w:hAnsi="Segoe UI" w:cs="Segoe UI"/>
          <w:sz w:val="24"/>
          <w:szCs w:val="24"/>
          <w:lang w:val="en-US"/>
        </w:rPr>
        <w:t xml:space="preserve"> and formalization processes. </w:t>
      </w:r>
    </w:p>
    <w:p w14:paraId="06D9FBBF" w14:textId="6FA85ABA" w:rsidR="004B422E" w:rsidRPr="00761E0D" w:rsidRDefault="5EF08B50" w:rsidP="380DFAE7">
      <w:pPr>
        <w:rPr>
          <w:rFonts w:ascii="Segoe UI" w:eastAsia="Segoe UI" w:hAnsi="Segoe UI" w:cs="Segoe UI"/>
          <w:sz w:val="24"/>
          <w:szCs w:val="24"/>
          <w:lang w:val="en-US"/>
        </w:rPr>
      </w:pPr>
      <w:r w:rsidRPr="00761E0D">
        <w:rPr>
          <w:rFonts w:ascii="Segoe UI" w:eastAsia="Segoe UI" w:hAnsi="Segoe UI" w:cs="Segoe UI"/>
          <w:sz w:val="24"/>
          <w:szCs w:val="24"/>
          <w:lang w:val="en-US"/>
        </w:rPr>
        <w:t xml:space="preserve">See Diagrams for </w:t>
      </w:r>
      <w:proofErr w:type="spellStart"/>
      <w:r w:rsidRPr="00761E0D">
        <w:rPr>
          <w:rFonts w:ascii="Segoe UI" w:eastAsia="Segoe UI" w:hAnsi="Segoe UI" w:cs="Segoe UI"/>
          <w:sz w:val="24"/>
          <w:szCs w:val="24"/>
          <w:lang w:val="en-US"/>
        </w:rPr>
        <w:t>proces</w:t>
      </w:r>
      <w:proofErr w:type="spellEnd"/>
      <w:r w:rsidRPr="00761E0D">
        <w:rPr>
          <w:rFonts w:ascii="Segoe UI" w:eastAsia="Segoe UI" w:hAnsi="Segoe UI" w:cs="Segoe UI"/>
          <w:sz w:val="24"/>
          <w:szCs w:val="24"/>
          <w:lang w:val="en-US"/>
        </w:rPr>
        <w:t xml:space="preserve"> steps.</w:t>
      </w:r>
    </w:p>
    <w:p w14:paraId="2E7CCB8C" w14:textId="0223E516" w:rsidR="004B422E" w:rsidRPr="00761E0D" w:rsidRDefault="5EF08B50" w:rsidP="380DFAE7">
      <w:pPr>
        <w:rPr>
          <w:rFonts w:ascii="Segoe UI" w:eastAsia="Segoe UI" w:hAnsi="Segoe UI" w:cs="Segoe UI"/>
          <w:sz w:val="24"/>
          <w:szCs w:val="24"/>
          <w:lang w:val="en-US"/>
        </w:rPr>
      </w:pPr>
      <w:r w:rsidRPr="00761E0D">
        <w:rPr>
          <w:lang w:val="en-US"/>
        </w:rPr>
        <w:t xml:space="preserve">Please see VCR list for a potential list of partners. </w:t>
      </w:r>
    </w:p>
    <w:p w14:paraId="534D1BF1" w14:textId="1C5E5F5C" w:rsidR="004B422E" w:rsidRPr="00761E0D" w:rsidRDefault="5EF08B50" w:rsidP="380DFAE7">
      <w:pPr>
        <w:rPr>
          <w:i/>
          <w:iCs/>
          <w:lang w:val="en-US"/>
        </w:rPr>
      </w:pPr>
      <w:r w:rsidRPr="00761E0D">
        <w:rPr>
          <w:i/>
          <w:iCs/>
          <w:lang w:val="en-US"/>
        </w:rPr>
        <w:t xml:space="preserve">Note: At the end of every project, extra attention should be given at </w:t>
      </w:r>
      <w:proofErr w:type="spellStart"/>
      <w:r w:rsidRPr="00761E0D">
        <w:rPr>
          <w:i/>
          <w:iCs/>
          <w:lang w:val="en-US"/>
        </w:rPr>
        <w:t>assesing</w:t>
      </w:r>
      <w:proofErr w:type="spellEnd"/>
      <w:r w:rsidRPr="00761E0D">
        <w:rPr>
          <w:i/>
          <w:iCs/>
          <w:lang w:val="en-US"/>
        </w:rPr>
        <w:t xml:space="preserve"> the impact of the project, the learnings and the use of the project. This is not just to measure our </w:t>
      </w:r>
      <w:proofErr w:type="spellStart"/>
      <w:r w:rsidRPr="00761E0D">
        <w:rPr>
          <w:i/>
          <w:iCs/>
          <w:lang w:val="en-US"/>
        </w:rPr>
        <w:t>preformance</w:t>
      </w:r>
      <w:proofErr w:type="spellEnd"/>
      <w:r w:rsidRPr="00761E0D">
        <w:rPr>
          <w:i/>
          <w:iCs/>
          <w:lang w:val="en-US"/>
        </w:rPr>
        <w:t xml:space="preserve"> of the group, but to buy-in </w:t>
      </w:r>
      <w:proofErr w:type="spellStart"/>
      <w:r w:rsidRPr="00761E0D">
        <w:rPr>
          <w:i/>
          <w:iCs/>
          <w:lang w:val="en-US"/>
        </w:rPr>
        <w:t>futher</w:t>
      </w:r>
      <w:proofErr w:type="spellEnd"/>
      <w:r w:rsidRPr="00761E0D">
        <w:rPr>
          <w:i/>
          <w:iCs/>
          <w:lang w:val="en-US"/>
        </w:rPr>
        <w:t xml:space="preserve"> to the next project. </w:t>
      </w:r>
    </w:p>
    <w:p w14:paraId="58500809" w14:textId="0D91A0BA" w:rsidR="004B422E" w:rsidRPr="00761E0D" w:rsidRDefault="004B422E" w:rsidP="380DFAE7">
      <w:pPr>
        <w:rPr>
          <w:lang w:val="en-US"/>
        </w:rPr>
      </w:pPr>
    </w:p>
    <w:p w14:paraId="61C48A10" w14:textId="529D9AE7" w:rsidR="004B422E" w:rsidRDefault="5EF08B50" w:rsidP="380DFAE7">
      <w:pPr>
        <w:pStyle w:val="Heading3"/>
        <w:spacing w:before="240" w:after="120"/>
      </w:pPr>
      <w:bookmarkStart w:id="52" w:name="_Toc158237263"/>
      <w:r w:rsidRPr="00761E0D">
        <w:rPr>
          <w:rFonts w:ascii="Segoe UI" w:eastAsia="Segoe UI" w:hAnsi="Segoe UI" w:cs="Segoe UI"/>
          <w:bCs/>
          <w:sz w:val="30"/>
          <w:szCs w:val="30"/>
          <w:lang w:val="en-US"/>
        </w:rPr>
        <w:t>Innovative Research Infrastructure:</w:t>
      </w:r>
      <w:bookmarkEnd w:id="52"/>
    </w:p>
    <w:p w14:paraId="300AFF09" w14:textId="777651DF"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Value Chain Rebels takes on some of the most formidable issues, which is part of our allure. To support our teams in tackling these challenges effectively, we are committed to providing them with the best tools available.</w:t>
      </w:r>
    </w:p>
    <w:p w14:paraId="0B9444F8" w14:textId="5BAE8D1F"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 xml:space="preserve">For an overview of the software and infrastructure for software development, and </w:t>
      </w:r>
      <w:proofErr w:type="spellStart"/>
      <w:r w:rsidRPr="00761E0D">
        <w:rPr>
          <w:rFonts w:ascii="Segoe UI" w:eastAsia="Segoe UI" w:hAnsi="Segoe UI" w:cs="Segoe UI"/>
          <w:sz w:val="24"/>
          <w:szCs w:val="24"/>
          <w:lang w:val="en-US"/>
        </w:rPr>
        <w:t>projectmanagement</w:t>
      </w:r>
      <w:proofErr w:type="spellEnd"/>
      <w:r w:rsidRPr="00761E0D">
        <w:rPr>
          <w:rFonts w:ascii="Segoe UI" w:eastAsia="Segoe UI" w:hAnsi="Segoe UI" w:cs="Segoe UI"/>
          <w:sz w:val="24"/>
          <w:szCs w:val="24"/>
          <w:lang w:val="en-US"/>
        </w:rPr>
        <w:t xml:space="preserve">, please see annex C. </w:t>
      </w:r>
    </w:p>
    <w:p w14:paraId="29E5767E" w14:textId="2E82AA0C" w:rsidR="004B422E" w:rsidRPr="00761E0D" w:rsidRDefault="004B422E" w:rsidP="380DFAE7">
      <w:pPr>
        <w:spacing w:before="0"/>
        <w:ind w:left="0"/>
        <w:rPr>
          <w:rFonts w:ascii="Segoe UI" w:eastAsia="Segoe UI" w:hAnsi="Segoe UI" w:cs="Segoe UI"/>
          <w:sz w:val="24"/>
          <w:szCs w:val="24"/>
          <w:lang w:val="en-US"/>
        </w:rPr>
      </w:pPr>
    </w:p>
    <w:p w14:paraId="03E5FF75" w14:textId="5E6C756B" w:rsidR="004B422E" w:rsidRDefault="5EF08B50" w:rsidP="380DFAE7">
      <w:pPr>
        <w:spacing w:before="0"/>
        <w:ind w:left="0"/>
      </w:pPr>
      <w:r w:rsidRPr="00761E0D">
        <w:rPr>
          <w:rFonts w:ascii="Segoe UI" w:eastAsia="Segoe UI" w:hAnsi="Segoe UI" w:cs="Segoe UI"/>
          <w:sz w:val="24"/>
          <w:szCs w:val="24"/>
          <w:lang w:val="en-US"/>
        </w:rPr>
        <w:t xml:space="preserve">Ensuring Project Longevity and Visibility: Projects within VCR are designed for longevity and maximum visibility. To achieve this, we plan to implement virtual reality </w:t>
      </w:r>
      <w:r w:rsidRPr="00761E0D">
        <w:rPr>
          <w:rFonts w:ascii="Segoe UI" w:eastAsia="Segoe UI" w:hAnsi="Segoe UI" w:cs="Segoe UI"/>
          <w:sz w:val="24"/>
          <w:szCs w:val="24"/>
          <w:lang w:val="en-US"/>
        </w:rPr>
        <w:lastRenderedPageBreak/>
        <w:t xml:space="preserve">environments for project development and showcasing. These immersive digital worlds will not only facilitate project development but also enhance their visibility and impact. </w:t>
      </w:r>
    </w:p>
    <w:p w14:paraId="518BE836" w14:textId="6055BB43"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 xml:space="preserve">See Example: </w:t>
      </w:r>
      <w:hyperlink r:id="rId59">
        <w:r w:rsidRPr="00761E0D">
          <w:rPr>
            <w:rStyle w:val="Hyperlink"/>
            <w:rFonts w:ascii="Segoe UI" w:eastAsia="Segoe UI" w:hAnsi="Segoe UI" w:cs="Segoe UI"/>
            <w:sz w:val="24"/>
            <w:szCs w:val="24"/>
            <w:lang w:val="en-US"/>
          </w:rPr>
          <w:t>https://hubs.mozilla.com/wUmZ2Yy/strong-juicy-assembly/</w:t>
        </w:r>
      </w:hyperlink>
    </w:p>
    <w:p w14:paraId="232AFD7C" w14:textId="326D71C8"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 xml:space="preserve">These “worlds” can be connected to </w:t>
      </w:r>
      <w:proofErr w:type="spellStart"/>
      <w:r w:rsidRPr="00761E0D">
        <w:rPr>
          <w:rFonts w:ascii="Segoe UI" w:eastAsia="Segoe UI" w:hAnsi="Segoe UI" w:cs="Segoe UI"/>
          <w:sz w:val="24"/>
          <w:szCs w:val="24"/>
          <w:lang w:val="en-US"/>
        </w:rPr>
        <w:t>eachother</w:t>
      </w:r>
      <w:proofErr w:type="spellEnd"/>
      <w:r w:rsidRPr="00761E0D">
        <w:rPr>
          <w:rFonts w:ascii="Segoe UI" w:eastAsia="Segoe UI" w:hAnsi="Segoe UI" w:cs="Segoe UI"/>
          <w:sz w:val="24"/>
          <w:szCs w:val="24"/>
          <w:lang w:val="en-US"/>
        </w:rPr>
        <w:t xml:space="preserve">, providing a </w:t>
      </w:r>
      <w:proofErr w:type="spellStart"/>
      <w:r w:rsidRPr="00761E0D">
        <w:rPr>
          <w:rFonts w:ascii="Segoe UI" w:eastAsia="Segoe UI" w:hAnsi="Segoe UI" w:cs="Segoe UI"/>
          <w:sz w:val="24"/>
          <w:szCs w:val="24"/>
          <w:lang w:val="en-US"/>
        </w:rPr>
        <w:t>laberynt</w:t>
      </w:r>
      <w:proofErr w:type="spellEnd"/>
      <w:r w:rsidRPr="00761E0D">
        <w:rPr>
          <w:rFonts w:ascii="Segoe UI" w:eastAsia="Segoe UI" w:hAnsi="Segoe UI" w:cs="Segoe UI"/>
          <w:sz w:val="24"/>
          <w:szCs w:val="24"/>
          <w:lang w:val="en-US"/>
        </w:rPr>
        <w:t xml:space="preserve"> of knowledge, innovation and exploration. </w:t>
      </w:r>
    </w:p>
    <w:p w14:paraId="26CF0D2A" w14:textId="42DEA42A" w:rsidR="004B422E" w:rsidRPr="00761E0D" w:rsidRDefault="004B422E" w:rsidP="380DFAE7">
      <w:pPr>
        <w:spacing w:before="0"/>
        <w:ind w:left="0"/>
        <w:rPr>
          <w:rFonts w:ascii="Segoe UI" w:eastAsia="Segoe UI" w:hAnsi="Segoe UI" w:cs="Segoe UI"/>
          <w:sz w:val="24"/>
          <w:szCs w:val="24"/>
          <w:lang w:val="en-US"/>
        </w:rPr>
      </w:pPr>
    </w:p>
    <w:p w14:paraId="3A5E3FD0" w14:textId="35C36FE1"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Visibility as a Key Marker: Agile methodology emphasizes that increased project visibility enhances its success. To achieve this, all projects will be prominently showcased on our website, ensuring transparency in project processes for funding and social media purposes. It's important to note that projects may not always require funding, as a project could also encompass training initiatives.</w:t>
      </w:r>
    </w:p>
    <w:p w14:paraId="6328A0CE" w14:textId="782A9231"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 xml:space="preserve">How that could look like: </w:t>
      </w:r>
    </w:p>
    <w:p w14:paraId="5A8C200C" w14:textId="006C34FF" w:rsidR="004B422E" w:rsidRPr="00761E0D" w:rsidRDefault="00000000" w:rsidP="380DFAE7">
      <w:pPr>
        <w:spacing w:before="0"/>
        <w:ind w:left="0"/>
        <w:rPr>
          <w:rFonts w:ascii="Segoe UI" w:eastAsia="Segoe UI" w:hAnsi="Segoe UI" w:cs="Segoe UI"/>
          <w:sz w:val="24"/>
          <w:szCs w:val="24"/>
          <w:lang w:val="en-US"/>
        </w:rPr>
      </w:pPr>
      <w:hyperlink r:id="rId60">
        <w:r w:rsidR="5EF08B50" w:rsidRPr="00761E0D">
          <w:rPr>
            <w:rStyle w:val="Hyperlink"/>
            <w:rFonts w:ascii="Segoe UI" w:eastAsia="Segoe UI" w:hAnsi="Segoe UI" w:cs="Segoe UI"/>
            <w:sz w:val="24"/>
            <w:szCs w:val="24"/>
            <w:lang w:val="en-US"/>
          </w:rPr>
          <w:t>https://www.notion.so/HecThaFood-Heck-tha-Food-Home-Dashboard-e7636673ad8f45db8990314fd20b1bfe?pvs=4</w:t>
        </w:r>
      </w:hyperlink>
    </w:p>
    <w:p w14:paraId="7EA336E2" w14:textId="3A3825D5"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 xml:space="preserve"> </w:t>
      </w:r>
    </w:p>
    <w:p w14:paraId="17FE388E" w14:textId="1F633603"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Innovative Education Options:</w:t>
      </w:r>
      <w:r w:rsidR="004B422E">
        <w:br/>
      </w:r>
      <w:r w:rsidRPr="00761E0D">
        <w:rPr>
          <w:rFonts w:ascii="Segoe UI" w:eastAsia="Segoe UI" w:hAnsi="Segoe UI" w:cs="Segoe UI"/>
          <w:sz w:val="24"/>
          <w:szCs w:val="24"/>
          <w:lang w:val="en-US"/>
        </w:rPr>
        <w:t xml:space="preserve">At VCR we're all about embracing an "Agile First" mindset, where we're quick to adapt and iterate in everything we do, from our projects to our educational programs. We also believe in the power of failing first, new methodologies coming out of the latest radical education approaches. We see our students not just as crucial contributors, deeply investing in their projects and lives to spark innovation and foster a sense of ownership. Our teaching philosophy is built on nurturing "Conscious Competence," where participants are not just proficient in their skills but also deeply understand their abilities and how to use them for real-world impact. </w:t>
      </w:r>
    </w:p>
    <w:p w14:paraId="3DBF56A4" w14:textId="306C4300" w:rsidR="004B422E" w:rsidRPr="00761E0D" w:rsidRDefault="004B422E" w:rsidP="380DFAE7">
      <w:pPr>
        <w:spacing w:before="0"/>
        <w:ind w:left="0"/>
        <w:rPr>
          <w:rFonts w:ascii="Segoe UI" w:eastAsia="Segoe UI" w:hAnsi="Segoe UI" w:cs="Segoe UI"/>
          <w:color w:val="D1D5DB"/>
          <w:sz w:val="24"/>
          <w:szCs w:val="24"/>
          <w:lang w:val="en-US"/>
        </w:rPr>
      </w:pPr>
    </w:p>
    <w:p w14:paraId="1789EF21" w14:textId="3C56FD3F" w:rsidR="004B422E" w:rsidRDefault="5EF08B50" w:rsidP="380DFAE7">
      <w:pPr>
        <w:spacing w:before="0"/>
        <w:ind w:left="0"/>
      </w:pPr>
      <w:r>
        <w:rPr>
          <w:noProof/>
        </w:rPr>
        <w:lastRenderedPageBreak/>
        <w:drawing>
          <wp:inline distT="0" distB="0" distL="0" distR="0" wp14:anchorId="752B4544" wp14:editId="43B9AFBC">
            <wp:extent cx="5943600" cy="3343274"/>
            <wp:effectExtent l="0" t="0" r="0" b="0"/>
            <wp:docPr id="1491779291" name="Picture 149177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6F56FAE2" w14:textId="2447A47F"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Recruitment Strategy</w:t>
      </w:r>
    </w:p>
    <w:p w14:paraId="48EB5EF8" w14:textId="3746AED6" w:rsidR="004B422E" w:rsidRDefault="5EF08B50" w:rsidP="380DFAE7">
      <w:pPr>
        <w:spacing w:before="0"/>
        <w:ind w:left="0"/>
      </w:pPr>
      <w:r w:rsidRPr="00761E0D">
        <w:rPr>
          <w:rFonts w:ascii="Segoe UI" w:eastAsia="Segoe UI" w:hAnsi="Segoe UI" w:cs="Segoe UI"/>
          <w:sz w:val="24"/>
          <w:szCs w:val="24"/>
          <w:lang w:val="en-US"/>
        </w:rPr>
        <w:t xml:space="preserve">Our recruitment strategy focuses on diverse talent acquisition by offering realism-centric workshops, specialized classes, and insightful guest lectures. These educational initiatives are supported by a dynamic social media campaign emphasizing practical knowledge. We also actively engage with unconventional networks, such as </w:t>
      </w:r>
      <w:proofErr w:type="spellStart"/>
      <w:r w:rsidRPr="00761E0D">
        <w:rPr>
          <w:rFonts w:ascii="Segoe UI" w:eastAsia="Segoe UI" w:hAnsi="Segoe UI" w:cs="Segoe UI"/>
          <w:sz w:val="24"/>
          <w:szCs w:val="24"/>
          <w:lang w:val="en-US"/>
        </w:rPr>
        <w:t>DevCon</w:t>
      </w:r>
      <w:proofErr w:type="spellEnd"/>
      <w:r w:rsidRPr="00761E0D">
        <w:rPr>
          <w:rFonts w:ascii="Segoe UI" w:eastAsia="Segoe UI" w:hAnsi="Segoe UI" w:cs="Segoe UI"/>
          <w:sz w:val="24"/>
          <w:szCs w:val="24"/>
          <w:lang w:val="en-US"/>
        </w:rPr>
        <w:t xml:space="preserve">, CCC, and LAG, to connect with radical thinkers and provide a platform for open expression. This approach helps us attract 'Crazy Professors and Alternative Thinkers' who bring creativity and critical thinking to our team, essential for driving </w:t>
      </w:r>
      <w:proofErr w:type="gramStart"/>
      <w:r w:rsidRPr="00761E0D">
        <w:rPr>
          <w:rFonts w:ascii="Segoe UI" w:eastAsia="Segoe UI" w:hAnsi="Segoe UI" w:cs="Segoe UI"/>
          <w:sz w:val="24"/>
          <w:szCs w:val="24"/>
          <w:lang w:val="en-US"/>
        </w:rPr>
        <w:t>innovation</w:t>
      </w:r>
      <w:proofErr w:type="gramEnd"/>
    </w:p>
    <w:p w14:paraId="413CD723" w14:textId="3109AC89" w:rsidR="004B422E" w:rsidRPr="00761E0D" w:rsidRDefault="004B422E" w:rsidP="380DFAE7">
      <w:pPr>
        <w:spacing w:before="0"/>
        <w:ind w:left="0"/>
        <w:rPr>
          <w:rFonts w:ascii="Segoe UI" w:eastAsia="Segoe UI" w:hAnsi="Segoe UI" w:cs="Segoe UI"/>
          <w:sz w:val="24"/>
          <w:szCs w:val="24"/>
          <w:lang w:val="en-US"/>
        </w:rPr>
      </w:pPr>
    </w:p>
    <w:p w14:paraId="6FB3F237" w14:textId="6ECCDFE5" w:rsidR="004B422E" w:rsidRPr="00761E0D" w:rsidRDefault="004B422E" w:rsidP="380DFAE7">
      <w:pPr>
        <w:spacing w:before="0"/>
        <w:ind w:left="0"/>
        <w:rPr>
          <w:rFonts w:ascii="Segoe UI" w:eastAsia="Segoe UI" w:hAnsi="Segoe UI" w:cs="Segoe UI"/>
          <w:sz w:val="24"/>
          <w:szCs w:val="24"/>
          <w:lang w:val="en-US"/>
        </w:rPr>
      </w:pPr>
    </w:p>
    <w:p w14:paraId="3B39EAF4" w14:textId="4976E3B9"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Onboarding and Offboarding</w:t>
      </w:r>
    </w:p>
    <w:p w14:paraId="4F3E50A7" w14:textId="214A719D"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Members (which include students) join VCR for a limited period, usually 6 months (an internship). We do not onboard or offboard members, just for a specific project,</w:t>
      </w:r>
      <w:r w:rsidRPr="00761E0D">
        <w:rPr>
          <w:rFonts w:ascii="Segoe UI" w:eastAsia="Segoe UI" w:hAnsi="Segoe UI" w:cs="Segoe UI"/>
          <w:b/>
          <w:bCs/>
          <w:sz w:val="24"/>
          <w:szCs w:val="24"/>
          <w:lang w:val="en-US"/>
        </w:rPr>
        <w:t xml:space="preserve"> so students don’t need to have a specific project ready,</w:t>
      </w:r>
      <w:r w:rsidRPr="00761E0D">
        <w:rPr>
          <w:rFonts w:ascii="Segoe UI" w:eastAsia="Segoe UI" w:hAnsi="Segoe UI" w:cs="Segoe UI"/>
          <w:sz w:val="24"/>
          <w:szCs w:val="24"/>
          <w:lang w:val="en-US"/>
        </w:rPr>
        <w:t xml:space="preserve"> to join. This does not just </w:t>
      </w:r>
      <w:proofErr w:type="gramStart"/>
      <w:r w:rsidRPr="00761E0D">
        <w:rPr>
          <w:rFonts w:ascii="Segoe UI" w:eastAsia="Segoe UI" w:hAnsi="Segoe UI" w:cs="Segoe UI"/>
          <w:sz w:val="24"/>
          <w:szCs w:val="24"/>
          <w:lang w:val="en-US"/>
        </w:rPr>
        <w:t>insure</w:t>
      </w:r>
      <w:proofErr w:type="gramEnd"/>
      <w:r w:rsidRPr="00761E0D">
        <w:rPr>
          <w:rFonts w:ascii="Segoe UI" w:eastAsia="Segoe UI" w:hAnsi="Segoe UI" w:cs="Segoe UI"/>
          <w:sz w:val="24"/>
          <w:szCs w:val="24"/>
          <w:lang w:val="en-US"/>
        </w:rPr>
        <w:t xml:space="preserve"> honest commitment to projects from members (preventing students from just </w:t>
      </w:r>
      <w:r w:rsidRPr="00761E0D">
        <w:rPr>
          <w:rFonts w:ascii="Segoe UI" w:eastAsia="Segoe UI" w:hAnsi="Segoe UI" w:cs="Segoe UI"/>
          <w:sz w:val="24"/>
          <w:szCs w:val="24"/>
          <w:lang w:val="en-US"/>
        </w:rPr>
        <w:lastRenderedPageBreak/>
        <w:t xml:space="preserve">“forcefully” selecting a project) but also flow </w:t>
      </w:r>
      <w:proofErr w:type="spellStart"/>
      <w:r w:rsidRPr="00761E0D">
        <w:rPr>
          <w:rFonts w:ascii="Segoe UI" w:eastAsia="Segoe UI" w:hAnsi="Segoe UI" w:cs="Segoe UI"/>
          <w:sz w:val="24"/>
          <w:szCs w:val="24"/>
          <w:lang w:val="en-US"/>
        </w:rPr>
        <w:t>trough</w:t>
      </w:r>
      <w:proofErr w:type="spellEnd"/>
      <w:r w:rsidRPr="00761E0D">
        <w:rPr>
          <w:rFonts w:ascii="Segoe UI" w:eastAsia="Segoe UI" w:hAnsi="Segoe UI" w:cs="Segoe UI"/>
          <w:sz w:val="24"/>
          <w:szCs w:val="24"/>
          <w:lang w:val="en-US"/>
        </w:rPr>
        <w:t xml:space="preserve"> the </w:t>
      </w:r>
      <w:proofErr w:type="spellStart"/>
      <w:r w:rsidRPr="00761E0D">
        <w:rPr>
          <w:rFonts w:ascii="Segoe UI" w:eastAsia="Segoe UI" w:hAnsi="Segoe UI" w:cs="Segoe UI"/>
          <w:sz w:val="24"/>
          <w:szCs w:val="24"/>
          <w:lang w:val="en-US"/>
        </w:rPr>
        <w:t>organisation</w:t>
      </w:r>
      <w:proofErr w:type="spellEnd"/>
      <w:r w:rsidRPr="00761E0D">
        <w:rPr>
          <w:rFonts w:ascii="Segoe UI" w:eastAsia="Segoe UI" w:hAnsi="Segoe UI" w:cs="Segoe UI"/>
          <w:sz w:val="24"/>
          <w:szCs w:val="24"/>
          <w:lang w:val="en-US"/>
        </w:rPr>
        <w:t xml:space="preserve">, as well as training opportunities. Additionally, this will make projects created with VCR </w:t>
      </w:r>
      <w:proofErr w:type="spellStart"/>
      <w:r w:rsidRPr="00761E0D">
        <w:rPr>
          <w:rFonts w:ascii="Segoe UI" w:eastAsia="Segoe UI" w:hAnsi="Segoe UI" w:cs="Segoe UI"/>
          <w:sz w:val="24"/>
          <w:szCs w:val="24"/>
          <w:lang w:val="en-US"/>
        </w:rPr>
        <w:t>independant</w:t>
      </w:r>
      <w:proofErr w:type="spellEnd"/>
      <w:r w:rsidRPr="00761E0D">
        <w:rPr>
          <w:rFonts w:ascii="Segoe UI" w:eastAsia="Segoe UI" w:hAnsi="Segoe UI" w:cs="Segoe UI"/>
          <w:sz w:val="24"/>
          <w:szCs w:val="24"/>
          <w:lang w:val="en-US"/>
        </w:rPr>
        <w:t xml:space="preserve"> from </w:t>
      </w:r>
      <w:proofErr w:type="spellStart"/>
      <w:proofErr w:type="gramStart"/>
      <w:r w:rsidRPr="00761E0D">
        <w:rPr>
          <w:rFonts w:ascii="Segoe UI" w:eastAsia="Segoe UI" w:hAnsi="Segoe UI" w:cs="Segoe UI"/>
          <w:sz w:val="24"/>
          <w:szCs w:val="24"/>
          <w:lang w:val="en-US"/>
        </w:rPr>
        <w:t>it’s</w:t>
      </w:r>
      <w:proofErr w:type="spellEnd"/>
      <w:proofErr w:type="gramEnd"/>
      <w:r w:rsidRPr="00761E0D">
        <w:rPr>
          <w:rFonts w:ascii="Segoe UI" w:eastAsia="Segoe UI" w:hAnsi="Segoe UI" w:cs="Segoe UI"/>
          <w:sz w:val="24"/>
          <w:szCs w:val="24"/>
          <w:lang w:val="en-US"/>
        </w:rPr>
        <w:t xml:space="preserve"> founding members, least projects tend to stop or lose </w:t>
      </w:r>
      <w:proofErr w:type="spellStart"/>
      <w:r w:rsidRPr="00761E0D">
        <w:rPr>
          <w:rFonts w:ascii="Segoe UI" w:eastAsia="Segoe UI" w:hAnsi="Segoe UI" w:cs="Segoe UI"/>
          <w:sz w:val="24"/>
          <w:szCs w:val="24"/>
          <w:lang w:val="en-US"/>
        </w:rPr>
        <w:t>sigificant</w:t>
      </w:r>
      <w:proofErr w:type="spellEnd"/>
      <w:r w:rsidRPr="00761E0D">
        <w:rPr>
          <w:rFonts w:ascii="Segoe UI" w:eastAsia="Segoe UI" w:hAnsi="Segoe UI" w:cs="Segoe UI"/>
          <w:sz w:val="24"/>
          <w:szCs w:val="24"/>
          <w:lang w:val="en-US"/>
        </w:rPr>
        <w:t xml:space="preserve"> momentum at each major cycle. </w:t>
      </w:r>
    </w:p>
    <w:p w14:paraId="68E0E9E1" w14:textId="4A6D84BE" w:rsidR="004B422E" w:rsidRPr="00761E0D" w:rsidRDefault="004B422E" w:rsidP="380DFAE7">
      <w:pPr>
        <w:spacing w:before="0"/>
        <w:ind w:left="0"/>
        <w:rPr>
          <w:rFonts w:ascii="Segoe UI" w:eastAsia="Segoe UI" w:hAnsi="Segoe UI" w:cs="Segoe UI"/>
          <w:sz w:val="24"/>
          <w:szCs w:val="24"/>
          <w:lang w:val="en-US"/>
        </w:rPr>
      </w:pPr>
    </w:p>
    <w:p w14:paraId="17AE08EB" w14:textId="3C92DA79" w:rsidR="004B422E" w:rsidRPr="00761E0D" w:rsidRDefault="004B422E" w:rsidP="380DFAE7">
      <w:pPr>
        <w:spacing w:before="0"/>
        <w:ind w:left="0"/>
        <w:rPr>
          <w:rFonts w:ascii="Segoe UI" w:eastAsia="Segoe UI" w:hAnsi="Segoe UI" w:cs="Segoe UI"/>
          <w:sz w:val="20"/>
          <w:szCs w:val="20"/>
          <w:lang w:val="en-US"/>
        </w:rPr>
      </w:pPr>
    </w:p>
    <w:p w14:paraId="79D63E87" w14:textId="10A0C686" w:rsidR="004B422E" w:rsidRDefault="5EF08B50" w:rsidP="380DFAE7">
      <w:pPr>
        <w:spacing w:before="0"/>
        <w:ind w:left="0"/>
      </w:pPr>
      <w:r w:rsidRPr="00761E0D">
        <w:rPr>
          <w:rFonts w:ascii="Segoe UI" w:eastAsia="Segoe UI" w:hAnsi="Segoe UI" w:cs="Segoe UI"/>
          <w:sz w:val="20"/>
          <w:szCs w:val="20"/>
          <w:lang w:val="en-US"/>
        </w:rPr>
        <w:t>Educational Justification Note: At Value Chain Rebels, students are immersed in a unique learning environment where they function as "lab members." Unlike traditional educational settings, here they engage in projects with a dynamic approach, akin to real-world labs, software development agencies, or consultancy firms. This hands-on experience allows them to develop skills as independent researchers, innovators, and project managers, even though they may participate in varying numbers of projects, mirroring the unpredictability of professional scenarios.</w:t>
      </w:r>
    </w:p>
    <w:p w14:paraId="11305643" w14:textId="09250E9E" w:rsidR="004B422E" w:rsidRPr="00761E0D" w:rsidRDefault="004B422E" w:rsidP="380DFAE7">
      <w:pPr>
        <w:spacing w:before="0"/>
        <w:ind w:left="0"/>
        <w:rPr>
          <w:rFonts w:ascii="Segoe UI" w:eastAsia="Segoe UI" w:hAnsi="Segoe UI" w:cs="Segoe UI"/>
          <w:sz w:val="24"/>
          <w:szCs w:val="24"/>
          <w:lang w:val="en-US"/>
        </w:rPr>
      </w:pPr>
    </w:p>
    <w:p w14:paraId="7BA28B69" w14:textId="7082981F" w:rsidR="004B422E" w:rsidRPr="00761E0D" w:rsidRDefault="5EF08B50" w:rsidP="380DFAE7">
      <w:pPr>
        <w:spacing w:before="0"/>
        <w:ind w:left="0"/>
        <w:rPr>
          <w:rFonts w:ascii="Segoe UI" w:eastAsia="Segoe UI" w:hAnsi="Segoe UI" w:cs="Segoe UI"/>
          <w:sz w:val="24"/>
          <w:szCs w:val="24"/>
          <w:lang w:val="en-US"/>
        </w:rPr>
      </w:pPr>
      <w:r w:rsidRPr="00761E0D">
        <w:rPr>
          <w:rFonts w:ascii="Segoe UI" w:eastAsia="Segoe UI" w:hAnsi="Segoe UI" w:cs="Segoe UI"/>
          <w:sz w:val="24"/>
          <w:szCs w:val="24"/>
          <w:lang w:val="en-US"/>
        </w:rPr>
        <w:t>Our onboarding ensures new members are ready and integrated from the start. It includes clear pre-start communication, an immersive introduction to our mission and team, customized skill training, mentorship for support and growth, and project alignment to match interests and expertise.</w:t>
      </w:r>
    </w:p>
    <w:p w14:paraId="488465F3" w14:textId="1E91BE7A" w:rsidR="004B422E" w:rsidRPr="00761E0D" w:rsidRDefault="004B422E" w:rsidP="380DFAE7">
      <w:pPr>
        <w:spacing w:before="0"/>
        <w:ind w:left="0"/>
        <w:rPr>
          <w:rFonts w:ascii="Segoe UI" w:eastAsia="Segoe UI" w:hAnsi="Segoe UI" w:cs="Segoe UI"/>
          <w:sz w:val="24"/>
          <w:szCs w:val="24"/>
          <w:lang w:val="en-US"/>
        </w:rPr>
      </w:pPr>
    </w:p>
    <w:p w14:paraId="1692597E" w14:textId="4D079027" w:rsidR="004B422E" w:rsidRDefault="004B422E" w:rsidP="380DFAE7">
      <w:pPr>
        <w:spacing w:before="0"/>
        <w:ind w:left="0"/>
        <w:rPr>
          <w:i/>
          <w:iCs/>
          <w:sz w:val="16"/>
          <w:szCs w:val="16"/>
        </w:rPr>
      </w:pPr>
    </w:p>
    <w:p w14:paraId="481B6EC7" w14:textId="49FC6907" w:rsidR="004B422E" w:rsidRDefault="5EF08B50" w:rsidP="380DFAE7">
      <w:pPr>
        <w:rPr>
          <w:i/>
          <w:iCs/>
          <w:color w:val="808080" w:themeColor="background1" w:themeShade="80"/>
          <w:sz w:val="16"/>
          <w:szCs w:val="16"/>
          <w:lang w:val="en-US"/>
        </w:rPr>
      </w:pPr>
      <w:r w:rsidRPr="00761E0D">
        <w:rPr>
          <w:i/>
          <w:iCs/>
          <w:color w:val="808080" w:themeColor="background1" w:themeShade="80"/>
          <w:sz w:val="16"/>
          <w:szCs w:val="16"/>
          <w:lang w:val="en-US"/>
        </w:rPr>
        <w:t xml:space="preserve">Potential Partners are currently, Hogeschool Utrecht, 2Tokens, </w:t>
      </w:r>
      <w:proofErr w:type="spellStart"/>
      <w:r w:rsidRPr="00761E0D">
        <w:rPr>
          <w:i/>
          <w:iCs/>
          <w:color w:val="808080" w:themeColor="background1" w:themeShade="80"/>
          <w:sz w:val="16"/>
          <w:szCs w:val="16"/>
          <w:lang w:val="en-US"/>
        </w:rPr>
        <w:t>Toekomst</w:t>
      </w:r>
      <w:proofErr w:type="spellEnd"/>
      <w:r w:rsidRPr="00761E0D">
        <w:rPr>
          <w:i/>
          <w:iCs/>
          <w:color w:val="808080" w:themeColor="background1" w:themeShade="80"/>
          <w:sz w:val="16"/>
          <w:szCs w:val="16"/>
          <w:lang w:val="en-US"/>
        </w:rPr>
        <w:t xml:space="preserve"> school, </w:t>
      </w:r>
      <w:proofErr w:type="gramStart"/>
      <w:r w:rsidRPr="380DFAE7">
        <w:rPr>
          <w:rStyle w:val="cf01"/>
          <w:i/>
          <w:iCs/>
          <w:color w:val="808080" w:themeColor="background1" w:themeShade="80"/>
          <w:sz w:val="16"/>
          <w:szCs w:val="16"/>
        </w:rPr>
        <w:t>To</w:t>
      </w:r>
      <w:proofErr w:type="gramEnd"/>
      <w:r w:rsidRPr="380DFAE7">
        <w:rPr>
          <w:rStyle w:val="cf01"/>
          <w:i/>
          <w:iCs/>
          <w:color w:val="808080" w:themeColor="background1" w:themeShade="80"/>
          <w:sz w:val="16"/>
          <w:szCs w:val="16"/>
        </w:rPr>
        <w:t xml:space="preserve"> drive sustainability we need to improve value chains. To improve value </w:t>
      </w:r>
      <w:proofErr w:type="gramStart"/>
      <w:r w:rsidRPr="380DFAE7">
        <w:rPr>
          <w:rStyle w:val="cf01"/>
          <w:i/>
          <w:iCs/>
          <w:color w:val="808080" w:themeColor="background1" w:themeShade="80"/>
          <w:sz w:val="16"/>
          <w:szCs w:val="16"/>
        </w:rPr>
        <w:t>chains</w:t>
      </w:r>
      <w:proofErr w:type="gramEnd"/>
      <w:r w:rsidRPr="380DFAE7">
        <w:rPr>
          <w:rStyle w:val="cf01"/>
          <w:i/>
          <w:iCs/>
          <w:color w:val="808080" w:themeColor="background1" w:themeShade="80"/>
          <w:sz w:val="16"/>
          <w:szCs w:val="16"/>
        </w:rPr>
        <w:t xml:space="preserve"> we need to mobilize willing consortia. To create willing </w:t>
      </w:r>
      <w:proofErr w:type="gramStart"/>
      <w:r w:rsidRPr="380DFAE7">
        <w:rPr>
          <w:rStyle w:val="cf01"/>
          <w:i/>
          <w:iCs/>
          <w:color w:val="808080" w:themeColor="background1" w:themeShade="80"/>
          <w:sz w:val="16"/>
          <w:szCs w:val="16"/>
        </w:rPr>
        <w:t>consortia</w:t>
      </w:r>
      <w:proofErr w:type="gramEnd"/>
      <w:r w:rsidRPr="380DFAE7">
        <w:rPr>
          <w:rStyle w:val="cf01"/>
          <w:i/>
          <w:iCs/>
          <w:color w:val="808080" w:themeColor="background1" w:themeShade="80"/>
          <w:sz w:val="16"/>
          <w:szCs w:val="16"/>
        </w:rPr>
        <w:t xml:space="preserve"> we need the drive of changemakers. Students often want to be the changemaker but do not know how. For students to be effective they need access to knowledge, support and guidance. VCR develops the support mechanism to turn students into effectively taking up this role of changemaker. VCR supports access to knowledge, onboarding programs and community </w:t>
      </w:r>
      <w:proofErr w:type="gramStart"/>
      <w:r w:rsidRPr="380DFAE7">
        <w:rPr>
          <w:rStyle w:val="cf01"/>
          <w:i/>
          <w:iCs/>
          <w:color w:val="808080" w:themeColor="background1" w:themeShade="80"/>
          <w:sz w:val="16"/>
          <w:szCs w:val="16"/>
        </w:rPr>
        <w:t>building</w:t>
      </w:r>
      <w:proofErr w:type="gramEnd"/>
    </w:p>
    <w:p w14:paraId="1DA57FD6" w14:textId="77777777" w:rsidR="004B422E" w:rsidRPr="00761E0D" w:rsidRDefault="5EF08B50" w:rsidP="380DFAE7">
      <w:pPr>
        <w:ind w:left="0"/>
        <w:rPr>
          <w:i/>
          <w:iCs/>
          <w:color w:val="808080" w:themeColor="background1" w:themeShade="80"/>
          <w:sz w:val="16"/>
          <w:szCs w:val="16"/>
          <w:lang w:val="en-US"/>
        </w:rPr>
      </w:pPr>
      <w:r w:rsidRPr="00761E0D">
        <w:rPr>
          <w:i/>
          <w:iCs/>
          <w:color w:val="808080" w:themeColor="background1" w:themeShade="80"/>
          <w:sz w:val="16"/>
          <w:szCs w:val="16"/>
          <w:lang w:val="en-US"/>
        </w:rPr>
        <w:t xml:space="preserve">&gt;&gt; Creer de </w:t>
      </w:r>
      <w:proofErr w:type="spellStart"/>
      <w:r w:rsidRPr="00761E0D">
        <w:rPr>
          <w:i/>
          <w:iCs/>
          <w:color w:val="808080" w:themeColor="background1" w:themeShade="80"/>
          <w:sz w:val="16"/>
          <w:szCs w:val="16"/>
          <w:lang w:val="en-US"/>
        </w:rPr>
        <w:t>omgeving</w:t>
      </w:r>
      <w:proofErr w:type="spellEnd"/>
      <w:r w:rsidRPr="00761E0D">
        <w:rPr>
          <w:i/>
          <w:iCs/>
          <w:color w:val="808080" w:themeColor="background1" w:themeShade="80"/>
          <w:sz w:val="16"/>
          <w:szCs w:val="16"/>
          <w:lang w:val="en-US"/>
        </w:rPr>
        <w:t xml:space="preserve"> </w:t>
      </w:r>
      <w:proofErr w:type="spellStart"/>
      <w:r w:rsidRPr="00761E0D">
        <w:rPr>
          <w:i/>
          <w:iCs/>
          <w:color w:val="808080" w:themeColor="background1" w:themeShade="80"/>
          <w:sz w:val="16"/>
          <w:szCs w:val="16"/>
          <w:lang w:val="en-US"/>
        </w:rPr>
        <w:t>waar</w:t>
      </w:r>
      <w:proofErr w:type="spellEnd"/>
      <w:r w:rsidRPr="00761E0D">
        <w:rPr>
          <w:i/>
          <w:iCs/>
          <w:color w:val="808080" w:themeColor="background1" w:themeShade="80"/>
          <w:sz w:val="16"/>
          <w:szCs w:val="16"/>
          <w:lang w:val="en-US"/>
        </w:rPr>
        <w:t xml:space="preserve"> </w:t>
      </w:r>
      <w:proofErr w:type="spellStart"/>
      <w:r w:rsidRPr="00761E0D">
        <w:rPr>
          <w:i/>
          <w:iCs/>
          <w:color w:val="808080" w:themeColor="background1" w:themeShade="80"/>
          <w:sz w:val="16"/>
          <w:szCs w:val="16"/>
          <w:lang w:val="en-US"/>
        </w:rPr>
        <w:t>studenten</w:t>
      </w:r>
      <w:proofErr w:type="spellEnd"/>
      <w:r w:rsidRPr="00761E0D">
        <w:rPr>
          <w:i/>
          <w:iCs/>
          <w:color w:val="808080" w:themeColor="background1" w:themeShade="80"/>
          <w:sz w:val="16"/>
          <w:szCs w:val="16"/>
          <w:lang w:val="en-US"/>
        </w:rPr>
        <w:t xml:space="preserve"> </w:t>
      </w:r>
      <w:proofErr w:type="spellStart"/>
      <w:r w:rsidRPr="00761E0D">
        <w:rPr>
          <w:i/>
          <w:iCs/>
          <w:color w:val="808080" w:themeColor="background1" w:themeShade="80"/>
          <w:sz w:val="16"/>
          <w:szCs w:val="16"/>
          <w:lang w:val="en-US"/>
        </w:rPr>
        <w:t>kunnen</w:t>
      </w:r>
      <w:proofErr w:type="spellEnd"/>
      <w:r w:rsidRPr="00761E0D">
        <w:rPr>
          <w:i/>
          <w:iCs/>
          <w:color w:val="808080" w:themeColor="background1" w:themeShade="80"/>
          <w:sz w:val="16"/>
          <w:szCs w:val="16"/>
          <w:lang w:val="en-US"/>
        </w:rPr>
        <w:t xml:space="preserve"> </w:t>
      </w:r>
      <w:proofErr w:type="spellStart"/>
      <w:r w:rsidRPr="00761E0D">
        <w:rPr>
          <w:i/>
          <w:iCs/>
          <w:color w:val="808080" w:themeColor="background1" w:themeShade="80"/>
          <w:sz w:val="16"/>
          <w:szCs w:val="16"/>
          <w:lang w:val="en-US"/>
        </w:rPr>
        <w:t>triven</w:t>
      </w:r>
      <w:proofErr w:type="spellEnd"/>
      <w:r w:rsidRPr="00761E0D">
        <w:rPr>
          <w:i/>
          <w:iCs/>
          <w:color w:val="808080" w:themeColor="background1" w:themeShade="80"/>
          <w:sz w:val="16"/>
          <w:szCs w:val="16"/>
          <w:lang w:val="en-US"/>
        </w:rPr>
        <w:t xml:space="preserve"> om de </w:t>
      </w:r>
      <w:proofErr w:type="spellStart"/>
      <w:r w:rsidRPr="00761E0D">
        <w:rPr>
          <w:i/>
          <w:iCs/>
          <w:color w:val="808080" w:themeColor="background1" w:themeShade="80"/>
          <w:sz w:val="16"/>
          <w:szCs w:val="16"/>
          <w:lang w:val="en-US"/>
        </w:rPr>
        <w:t>supplychains</w:t>
      </w:r>
      <w:proofErr w:type="spellEnd"/>
      <w:r w:rsidRPr="00761E0D">
        <w:rPr>
          <w:i/>
          <w:iCs/>
          <w:color w:val="808080" w:themeColor="background1" w:themeShade="80"/>
          <w:sz w:val="16"/>
          <w:szCs w:val="16"/>
          <w:lang w:val="en-US"/>
        </w:rPr>
        <w:t xml:space="preserve"> </w:t>
      </w:r>
      <w:proofErr w:type="spellStart"/>
      <w:r w:rsidRPr="00761E0D">
        <w:rPr>
          <w:i/>
          <w:iCs/>
          <w:color w:val="808080" w:themeColor="background1" w:themeShade="80"/>
          <w:sz w:val="16"/>
          <w:szCs w:val="16"/>
          <w:lang w:val="en-US"/>
        </w:rPr>
        <w:t>te</w:t>
      </w:r>
      <w:proofErr w:type="spellEnd"/>
      <w:r w:rsidRPr="00761E0D">
        <w:rPr>
          <w:i/>
          <w:iCs/>
          <w:color w:val="808080" w:themeColor="background1" w:themeShade="80"/>
          <w:sz w:val="16"/>
          <w:szCs w:val="16"/>
          <w:lang w:val="en-US"/>
        </w:rPr>
        <w:t xml:space="preserve"> </w:t>
      </w:r>
      <w:proofErr w:type="spellStart"/>
      <w:r w:rsidRPr="00761E0D">
        <w:rPr>
          <w:i/>
          <w:iCs/>
          <w:color w:val="808080" w:themeColor="background1" w:themeShade="80"/>
          <w:sz w:val="16"/>
          <w:szCs w:val="16"/>
          <w:lang w:val="en-US"/>
        </w:rPr>
        <w:t>herorganiseren</w:t>
      </w:r>
      <w:proofErr w:type="spellEnd"/>
      <w:r w:rsidRPr="00761E0D">
        <w:rPr>
          <w:i/>
          <w:iCs/>
          <w:color w:val="808080" w:themeColor="background1" w:themeShade="80"/>
          <w:sz w:val="16"/>
          <w:szCs w:val="16"/>
          <w:lang w:val="en-US"/>
        </w:rPr>
        <w:t>.</w:t>
      </w:r>
      <w:r w:rsidR="004B422E">
        <w:br/>
      </w:r>
      <w:r w:rsidRPr="380DFAE7">
        <w:rPr>
          <w:i/>
          <w:iCs/>
          <w:color w:val="808080" w:themeColor="background1" w:themeShade="80"/>
          <w:sz w:val="16"/>
          <w:szCs w:val="16"/>
          <w:lang w:val="nl-NL"/>
        </w:rPr>
        <w:t>&gt; Wat we voor ogen hebben om te om de Supplychains te veranderen (Met studenten)</w:t>
      </w:r>
      <w:r w:rsidR="004B422E" w:rsidRPr="00761E0D">
        <w:rPr>
          <w:lang w:val="nl-NL"/>
        </w:rPr>
        <w:br/>
      </w:r>
      <w:r w:rsidRPr="380DFAE7">
        <w:rPr>
          <w:i/>
          <w:iCs/>
          <w:color w:val="808080" w:themeColor="background1" w:themeShade="80"/>
          <w:sz w:val="16"/>
          <w:szCs w:val="16"/>
          <w:lang w:val="nl-NL"/>
        </w:rPr>
        <w:t>&gt; Samenwerkings positie</w:t>
      </w:r>
      <w:r w:rsidR="004B422E" w:rsidRPr="00761E0D">
        <w:rPr>
          <w:lang w:val="nl-NL"/>
        </w:rPr>
        <w:br/>
      </w:r>
      <w:r w:rsidRPr="380DFAE7">
        <w:rPr>
          <w:i/>
          <w:iCs/>
          <w:color w:val="808080" w:themeColor="background1" w:themeShade="80"/>
          <w:sz w:val="16"/>
          <w:szCs w:val="16"/>
          <w:lang w:val="nl-NL"/>
        </w:rPr>
        <w:t xml:space="preserve">&gt; Cyclus het onboarden, managen, en offboarden van studenten. Wat hebben wij als mechanmisme voor nodig. Om de ketens te verbeteren. </w:t>
      </w:r>
      <w:r w:rsidR="004B422E" w:rsidRPr="00761E0D">
        <w:rPr>
          <w:lang w:val="nl-NL"/>
        </w:rPr>
        <w:br/>
      </w:r>
      <w:r w:rsidRPr="00761E0D">
        <w:rPr>
          <w:i/>
          <w:iCs/>
          <w:color w:val="808080" w:themeColor="background1" w:themeShade="80"/>
          <w:sz w:val="16"/>
          <w:szCs w:val="16"/>
          <w:lang w:val="en-US"/>
        </w:rPr>
        <w:t>&gt; tools, AI.</w:t>
      </w:r>
    </w:p>
    <w:p w14:paraId="4AB84C8E" w14:textId="5D0F130D" w:rsidR="004B422E" w:rsidRPr="00761E0D" w:rsidRDefault="004B422E" w:rsidP="380DFAE7">
      <w:pPr>
        <w:rPr>
          <w:i/>
          <w:iCs/>
          <w:color w:val="808080" w:themeColor="background1" w:themeShade="80"/>
          <w:sz w:val="16"/>
          <w:szCs w:val="16"/>
          <w:lang w:val="en-US"/>
        </w:rPr>
      </w:pPr>
    </w:p>
    <w:p w14:paraId="1EF2AE22" w14:textId="16A6BAD6" w:rsidR="004B422E" w:rsidRDefault="5EF08B50" w:rsidP="380DFAE7">
      <w:pPr>
        <w:ind w:left="0"/>
        <w:rPr>
          <w:i/>
          <w:iCs/>
          <w:color w:val="808080" w:themeColor="background1" w:themeShade="80"/>
          <w:sz w:val="16"/>
          <w:szCs w:val="16"/>
          <w:lang w:val="en-US"/>
        </w:rPr>
      </w:pPr>
      <w:r w:rsidRPr="380DFAE7">
        <w:rPr>
          <w:i/>
          <w:iCs/>
          <w:color w:val="808080" w:themeColor="background1" w:themeShade="80"/>
          <w:sz w:val="16"/>
          <w:szCs w:val="16"/>
          <w:lang w:val="en-US"/>
        </w:rPr>
        <w:lastRenderedPageBreak/>
        <w:t xml:space="preserve">How do I find Problems, </w:t>
      </w:r>
      <w:proofErr w:type="gramStart"/>
      <w:r w:rsidRPr="380DFAE7">
        <w:rPr>
          <w:i/>
          <w:iCs/>
          <w:color w:val="808080" w:themeColor="background1" w:themeShade="80"/>
          <w:sz w:val="16"/>
          <w:szCs w:val="16"/>
          <w:lang w:val="en-US"/>
        </w:rPr>
        <w:t>How</w:t>
      </w:r>
      <w:proofErr w:type="gramEnd"/>
      <w:r w:rsidRPr="380DFAE7">
        <w:rPr>
          <w:i/>
          <w:iCs/>
          <w:color w:val="808080" w:themeColor="background1" w:themeShade="80"/>
          <w:sz w:val="16"/>
          <w:szCs w:val="16"/>
          <w:lang w:val="en-US"/>
        </w:rPr>
        <w:t xml:space="preserve"> do I contract it, How do I tackle it, and how do we make sure projects survive.  &gt;&gt; Translate everything to Buttel points. </w:t>
      </w:r>
    </w:p>
    <w:p w14:paraId="68C03042" w14:textId="48EF5201" w:rsidR="004B422E" w:rsidRDefault="5EF08B50" w:rsidP="380DFAE7">
      <w:pPr>
        <w:pStyle w:val="ListParagraph"/>
        <w:numPr>
          <w:ilvl w:val="0"/>
          <w:numId w:val="22"/>
        </w:numPr>
        <w:rPr>
          <w:i/>
          <w:iCs/>
          <w:color w:val="808080" w:themeColor="background1" w:themeShade="80"/>
          <w:sz w:val="16"/>
          <w:szCs w:val="16"/>
          <w:lang w:val="en-US"/>
        </w:rPr>
      </w:pPr>
      <w:r w:rsidRPr="380DFAE7">
        <w:rPr>
          <w:i/>
          <w:iCs/>
          <w:color w:val="808080" w:themeColor="background1" w:themeShade="80"/>
          <w:sz w:val="16"/>
          <w:szCs w:val="16"/>
          <w:lang w:val="en-US"/>
        </w:rPr>
        <w:t xml:space="preserve">Problem </w:t>
      </w:r>
      <w:proofErr w:type="gramStart"/>
      <w:r w:rsidRPr="380DFAE7">
        <w:rPr>
          <w:i/>
          <w:iCs/>
          <w:color w:val="808080" w:themeColor="background1" w:themeShade="80"/>
          <w:sz w:val="16"/>
          <w:szCs w:val="16"/>
          <w:lang w:val="en-US"/>
        </w:rPr>
        <w:t>Definition :</w:t>
      </w:r>
      <w:proofErr w:type="gramEnd"/>
      <w:r w:rsidRPr="380DFAE7">
        <w:rPr>
          <w:i/>
          <w:iCs/>
          <w:color w:val="808080" w:themeColor="background1" w:themeShade="80"/>
          <w:sz w:val="16"/>
          <w:szCs w:val="16"/>
          <w:lang w:val="en-US"/>
        </w:rPr>
        <w:t xml:space="preserve"> How do we find problems: Why did we take PFAS</w:t>
      </w:r>
    </w:p>
    <w:p w14:paraId="4EA014A4" w14:textId="3141CF0F" w:rsidR="004B422E" w:rsidRDefault="5EF08B50" w:rsidP="380DFAE7">
      <w:pPr>
        <w:pStyle w:val="ListParagraph"/>
        <w:numPr>
          <w:ilvl w:val="0"/>
          <w:numId w:val="22"/>
        </w:numPr>
        <w:rPr>
          <w:i/>
          <w:iCs/>
          <w:color w:val="808080" w:themeColor="background1" w:themeShade="80"/>
          <w:sz w:val="16"/>
          <w:szCs w:val="16"/>
          <w:lang w:val="en-US"/>
        </w:rPr>
      </w:pPr>
      <w:r w:rsidRPr="380DFAE7">
        <w:rPr>
          <w:i/>
          <w:iCs/>
          <w:color w:val="808080" w:themeColor="background1" w:themeShade="80"/>
          <w:sz w:val="16"/>
          <w:szCs w:val="16"/>
          <w:lang w:val="en-US"/>
        </w:rPr>
        <w:t xml:space="preserve">How are we going to Organize this: How does this look </w:t>
      </w:r>
      <w:proofErr w:type="gramStart"/>
      <w:r w:rsidRPr="380DFAE7">
        <w:rPr>
          <w:i/>
          <w:iCs/>
          <w:color w:val="808080" w:themeColor="background1" w:themeShade="80"/>
          <w:sz w:val="16"/>
          <w:szCs w:val="16"/>
          <w:lang w:val="en-US"/>
        </w:rPr>
        <w:t>like</w:t>
      </w:r>
      <w:proofErr w:type="gramEnd"/>
    </w:p>
    <w:p w14:paraId="706CF4B0" w14:textId="6B8D040D" w:rsidR="004B422E" w:rsidRDefault="5EF08B50" w:rsidP="380DFAE7">
      <w:pPr>
        <w:pStyle w:val="ListParagraph"/>
        <w:numPr>
          <w:ilvl w:val="0"/>
          <w:numId w:val="22"/>
        </w:numPr>
        <w:rPr>
          <w:i/>
          <w:iCs/>
          <w:color w:val="808080" w:themeColor="background1" w:themeShade="80"/>
          <w:sz w:val="16"/>
          <w:szCs w:val="16"/>
          <w:lang w:val="en-US"/>
        </w:rPr>
      </w:pPr>
      <w:r w:rsidRPr="380DFAE7">
        <w:rPr>
          <w:i/>
          <w:iCs/>
          <w:color w:val="808080" w:themeColor="background1" w:themeShade="80"/>
          <w:sz w:val="16"/>
          <w:szCs w:val="16"/>
          <w:lang w:val="en-US"/>
        </w:rPr>
        <w:t>How do we ensure that within 6 months a group of students and experts to get a successful project</w:t>
      </w:r>
    </w:p>
    <w:p w14:paraId="1409585D" w14:textId="57101718" w:rsidR="004B422E" w:rsidRDefault="5EF08B50" w:rsidP="380DFAE7">
      <w:pPr>
        <w:ind w:left="0"/>
        <w:rPr>
          <w:i/>
          <w:iCs/>
          <w:color w:val="808080" w:themeColor="background1" w:themeShade="80"/>
          <w:sz w:val="16"/>
          <w:szCs w:val="16"/>
          <w:lang w:val="en-US"/>
        </w:rPr>
      </w:pPr>
      <w:r w:rsidRPr="380DFAE7">
        <w:rPr>
          <w:i/>
          <w:iCs/>
          <w:color w:val="808080" w:themeColor="background1" w:themeShade="80"/>
          <w:sz w:val="16"/>
          <w:szCs w:val="16"/>
          <w:lang w:val="en-US"/>
        </w:rPr>
        <w:t xml:space="preserve">Note: Pay extra attention to the structure of the Chapter, </w:t>
      </w:r>
      <w:proofErr w:type="gramStart"/>
      <w:r w:rsidRPr="380DFAE7">
        <w:rPr>
          <w:i/>
          <w:iCs/>
          <w:color w:val="808080" w:themeColor="background1" w:themeShade="80"/>
          <w:sz w:val="16"/>
          <w:szCs w:val="16"/>
          <w:lang w:val="en-US"/>
        </w:rPr>
        <w:t>What</w:t>
      </w:r>
      <w:proofErr w:type="gramEnd"/>
      <w:r w:rsidRPr="380DFAE7">
        <w:rPr>
          <w:i/>
          <w:iCs/>
          <w:color w:val="808080" w:themeColor="background1" w:themeShade="80"/>
          <w:sz w:val="16"/>
          <w:szCs w:val="16"/>
          <w:lang w:val="en-US"/>
        </w:rPr>
        <w:t xml:space="preserve"> are the minimum core things &gt; 10 bullet points what the strategic plan is. </w:t>
      </w:r>
    </w:p>
    <w:p w14:paraId="4B565E82" w14:textId="75512016" w:rsidR="004B422E" w:rsidRDefault="5EF08B50" w:rsidP="380DFAE7">
      <w:pPr>
        <w:ind w:left="0"/>
        <w:rPr>
          <w:color w:val="808080" w:themeColor="background1" w:themeShade="80"/>
          <w:lang w:val="en-US"/>
        </w:rPr>
      </w:pPr>
      <w:r w:rsidRPr="380DFAE7">
        <w:rPr>
          <w:i/>
          <w:iCs/>
          <w:color w:val="808080" w:themeColor="background1" w:themeShade="80"/>
          <w:sz w:val="16"/>
          <w:szCs w:val="16"/>
          <w:lang w:val="en-US"/>
        </w:rPr>
        <w:t xml:space="preserve"> “We don’t want to tackle problems alone so that we can put students in the driving seat.</w:t>
      </w:r>
      <w:r w:rsidR="004B422E">
        <w:br/>
      </w:r>
      <w:r w:rsidRPr="380DFAE7">
        <w:rPr>
          <w:i/>
          <w:iCs/>
          <w:color w:val="808080" w:themeColor="background1" w:themeShade="80"/>
          <w:sz w:val="16"/>
          <w:szCs w:val="16"/>
          <w:lang w:val="en-US"/>
        </w:rPr>
        <w:t xml:space="preserve">How do we find the problems &gt; Fase 2: How do we organize it that the problem is tackled the best, how does that look like. </w:t>
      </w:r>
      <w:r w:rsidR="004B422E">
        <w:br/>
      </w:r>
      <w:r w:rsidRPr="380DFAE7">
        <w:rPr>
          <w:color w:val="808080" w:themeColor="background1" w:themeShade="80"/>
          <w:lang w:val="en-US"/>
        </w:rPr>
        <w:t xml:space="preserve"> </w:t>
      </w:r>
    </w:p>
    <w:p w14:paraId="1F378BE4" w14:textId="2375614D" w:rsidR="004B422E" w:rsidRDefault="5EF08B50" w:rsidP="380DFAE7">
      <w:pPr>
        <w:pStyle w:val="Heading3"/>
        <w:rPr>
          <w:lang w:val="en-US"/>
        </w:rPr>
      </w:pPr>
      <w:bookmarkStart w:id="53" w:name="_Toc158237264"/>
      <w:r w:rsidRPr="380DFAE7">
        <w:rPr>
          <w:lang w:val="en-US"/>
        </w:rPr>
        <w:t>Integration of Sustainability Metrics as a solution metric</w:t>
      </w:r>
      <w:bookmarkEnd w:id="53"/>
    </w:p>
    <w:p w14:paraId="262A0646" w14:textId="39998052" w:rsidR="004B422E" w:rsidRDefault="5EF08B50" w:rsidP="380DFAE7">
      <w:pPr>
        <w:ind w:left="0"/>
        <w:rPr>
          <w:lang w:val="en-US"/>
        </w:rPr>
      </w:pPr>
      <w:r w:rsidRPr="380DFAE7">
        <w:rPr>
          <w:lang w:val="en-US"/>
        </w:rPr>
        <w:t xml:space="preserve">Develop and integrate </w:t>
      </w:r>
      <w:r>
        <w:t>Long-Term Vision</w:t>
      </w:r>
    </w:p>
    <w:p w14:paraId="7B8A8381" w14:textId="7D5DBE4E" w:rsidR="004B422E" w:rsidRDefault="5EF08B50" w:rsidP="00571C1F">
      <w:pPr>
        <w:rPr>
          <w:lang w:val="en-NL"/>
        </w:rPr>
      </w:pPr>
      <w:r>
        <w:t xml:space="preserve">VCR envisions a future where global supply chains are not only efficient and profitable but also resilient, </w:t>
      </w:r>
      <w:r w:rsidR="005F0340">
        <w:t>upcycling</w:t>
      </w:r>
      <w:r>
        <w:t xml:space="preserve">, and ethical. By adding extra value through </w:t>
      </w:r>
      <w:r w:rsidR="005F0340">
        <w:t>upcycling</w:t>
      </w:r>
      <w:r>
        <w:t xml:space="preserve"> and good practices, VCR aims to create a ripple effect that transforms global supply chain dynamics, making sustainability a cornerstone of business operations worldwide. Through collaboration, innovation, and advocacy, VCR is dedicated to leading this transformative journey, ensuring that supply chains contribute positively to the planet and its people for generations to come."</w:t>
      </w:r>
    </w:p>
    <w:p w14:paraId="4E5AE2D7" w14:textId="77777777" w:rsidR="004B422E" w:rsidRDefault="004B422E" w:rsidP="380DFAE7">
      <w:pPr>
        <w:ind w:left="0"/>
        <w:rPr>
          <w:lang w:val="en-US"/>
        </w:rPr>
      </w:pPr>
      <w:r>
        <w:br w:type="page"/>
      </w:r>
    </w:p>
    <w:p w14:paraId="54EF3AE7" w14:textId="2E4957A5" w:rsidR="004B422E" w:rsidRDefault="004B422E" w:rsidP="380DFAE7"/>
    <w:p w14:paraId="075D47F5" w14:textId="22F69340" w:rsidR="004B422E" w:rsidRDefault="70C49918" w:rsidP="380DFAE7">
      <w:pPr>
        <w:pStyle w:val="Heading1"/>
        <w:rPr>
          <w:color w:val="000000" w:themeColor="text1"/>
        </w:rPr>
      </w:pPr>
      <w:bookmarkStart w:id="54" w:name="_Toc158237265"/>
      <w:r>
        <w:t>ANNEX A</w:t>
      </w:r>
      <w:bookmarkEnd w:id="54"/>
    </w:p>
    <w:p w14:paraId="6EB8B79C" w14:textId="050527D8" w:rsidR="00DF0630" w:rsidRPr="00DF0630" w:rsidRDefault="00DF0630" w:rsidP="00571C1F">
      <w:pPr>
        <w:rPr>
          <w:lang w:val="en-NL"/>
        </w:rPr>
      </w:pPr>
      <w:r w:rsidRPr="00DF0630">
        <w:rPr>
          <w:lang w:val="en-NL"/>
        </w:rPr>
        <w:t xml:space="preserve">Formula for Prioritizing </w:t>
      </w:r>
      <w:r w:rsidR="005F0340">
        <w:rPr>
          <w:lang w:val="en-NL"/>
        </w:rPr>
        <w:t>Upcycling</w:t>
      </w:r>
      <w:r w:rsidRPr="00DF0630">
        <w:rPr>
          <w:lang w:val="en-NL"/>
        </w:rPr>
        <w:t xml:space="preserve"> Supply Chains</w:t>
      </w:r>
    </w:p>
    <w:p w14:paraId="3F68C432" w14:textId="77777777" w:rsidR="00DF0630" w:rsidRPr="00DF0630" w:rsidRDefault="00DF0630" w:rsidP="00571C1F">
      <w:pPr>
        <w:rPr>
          <w:lang w:val="en-NL"/>
        </w:rPr>
      </w:pPr>
      <w:r w:rsidRPr="00DF0630">
        <w:rPr>
          <w:lang w:val="en-NL"/>
        </w:rPr>
        <w:t>Given the complexity and variability of supply chains, a composite score can be calculated using available ESG metrics. This score can help VCR identify which supply chains have the greatest potential for sustainability improvements. The formula integrates three main components: Environmental Impact (EI), Social Responsibility (SR), and Governance Quality (GQ).</w:t>
      </w:r>
    </w:p>
    <w:p w14:paraId="56B5BA2B" w14:textId="77777777" w:rsidR="00DF0630" w:rsidRPr="00DF0630" w:rsidRDefault="00DF0630" w:rsidP="00571C1F">
      <w:pPr>
        <w:rPr>
          <w:lang w:val="en-NL"/>
        </w:rPr>
      </w:pPr>
      <w:r w:rsidRPr="00DF0630">
        <w:rPr>
          <w:lang w:val="en-NL"/>
        </w:rPr>
        <w:t>Step 1: Identify Data Sources</w:t>
      </w:r>
    </w:p>
    <w:p w14:paraId="5629682C" w14:textId="7A41A9C5" w:rsidR="00DF0630" w:rsidRPr="00DF0630" w:rsidRDefault="00DF0630" w:rsidP="00571C1F">
      <w:pPr>
        <w:rPr>
          <w:lang w:val="en-NL"/>
        </w:rPr>
      </w:pPr>
      <w:r w:rsidRPr="00DF0630">
        <w:rPr>
          <w:lang w:val="en-NL"/>
        </w:rPr>
        <w:t>Environmental Impact (EI):</w:t>
      </w:r>
    </w:p>
    <w:p w14:paraId="0D8E4451" w14:textId="77777777" w:rsidR="00DF0630" w:rsidRPr="00DF0630" w:rsidRDefault="00DF0630" w:rsidP="00571C1F">
      <w:pPr>
        <w:rPr>
          <w:lang w:val="en-NL"/>
        </w:rPr>
      </w:pPr>
      <w:r w:rsidRPr="00DF0630">
        <w:rPr>
          <w:lang w:val="en-NL"/>
        </w:rPr>
        <w:t>Data Source: Corporate sustainability reports, environmental impact databases like the Global Reporting Initiative (GRI) database, and environmental data platforms such as the Carbon Disclosure Project (CDP).</w:t>
      </w:r>
    </w:p>
    <w:p w14:paraId="25DF9338" w14:textId="77777777" w:rsidR="00DF0630" w:rsidRPr="00DF0630" w:rsidRDefault="00DF0630" w:rsidP="00571C1F">
      <w:pPr>
        <w:rPr>
          <w:lang w:val="en-NL"/>
        </w:rPr>
      </w:pPr>
      <w:r w:rsidRPr="00DF0630">
        <w:rPr>
          <w:lang w:val="en-NL"/>
        </w:rPr>
        <w:t>Metric: Carbon emissions (CO2e), water usage, waste generation.</w:t>
      </w:r>
    </w:p>
    <w:p w14:paraId="0D1FA33D" w14:textId="77777777" w:rsidR="00DF0630" w:rsidRPr="00DF0630" w:rsidRDefault="00DF0630" w:rsidP="00571C1F">
      <w:pPr>
        <w:rPr>
          <w:lang w:val="en-NL"/>
        </w:rPr>
      </w:pPr>
      <w:r w:rsidRPr="00DF0630">
        <w:rPr>
          <w:lang w:val="en-NL"/>
        </w:rPr>
        <w:t>Social Responsibility (SR):</w:t>
      </w:r>
    </w:p>
    <w:p w14:paraId="11C6111D" w14:textId="77777777" w:rsidR="00DF0630" w:rsidRPr="00DF0630" w:rsidRDefault="00DF0630" w:rsidP="00571C1F">
      <w:pPr>
        <w:rPr>
          <w:lang w:val="en-NL"/>
        </w:rPr>
      </w:pPr>
    </w:p>
    <w:p w14:paraId="768B309E" w14:textId="77777777" w:rsidR="00DF0630" w:rsidRPr="00DF0630" w:rsidRDefault="00DF0630" w:rsidP="00571C1F">
      <w:pPr>
        <w:rPr>
          <w:lang w:val="en-NL"/>
        </w:rPr>
      </w:pPr>
      <w:r w:rsidRPr="00DF0630">
        <w:rPr>
          <w:lang w:val="en-NL"/>
        </w:rPr>
        <w:t xml:space="preserve">Data Source: Social responsibility indices, </w:t>
      </w:r>
      <w:proofErr w:type="spellStart"/>
      <w:r w:rsidRPr="00DF0630">
        <w:rPr>
          <w:lang w:val="en-NL"/>
        </w:rPr>
        <w:t>labor</w:t>
      </w:r>
      <w:proofErr w:type="spellEnd"/>
      <w:r w:rsidRPr="00DF0630">
        <w:rPr>
          <w:lang w:val="en-NL"/>
        </w:rPr>
        <w:t xml:space="preserve"> rights organizations' reports, and corporate social responsibility (CSR) sections in annual reports.</w:t>
      </w:r>
    </w:p>
    <w:p w14:paraId="54D5083F" w14:textId="77777777" w:rsidR="00DF0630" w:rsidRPr="00DF0630" w:rsidRDefault="00DF0630" w:rsidP="00571C1F">
      <w:pPr>
        <w:rPr>
          <w:lang w:val="en-NL"/>
        </w:rPr>
      </w:pPr>
      <w:r w:rsidRPr="00DF0630">
        <w:rPr>
          <w:lang w:val="en-NL"/>
        </w:rPr>
        <w:t xml:space="preserve">Metric: Employee welfare scores, community impact assessments, supply chain </w:t>
      </w:r>
      <w:proofErr w:type="spellStart"/>
      <w:r w:rsidRPr="00DF0630">
        <w:rPr>
          <w:lang w:val="en-NL"/>
        </w:rPr>
        <w:t>labor</w:t>
      </w:r>
      <w:proofErr w:type="spellEnd"/>
      <w:r w:rsidRPr="00DF0630">
        <w:rPr>
          <w:lang w:val="en-NL"/>
        </w:rPr>
        <w:t xml:space="preserve"> practices.</w:t>
      </w:r>
    </w:p>
    <w:p w14:paraId="0BAA33A1" w14:textId="77777777" w:rsidR="00DF0630" w:rsidRPr="00DF0630" w:rsidRDefault="00DF0630" w:rsidP="00571C1F">
      <w:pPr>
        <w:rPr>
          <w:lang w:val="en-NL"/>
        </w:rPr>
      </w:pPr>
      <w:r w:rsidRPr="00DF0630">
        <w:rPr>
          <w:lang w:val="en-NL"/>
        </w:rPr>
        <w:t>Governance Quality (GQ):</w:t>
      </w:r>
    </w:p>
    <w:p w14:paraId="1B8B59B1" w14:textId="77777777" w:rsidR="00DF0630" w:rsidRPr="00DF0630" w:rsidRDefault="00DF0630" w:rsidP="00571C1F">
      <w:pPr>
        <w:rPr>
          <w:lang w:val="en-NL"/>
        </w:rPr>
      </w:pPr>
    </w:p>
    <w:p w14:paraId="4BFCA99A" w14:textId="77777777" w:rsidR="00DF0630" w:rsidRPr="00DF0630" w:rsidRDefault="00DF0630" w:rsidP="00571C1F">
      <w:pPr>
        <w:rPr>
          <w:lang w:val="en-NL"/>
        </w:rPr>
      </w:pPr>
      <w:r w:rsidRPr="00DF0630">
        <w:rPr>
          <w:lang w:val="en-NL"/>
        </w:rPr>
        <w:t>Data Source: Governance reports, ESG rating agencies (e.g., MSCI, Sustainalytics), and public disclosures on corporate governance practices.</w:t>
      </w:r>
    </w:p>
    <w:p w14:paraId="37034BAB" w14:textId="77777777" w:rsidR="00DF0630" w:rsidRPr="00DF0630" w:rsidRDefault="00DF0630" w:rsidP="00571C1F">
      <w:pPr>
        <w:rPr>
          <w:lang w:val="en-NL"/>
        </w:rPr>
      </w:pPr>
      <w:r w:rsidRPr="00DF0630">
        <w:rPr>
          <w:lang w:val="en-NL"/>
        </w:rPr>
        <w:t>Metric: Board diversity, anti-corruption measures, ethical sourcing policies.</w:t>
      </w:r>
    </w:p>
    <w:p w14:paraId="147AA6FB" w14:textId="77777777" w:rsidR="00DF0630" w:rsidRPr="00DF0630" w:rsidRDefault="00DF0630" w:rsidP="00571C1F">
      <w:pPr>
        <w:rPr>
          <w:lang w:val="en-NL"/>
        </w:rPr>
      </w:pPr>
      <w:r w:rsidRPr="00DF0630">
        <w:rPr>
          <w:lang w:val="en-NL"/>
        </w:rPr>
        <w:t>Step 2: Calculate Composite Sustainability Score (CSS)</w:t>
      </w:r>
    </w:p>
    <w:p w14:paraId="36789CC5" w14:textId="4064A614" w:rsidR="00DF0630" w:rsidRPr="00DF0630" w:rsidRDefault="00DF0630" w:rsidP="00571C1F">
      <w:pPr>
        <w:rPr>
          <w:lang w:val="en-NL"/>
        </w:rPr>
      </w:pPr>
      <w:r w:rsidRPr="00DF0630">
        <w:rPr>
          <w:lang w:val="en-NL"/>
        </w:rPr>
        <w:lastRenderedPageBreak/>
        <w:t>The Composite Sustainability Score (CSS) for each supply chain can be calculated by weighting and summing the normalized scores of the three components:</w:t>
      </w:r>
    </w:p>
    <w:p w14:paraId="5C5A1CF7" w14:textId="78942FA4" w:rsidR="00DF0630" w:rsidRPr="00DF0630" w:rsidRDefault="00DF0630" w:rsidP="00571C1F">
      <m:oMathPara>
        <m:oMath>
          <m:r>
            <w:rPr>
              <w:rFonts w:ascii="Cambria Math" w:hAnsi="Cambria Math"/>
            </w:rPr>
            <m:t xml:space="preserve">CSS = </m:t>
          </m:r>
          <m:sSub>
            <m:sSubPr>
              <m:ctrlPr>
                <w:rPr>
                  <w:rFonts w:ascii="Cambria Math" w:hAnsi="Cambria Math"/>
                  <w:i/>
                </w:rPr>
              </m:ctrlPr>
            </m:sSubPr>
            <m:e>
              <m:r>
                <w:rPr>
                  <w:rFonts w:ascii="Cambria Math" w:hAnsi="Cambria Math"/>
                </w:rPr>
                <m:t>w</m:t>
              </m:r>
            </m:e>
            <m:sub>
              <m:r>
                <w:rPr>
                  <w:rFonts w:ascii="Cambria Math" w:hAnsi="Cambria Math"/>
                </w:rPr>
                <m:t>EI</m:t>
              </m:r>
            </m:sub>
          </m:sSub>
          <m:r>
            <w:rPr>
              <w:rFonts w:ascii="Cambria Math" w:hAnsi="Cambria Math"/>
            </w:rPr>
            <m:t>* E</m:t>
          </m:r>
          <m:sSub>
            <m:sSubPr>
              <m:ctrlPr>
                <w:rPr>
                  <w:rFonts w:ascii="Cambria Math" w:hAnsi="Cambria Math"/>
                  <w:i/>
                </w:rPr>
              </m:ctrlPr>
            </m:sSubPr>
            <m:e>
              <m:r>
                <w:rPr>
                  <w:rFonts w:ascii="Cambria Math" w:hAnsi="Cambria Math"/>
                </w:rPr>
                <m:t>I</m:t>
              </m:r>
            </m:e>
            <m:sub>
              <m:r>
                <w:rPr>
                  <w:rFonts w:ascii="Cambria Math" w:hAnsi="Cambria Math"/>
                </w:rPr>
                <m:t>score</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 S</m:t>
          </m:r>
          <m:sSub>
            <m:sSubPr>
              <m:ctrlPr>
                <w:rPr>
                  <w:rFonts w:ascii="Cambria Math" w:hAnsi="Cambria Math"/>
                  <w:i/>
                </w:rPr>
              </m:ctrlPr>
            </m:sSubPr>
            <m:e>
              <m:r>
                <w:rPr>
                  <w:rFonts w:ascii="Cambria Math" w:hAnsi="Cambria Math"/>
                </w:rPr>
                <m:t>R</m:t>
              </m:r>
            </m:e>
            <m:sub>
              <m:r>
                <w:rPr>
                  <w:rFonts w:ascii="Cambria Math" w:hAnsi="Cambria Math"/>
                </w:rPr>
                <m:t>score</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GQ</m:t>
              </m:r>
            </m:sub>
          </m:sSub>
          <m:r>
            <w:rPr>
              <w:rFonts w:ascii="Cambria Math" w:hAnsi="Cambria Math"/>
            </w:rPr>
            <m:t>* G</m:t>
          </m:r>
          <m:sSub>
            <m:sSubPr>
              <m:ctrlPr>
                <w:rPr>
                  <w:rFonts w:ascii="Cambria Math" w:hAnsi="Cambria Math"/>
                  <w:i/>
                </w:rPr>
              </m:ctrlPr>
            </m:sSubPr>
            <m:e>
              <m:r>
                <w:rPr>
                  <w:rFonts w:ascii="Cambria Math" w:hAnsi="Cambria Math"/>
                </w:rPr>
                <m:t>Q</m:t>
              </m:r>
            </m:e>
            <m:sub>
              <m:r>
                <w:rPr>
                  <w:rFonts w:ascii="Cambria Math" w:hAnsi="Cambria Math"/>
                </w:rPr>
                <m:t>score</m:t>
              </m:r>
            </m:sub>
          </m:sSub>
        </m:oMath>
      </m:oMathPara>
    </w:p>
    <w:p w14:paraId="5F96CCB3" w14:textId="77777777" w:rsidR="00DF0630" w:rsidRDefault="00DF0630" w:rsidP="00571C1F"/>
    <w:p w14:paraId="1E1D5531" w14:textId="77777777" w:rsidR="00DF0630" w:rsidRPr="00DF0630" w:rsidRDefault="00DF0630" w:rsidP="00571C1F">
      <w:pPr>
        <w:rPr>
          <w:lang w:val="en-NL"/>
        </w:rPr>
      </w:pPr>
      <w:r w:rsidRPr="00DF0630">
        <w:rPr>
          <w:lang w:val="en-NL"/>
        </w:rPr>
        <w:t>Where:</w:t>
      </w:r>
    </w:p>
    <w:p w14:paraId="22B052A1" w14:textId="093A22B1" w:rsidR="00DF0630" w:rsidRPr="00DF0630" w:rsidRDefault="00DF0630" w:rsidP="00571C1F">
      <w:pPr>
        <w:rPr>
          <w:lang w:val="en-US"/>
        </w:rPr>
      </w:pPr>
      <w:r w:rsidRPr="00DF0630">
        <w:rPr>
          <w:lang w:val="en-NL"/>
        </w:rPr>
        <w:t xml:space="preserve">CSS is the Composite Sustainability </w:t>
      </w:r>
      <w:r>
        <w:rPr>
          <w:lang w:val="en-US"/>
        </w:rPr>
        <w:t>Score</w:t>
      </w:r>
    </w:p>
    <w:p w14:paraId="615EC29A" w14:textId="77777777" w:rsidR="00DF0630" w:rsidRPr="00DF0630" w:rsidRDefault="00DF0630" w:rsidP="00571C1F">
      <w:pPr>
        <w:rPr>
          <w:lang w:val="en-NL"/>
        </w:rPr>
      </w:pPr>
      <w:proofErr w:type="spellStart"/>
      <w:r w:rsidRPr="00DF0630">
        <w:rPr>
          <w:lang w:val="en-NL"/>
        </w:rPr>
        <w:t>w_EI</w:t>
      </w:r>
      <w:proofErr w:type="spellEnd"/>
      <w:r w:rsidRPr="00DF0630">
        <w:rPr>
          <w:lang w:val="en-NL"/>
        </w:rPr>
        <w:t xml:space="preserve">, </w:t>
      </w:r>
      <w:proofErr w:type="spellStart"/>
      <w:r w:rsidRPr="00DF0630">
        <w:rPr>
          <w:lang w:val="en-NL"/>
        </w:rPr>
        <w:t>w_SR</w:t>
      </w:r>
      <w:proofErr w:type="spellEnd"/>
      <w:r w:rsidRPr="00DF0630">
        <w:rPr>
          <w:lang w:val="en-NL"/>
        </w:rPr>
        <w:t xml:space="preserve">, </w:t>
      </w:r>
      <w:proofErr w:type="spellStart"/>
      <w:r w:rsidRPr="00DF0630">
        <w:rPr>
          <w:lang w:val="en-NL"/>
        </w:rPr>
        <w:t>w_GQ</w:t>
      </w:r>
      <w:proofErr w:type="spellEnd"/>
      <w:r w:rsidRPr="00DF0630">
        <w:rPr>
          <w:lang w:val="en-NL"/>
        </w:rPr>
        <w:t xml:space="preserve"> represent the weightings assigned to each component (Environmental Impact, Social Responsibility, Governance Quality) based on VCR's strategic priorities. You will replace these with the specific weight numbers you've assigned.</w:t>
      </w:r>
    </w:p>
    <w:p w14:paraId="76912B3C" w14:textId="0B5C7F2A" w:rsidR="00DF0630" w:rsidRDefault="00DF0630" w:rsidP="00571C1F">
      <w:pPr>
        <w:rPr>
          <w:lang w:val="en-NL"/>
        </w:rPr>
      </w:pPr>
      <w:proofErr w:type="spellStart"/>
      <w:r w:rsidRPr="00DF0630">
        <w:rPr>
          <w:lang w:val="en-NL"/>
        </w:rPr>
        <w:t>EI_score</w:t>
      </w:r>
      <w:proofErr w:type="spellEnd"/>
      <w:r w:rsidRPr="00DF0630">
        <w:rPr>
          <w:lang w:val="en-NL"/>
        </w:rPr>
        <w:t xml:space="preserve">, </w:t>
      </w:r>
      <w:proofErr w:type="spellStart"/>
      <w:r w:rsidRPr="00DF0630">
        <w:rPr>
          <w:lang w:val="en-NL"/>
        </w:rPr>
        <w:t>SR_score</w:t>
      </w:r>
      <w:proofErr w:type="spellEnd"/>
      <w:r w:rsidRPr="00DF0630">
        <w:rPr>
          <w:lang w:val="en-NL"/>
        </w:rPr>
        <w:t xml:space="preserve">, </w:t>
      </w:r>
      <w:proofErr w:type="spellStart"/>
      <w:r w:rsidRPr="00DF0630">
        <w:rPr>
          <w:lang w:val="en-NL"/>
        </w:rPr>
        <w:t>GQ_score</w:t>
      </w:r>
      <w:proofErr w:type="spellEnd"/>
      <w:r w:rsidRPr="00DF0630">
        <w:rPr>
          <w:lang w:val="en-NL"/>
        </w:rPr>
        <w:t xml:space="preserve"> are the normalized scores for each component, calculated from your data sources. These scores should be normalized to a scale from 0 to 1.</w:t>
      </w:r>
    </w:p>
    <w:p w14:paraId="507A03AA" w14:textId="77777777" w:rsidR="00DF0630" w:rsidRDefault="00DF0630" w:rsidP="00571C1F">
      <w:pPr>
        <w:rPr>
          <w:lang w:val="en-NL"/>
        </w:rPr>
      </w:pPr>
    </w:p>
    <w:p w14:paraId="3D57D1D1" w14:textId="77777777" w:rsidR="00DF0630" w:rsidRPr="00E407D2" w:rsidRDefault="00DF0630" w:rsidP="00571C1F">
      <w:r w:rsidRPr="00E407D2">
        <w:t>Step 3: Prioritize Supply Chains</w:t>
      </w:r>
    </w:p>
    <w:p w14:paraId="6D190D60" w14:textId="77777777" w:rsidR="00DF0630" w:rsidRDefault="00DF0630" w:rsidP="00571C1F">
      <w:r>
        <w:t>Supply chains with higher CSS indicate a greater potential for sustainability impact and improvement. VCR can prioritize these supply chains for interventions, partnerships, and sustainability projects.</w:t>
      </w:r>
    </w:p>
    <w:p w14:paraId="7522FC88" w14:textId="77777777" w:rsidR="00DF0630" w:rsidRDefault="00DF0630" w:rsidP="00571C1F"/>
    <w:p w14:paraId="5A3ED388" w14:textId="77777777" w:rsidR="00DF0630" w:rsidRDefault="00DF0630" w:rsidP="00571C1F">
      <w:r>
        <w:t>Implementation</w:t>
      </w:r>
    </w:p>
    <w:p w14:paraId="3745F86D" w14:textId="77777777" w:rsidR="00DF0630" w:rsidRDefault="00DF0630" w:rsidP="00571C1F">
      <w:r w:rsidRPr="00E407D2">
        <w:rPr>
          <w:b/>
          <w:bCs/>
        </w:rPr>
        <w:t>Data Collection</w:t>
      </w:r>
      <w:r>
        <w:t>: Gather data for EI, SR, and GQ from the identified open sources for each supply chain under consideration.</w:t>
      </w:r>
    </w:p>
    <w:p w14:paraId="12583648" w14:textId="77777777" w:rsidR="00DF0630" w:rsidRDefault="00DF0630" w:rsidP="00571C1F">
      <w:r w:rsidRPr="00E407D2">
        <w:rPr>
          <w:b/>
          <w:bCs/>
        </w:rPr>
        <w:t>Normalization and Scoring</w:t>
      </w:r>
      <w:r>
        <w:t>: Convert the collected data into normalized scores on a scale from 0 to 1.</w:t>
      </w:r>
    </w:p>
    <w:p w14:paraId="5D2722F9" w14:textId="77777777" w:rsidR="00DF0630" w:rsidRDefault="00DF0630" w:rsidP="00571C1F">
      <w:r w:rsidRPr="00E407D2">
        <w:rPr>
          <w:b/>
          <w:bCs/>
        </w:rPr>
        <w:t>Weighting and Calculation</w:t>
      </w:r>
      <w:r>
        <w:t>: Apply the formula to calculate the CSS for each supply chain.</w:t>
      </w:r>
    </w:p>
    <w:p w14:paraId="2C4DBFC3" w14:textId="41759ADA" w:rsidR="00DF0630" w:rsidRDefault="00DF0630" w:rsidP="00571C1F">
      <w:r w:rsidRPr="00E407D2">
        <w:rPr>
          <w:b/>
          <w:bCs/>
        </w:rPr>
        <w:t>Prioritization</w:t>
      </w:r>
      <w:r>
        <w:t>: Use the CSS to identify and prioritize supply chains for sustainability initiatives.</w:t>
      </w:r>
    </w:p>
    <w:p w14:paraId="1E819EDD" w14:textId="77777777" w:rsidR="00DF0630" w:rsidRDefault="00DF0630" w:rsidP="00571C1F"/>
    <w:p w14:paraId="4EA7AC5E" w14:textId="77777777" w:rsidR="00DF0630" w:rsidRDefault="00DF0630" w:rsidP="00571C1F"/>
    <w:p w14:paraId="7F462298" w14:textId="77777777" w:rsidR="00E407D2" w:rsidRPr="00E407D2" w:rsidRDefault="00E407D2" w:rsidP="00571C1F">
      <w:pPr>
        <w:rPr>
          <w:rFonts w:ascii="Segoe UI" w:hAnsi="Segoe UI" w:cs="Segoe UI"/>
          <w:sz w:val="30"/>
          <w:szCs w:val="30"/>
        </w:rPr>
      </w:pPr>
      <w:r w:rsidRPr="00E407D2">
        <w:rPr>
          <w:rFonts w:ascii="Segoe UI" w:hAnsi="Segoe UI" w:cs="Segoe UI"/>
          <w:sz w:val="30"/>
          <w:szCs w:val="30"/>
        </w:rPr>
        <w:t xml:space="preserve">Approach Using Trase and </w:t>
      </w:r>
      <w:proofErr w:type="spellStart"/>
      <w:r w:rsidRPr="00E407D2">
        <w:rPr>
          <w:rFonts w:ascii="Segoe UI" w:hAnsi="Segoe UI" w:cs="Segoe UI"/>
          <w:sz w:val="30"/>
          <w:szCs w:val="30"/>
        </w:rPr>
        <w:t>Vizzuality</w:t>
      </w:r>
      <w:proofErr w:type="spellEnd"/>
      <w:r w:rsidRPr="00E407D2">
        <w:rPr>
          <w:rFonts w:ascii="Segoe UI" w:hAnsi="Segoe UI" w:cs="Segoe UI"/>
          <w:sz w:val="30"/>
          <w:szCs w:val="30"/>
        </w:rPr>
        <w:t xml:space="preserve"> Data</w:t>
      </w:r>
    </w:p>
    <w:p w14:paraId="40AA22D8" w14:textId="77777777" w:rsidR="00E407D2" w:rsidRPr="00E407D2" w:rsidRDefault="00E407D2" w:rsidP="00571C1F">
      <w:pPr>
        <w:rPr>
          <w:rFonts w:ascii="Segoe UI" w:hAnsi="Segoe UI" w:cs="Segoe UI"/>
          <w:b/>
          <w:sz w:val="24"/>
          <w:szCs w:val="24"/>
        </w:rPr>
      </w:pPr>
      <w:r w:rsidRPr="00E407D2">
        <w:rPr>
          <w:rFonts w:ascii="Segoe UI" w:hAnsi="Segoe UI" w:cs="Segoe UI"/>
          <w:bCs/>
        </w:rPr>
        <w:t>Objective</w:t>
      </w:r>
    </w:p>
    <w:p w14:paraId="5A079B99" w14:textId="77777777" w:rsidR="00E407D2" w:rsidRPr="00E407D2" w:rsidRDefault="00E407D2" w:rsidP="00571C1F">
      <w:pPr>
        <w:rPr>
          <w:rFonts w:ascii="Segoe UI" w:hAnsi="Segoe UI" w:cs="Segoe UI"/>
        </w:rPr>
      </w:pPr>
      <w:r w:rsidRPr="00E407D2">
        <w:rPr>
          <w:rFonts w:ascii="Segoe UI" w:hAnsi="Segoe UI" w:cs="Segoe UI"/>
        </w:rPr>
        <w:t>To evaluate supply chains based on their environmental sustainability, focusing on indicators such as deforestation, greenhouse gas emissions, and the sustainability of commodity trade.</w:t>
      </w:r>
    </w:p>
    <w:p w14:paraId="70E92255" w14:textId="77777777" w:rsidR="00E407D2" w:rsidRPr="00E407D2" w:rsidRDefault="00E407D2" w:rsidP="00571C1F">
      <w:pPr>
        <w:rPr>
          <w:rFonts w:ascii="Segoe UI" w:hAnsi="Segoe UI" w:cs="Segoe UI"/>
          <w:b/>
        </w:rPr>
      </w:pPr>
      <w:r w:rsidRPr="00E407D2">
        <w:rPr>
          <w:rFonts w:ascii="Segoe UI" w:hAnsi="Segoe UI" w:cs="Segoe UI"/>
          <w:bCs/>
        </w:rPr>
        <w:t>Data Sources</w:t>
      </w:r>
    </w:p>
    <w:p w14:paraId="3AD70A58" w14:textId="02D302C1"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 xml:space="preserve">Trase (Transparency for </w:t>
      </w:r>
      <w:r w:rsidR="005F0340">
        <w:rPr>
          <w:rStyle w:val="Strong"/>
          <w:rFonts w:ascii="Segoe UI" w:hAnsi="Segoe UI" w:cs="Segoe UI"/>
          <w:bdr w:val="single" w:sz="2" w:space="0" w:color="D9D9E3" w:frame="1"/>
        </w:rPr>
        <w:t>Upcycling</w:t>
      </w:r>
      <w:r w:rsidRPr="00E407D2">
        <w:rPr>
          <w:rStyle w:val="Strong"/>
          <w:rFonts w:ascii="Segoe UI" w:hAnsi="Segoe UI" w:cs="Segoe UI"/>
          <w:bdr w:val="single" w:sz="2" w:space="0" w:color="D9D9E3" w:frame="1"/>
        </w:rPr>
        <w:t xml:space="preserve"> Economies)</w:t>
      </w:r>
      <w:r w:rsidRPr="00E407D2">
        <w:rPr>
          <w:rFonts w:ascii="Segoe UI" w:hAnsi="Segoe UI" w:cs="Segoe UI"/>
        </w:rPr>
        <w:t>: Provides insights and analysis on the sustainability of commodity trade, including data on deforestation linked to specific commodities and supply chains.</w:t>
      </w:r>
    </w:p>
    <w:p w14:paraId="66B4A85C" w14:textId="77777777" w:rsidR="00E407D2" w:rsidRPr="00E407D2" w:rsidRDefault="00E407D2" w:rsidP="00571C1F">
      <w:pPr>
        <w:rPr>
          <w:rFonts w:ascii="Segoe UI" w:hAnsi="Segoe UI" w:cs="Segoe UI"/>
        </w:rPr>
      </w:pPr>
      <w:proofErr w:type="spellStart"/>
      <w:r w:rsidRPr="00E407D2">
        <w:rPr>
          <w:rStyle w:val="Strong"/>
          <w:rFonts w:ascii="Segoe UI" w:hAnsi="Segoe UI" w:cs="Segoe UI"/>
          <w:bdr w:val="single" w:sz="2" w:space="0" w:color="D9D9E3" w:frame="1"/>
        </w:rPr>
        <w:t>Vizzuality</w:t>
      </w:r>
      <w:proofErr w:type="spellEnd"/>
      <w:r w:rsidRPr="00E407D2">
        <w:rPr>
          <w:rFonts w:ascii="Segoe UI" w:hAnsi="Segoe UI" w:cs="Segoe UI"/>
        </w:rPr>
        <w:t>: Offers datasets and software tools that map supply chains and calculate the impacts of environmental indicators, including deforestation and greenhouse gas emissions.</w:t>
      </w:r>
    </w:p>
    <w:p w14:paraId="3BABBBD2" w14:textId="77777777" w:rsidR="00E407D2" w:rsidRPr="00E407D2" w:rsidRDefault="00E407D2" w:rsidP="00571C1F">
      <w:pPr>
        <w:rPr>
          <w:rFonts w:ascii="Segoe UI" w:hAnsi="Segoe UI" w:cs="Segoe UI"/>
          <w:b/>
        </w:rPr>
      </w:pPr>
      <w:r w:rsidRPr="00E407D2">
        <w:rPr>
          <w:rFonts w:ascii="Segoe UI" w:hAnsi="Segoe UI" w:cs="Segoe UI"/>
          <w:bCs/>
        </w:rPr>
        <w:t>Formula for Evaluating Supply Chain Sustainability (SCS)</w:t>
      </w:r>
    </w:p>
    <w:p w14:paraId="46513E6E" w14:textId="264BDE29" w:rsidR="00E407D2" w:rsidRPr="00E407D2" w:rsidRDefault="00E407D2" w:rsidP="00571C1F">
      <w:pPr>
        <w:rPr>
          <w:rFonts w:ascii="Segoe UI" w:hAnsi="Segoe UI" w:cs="Segoe UI"/>
        </w:rPr>
      </w:pPr>
      <w:r>
        <w:rPr>
          <w:rFonts w:ascii="Segoe UI" w:hAnsi="Segoe UI" w:cs="Segoe UI"/>
          <w:lang w:val="en-US"/>
        </w:rPr>
        <w:t>T</w:t>
      </w:r>
      <w:r w:rsidRPr="00E407D2">
        <w:rPr>
          <w:rFonts w:ascii="Segoe UI" w:hAnsi="Segoe UI" w:cs="Segoe UI"/>
        </w:rPr>
        <w:t xml:space="preserve"> evaluation can be based on key indicators such as deforestation risk and greenhouse gas (GHG) emissions associated with a supply chain. The formula could look like this:</w:t>
      </w:r>
    </w:p>
    <w:p w14:paraId="35D4E551" w14:textId="032A079D" w:rsidR="00E407D2" w:rsidRPr="00E407D2" w:rsidRDefault="00E407D2" w:rsidP="00571C1F">
      <w:pPr>
        <w:rPr>
          <w:rFonts w:ascii="Segoe UI" w:hAnsi="Segoe UI" w:cs="Segoe UI"/>
        </w:rPr>
      </w:pPr>
      <w:r w:rsidRPr="00E407D2">
        <w:rPr>
          <w:rStyle w:val="mord"/>
          <w:sz w:val="29"/>
          <w:szCs w:val="29"/>
          <w:bdr w:val="single" w:sz="2" w:space="0" w:color="D9D9E3" w:frame="1"/>
        </w:rPr>
        <w:t>SCS</w:t>
      </w:r>
      <w:r w:rsidRPr="00E407D2">
        <w:rPr>
          <w:rStyle w:val="mrel"/>
          <w:sz w:val="29"/>
          <w:szCs w:val="29"/>
          <w:bdr w:val="single" w:sz="2" w:space="0" w:color="D9D9E3" w:frame="1"/>
        </w:rPr>
        <w:t>=</w:t>
      </w:r>
      <w:r>
        <w:rPr>
          <w:rStyle w:val="mrel"/>
          <w:sz w:val="29"/>
          <w:szCs w:val="29"/>
          <w:bdr w:val="single" w:sz="2" w:space="0" w:color="D9D9E3" w:frame="1"/>
          <w:lang w:val="en-US"/>
        </w:rPr>
        <w:t xml:space="preserve">1 / </w:t>
      </w:r>
      <w:r w:rsidRPr="00E407D2">
        <w:rPr>
          <w:rStyle w:val="mord"/>
          <w:sz w:val="20"/>
          <w:szCs w:val="20"/>
          <w:bdr w:val="single" w:sz="2" w:space="0" w:color="D9D9E3" w:frame="1"/>
        </w:rPr>
        <w:t>Deforestation Risk </w:t>
      </w:r>
      <w:proofErr w:type="spellStart"/>
      <w:r w:rsidRPr="00E407D2">
        <w:rPr>
          <w:rStyle w:val="mord"/>
          <w:sz w:val="20"/>
          <w:szCs w:val="20"/>
          <w:bdr w:val="single" w:sz="2" w:space="0" w:color="D9D9E3" w:frame="1"/>
        </w:rPr>
        <w:t>Score</w:t>
      </w:r>
      <w:r w:rsidRPr="00E407D2">
        <w:rPr>
          <w:rStyle w:val="mbin"/>
          <w:sz w:val="20"/>
          <w:szCs w:val="20"/>
          <w:bdr w:val="single" w:sz="2" w:space="0" w:color="D9D9E3" w:frame="1"/>
        </w:rPr>
        <w:t>+</w:t>
      </w:r>
      <w:r w:rsidRPr="00E407D2">
        <w:rPr>
          <w:rStyle w:val="mord"/>
          <w:sz w:val="20"/>
          <w:szCs w:val="20"/>
          <w:bdr w:val="single" w:sz="2" w:space="0" w:color="D9D9E3" w:frame="1"/>
        </w:rPr>
        <w:t>GHG</w:t>
      </w:r>
      <w:proofErr w:type="spellEnd"/>
      <w:r w:rsidRPr="00E407D2">
        <w:rPr>
          <w:rStyle w:val="mord"/>
          <w:sz w:val="20"/>
          <w:szCs w:val="20"/>
          <w:bdr w:val="single" w:sz="2" w:space="0" w:color="D9D9E3" w:frame="1"/>
        </w:rPr>
        <w:t> Emissions Score</w:t>
      </w:r>
      <w:r w:rsidRPr="00E407D2">
        <w:rPr>
          <w:rStyle w:val="vlist-s"/>
          <w:sz w:val="2"/>
          <w:szCs w:val="2"/>
          <w:bdr w:val="single" w:sz="2" w:space="0" w:color="D9D9E3" w:frame="1"/>
        </w:rPr>
        <w:t>​</w:t>
      </w:r>
    </w:p>
    <w:p w14:paraId="436E28B8" w14:textId="77777777" w:rsidR="00E407D2" w:rsidRPr="00E407D2" w:rsidRDefault="00E407D2" w:rsidP="00571C1F">
      <w:pPr>
        <w:rPr>
          <w:rFonts w:ascii="Segoe UI" w:hAnsi="Segoe UI" w:cs="Segoe UI"/>
        </w:rPr>
      </w:pPr>
      <w:r w:rsidRPr="00E407D2">
        <w:rPr>
          <w:rFonts w:ascii="Segoe UI" w:hAnsi="Segoe UI" w:cs="Segoe UI"/>
        </w:rPr>
        <w:t>Where:</w:t>
      </w:r>
    </w:p>
    <w:p w14:paraId="741D01F1"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Deforestation Risk Score (DRS)</w:t>
      </w:r>
      <w:r w:rsidRPr="00E407D2">
        <w:rPr>
          <w:rFonts w:ascii="Segoe UI" w:hAnsi="Segoe UI" w:cs="Segoe UI"/>
        </w:rPr>
        <w:t xml:space="preserve">: Derived from </w:t>
      </w:r>
      <w:r w:rsidRPr="00E407D2">
        <w:rPr>
          <w:rFonts w:ascii="Segoe UI" w:hAnsi="Segoe UI" w:cs="Segoe UI"/>
          <w:b/>
          <w:bCs/>
        </w:rPr>
        <w:t>Trase</w:t>
      </w:r>
      <w:r w:rsidRPr="00E407D2">
        <w:rPr>
          <w:rFonts w:ascii="Segoe UI" w:hAnsi="Segoe UI" w:cs="Segoe UI"/>
        </w:rPr>
        <w:t>, measures the risk of deforestation associated with a particular supply chain or commodity. The higher the score, the higher the risk.</w:t>
      </w:r>
    </w:p>
    <w:p w14:paraId="17E0785C" w14:textId="77777777" w:rsidR="00E407D2" w:rsidRDefault="00E407D2" w:rsidP="00571C1F">
      <w:pPr>
        <w:rPr>
          <w:rFonts w:ascii="Segoe UI" w:hAnsi="Segoe UI" w:cs="Segoe UI"/>
        </w:rPr>
      </w:pPr>
      <w:r w:rsidRPr="00E407D2">
        <w:rPr>
          <w:rStyle w:val="Strong"/>
          <w:rFonts w:ascii="Segoe UI" w:hAnsi="Segoe UI" w:cs="Segoe UI"/>
          <w:bdr w:val="single" w:sz="2" w:space="0" w:color="D9D9E3" w:frame="1"/>
        </w:rPr>
        <w:t>GHG Emissions Score (GHGES)</w:t>
      </w:r>
      <w:r w:rsidRPr="00E407D2">
        <w:rPr>
          <w:rFonts w:ascii="Segoe UI" w:hAnsi="Segoe UI" w:cs="Segoe UI"/>
        </w:rPr>
        <w:t xml:space="preserve">: Calculated based on data from </w:t>
      </w:r>
      <w:proofErr w:type="spellStart"/>
      <w:r w:rsidRPr="00E407D2">
        <w:rPr>
          <w:rFonts w:ascii="Segoe UI" w:hAnsi="Segoe UI" w:cs="Segoe UI"/>
          <w:b/>
          <w:bCs/>
        </w:rPr>
        <w:t>Vizzuality</w:t>
      </w:r>
      <w:proofErr w:type="spellEnd"/>
      <w:r w:rsidRPr="00E407D2">
        <w:rPr>
          <w:rFonts w:ascii="Segoe UI" w:hAnsi="Segoe UI" w:cs="Segoe UI"/>
        </w:rPr>
        <w:t xml:space="preserve"> or similar sources, represents the total GHG emissions associated with the supply chain. The higher the score, the higher the emissions.</w:t>
      </w:r>
    </w:p>
    <w:p w14:paraId="73DC8FC9" w14:textId="77777777" w:rsidR="00E407D2" w:rsidRDefault="00E407D2" w:rsidP="00571C1F">
      <w:pPr>
        <w:rPr>
          <w:rFonts w:ascii="Segoe UI" w:hAnsi="Segoe UI" w:cs="Segoe UI"/>
        </w:rPr>
      </w:pPr>
    </w:p>
    <w:p w14:paraId="5B47926C" w14:textId="77777777" w:rsidR="00E407D2" w:rsidRPr="00E407D2" w:rsidRDefault="00E407D2" w:rsidP="00571C1F">
      <w:pPr>
        <w:rPr>
          <w:rFonts w:ascii="Segoe UI" w:hAnsi="Segoe UI" w:cs="Segoe UI"/>
          <w:lang w:val="en-NL"/>
        </w:rPr>
      </w:pPr>
    </w:p>
    <w:p w14:paraId="19761400" w14:textId="77777777" w:rsidR="00E407D2" w:rsidRPr="00E407D2" w:rsidRDefault="00E407D2" w:rsidP="00571C1F">
      <w:pPr>
        <w:rPr>
          <w:rFonts w:ascii="Segoe UI" w:hAnsi="Segoe UI" w:cs="Segoe UI"/>
          <w:b/>
        </w:rPr>
      </w:pPr>
      <w:r w:rsidRPr="00E407D2">
        <w:rPr>
          <w:rFonts w:ascii="Segoe UI" w:hAnsi="Segoe UI" w:cs="Segoe UI"/>
          <w:bCs/>
        </w:rPr>
        <w:t>Implementation Steps</w:t>
      </w:r>
    </w:p>
    <w:p w14:paraId="61EA0EC7"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Identify Supply Chains</w:t>
      </w:r>
      <w:r w:rsidRPr="00E407D2">
        <w:rPr>
          <w:rFonts w:ascii="Segoe UI" w:hAnsi="Segoe UI" w:cs="Segoe UI"/>
        </w:rPr>
        <w:t>: Select the supply chains you wish to evaluate, focusing on those critical to your operations or those in regions known for environmental risks.</w:t>
      </w:r>
    </w:p>
    <w:p w14:paraId="6B45CCC5"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Collect Data</w:t>
      </w:r>
      <w:r w:rsidRPr="00E407D2">
        <w:rPr>
          <w:rFonts w:ascii="Segoe UI" w:hAnsi="Segoe UI" w:cs="Segoe UI"/>
        </w:rPr>
        <w:t>:</w:t>
      </w:r>
    </w:p>
    <w:p w14:paraId="6FCD91A8" w14:textId="77777777" w:rsidR="00E407D2" w:rsidRPr="00E407D2" w:rsidRDefault="00E407D2" w:rsidP="00571C1F">
      <w:pPr>
        <w:rPr>
          <w:rFonts w:ascii="Segoe UI" w:hAnsi="Segoe UI" w:cs="Segoe UI"/>
        </w:rPr>
      </w:pPr>
      <w:r w:rsidRPr="00E407D2">
        <w:rPr>
          <w:rFonts w:ascii="Segoe UI" w:hAnsi="Segoe UI" w:cs="Segoe UI"/>
        </w:rPr>
        <w:t>Use Trase to gather data on deforestation risk associated with your selected supply chains.</w:t>
      </w:r>
    </w:p>
    <w:p w14:paraId="3C59D00B" w14:textId="77777777" w:rsidR="00E407D2" w:rsidRPr="00E407D2" w:rsidRDefault="00E407D2" w:rsidP="00571C1F">
      <w:pPr>
        <w:rPr>
          <w:rFonts w:ascii="Segoe UI" w:hAnsi="Segoe UI" w:cs="Segoe UI"/>
        </w:rPr>
      </w:pPr>
      <w:r w:rsidRPr="00E407D2">
        <w:rPr>
          <w:rFonts w:ascii="Segoe UI" w:hAnsi="Segoe UI" w:cs="Segoe UI"/>
        </w:rPr>
        <w:t xml:space="preserve">Utilize </w:t>
      </w:r>
      <w:proofErr w:type="spellStart"/>
      <w:r w:rsidRPr="00E407D2">
        <w:rPr>
          <w:rFonts w:ascii="Segoe UI" w:hAnsi="Segoe UI" w:cs="Segoe UI"/>
        </w:rPr>
        <w:t>Vizzuality’s</w:t>
      </w:r>
      <w:proofErr w:type="spellEnd"/>
      <w:r w:rsidRPr="00E407D2">
        <w:rPr>
          <w:rFonts w:ascii="Segoe UI" w:hAnsi="Segoe UI" w:cs="Segoe UI"/>
        </w:rPr>
        <w:t xml:space="preserve"> datasets or similar tools to assess the GHG emissions of these supply chains.</w:t>
      </w:r>
    </w:p>
    <w:p w14:paraId="5C8F1321"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Calculate Scores</w:t>
      </w:r>
      <w:r w:rsidRPr="00E407D2">
        <w:rPr>
          <w:rFonts w:ascii="Segoe UI" w:hAnsi="Segoe UI" w:cs="Segoe UI"/>
        </w:rPr>
        <w:t>:</w:t>
      </w:r>
    </w:p>
    <w:p w14:paraId="77DDD0B8" w14:textId="77777777" w:rsidR="00E407D2" w:rsidRPr="00E407D2" w:rsidRDefault="00E407D2" w:rsidP="00571C1F">
      <w:pPr>
        <w:rPr>
          <w:rFonts w:ascii="Segoe UI" w:hAnsi="Segoe UI" w:cs="Segoe UI"/>
        </w:rPr>
      </w:pPr>
      <w:r w:rsidRPr="00E407D2">
        <w:rPr>
          <w:rFonts w:ascii="Segoe UI" w:hAnsi="Segoe UI" w:cs="Segoe UI"/>
        </w:rPr>
        <w:t>Assign a Deforestation Risk Score based on the extent of deforestation risk identified.</w:t>
      </w:r>
    </w:p>
    <w:p w14:paraId="139D2D17" w14:textId="77777777" w:rsidR="00E407D2" w:rsidRPr="00E407D2" w:rsidRDefault="00E407D2" w:rsidP="00571C1F">
      <w:pPr>
        <w:rPr>
          <w:rFonts w:ascii="Segoe UI" w:hAnsi="Segoe UI" w:cs="Segoe UI"/>
        </w:rPr>
      </w:pPr>
      <w:r w:rsidRPr="00E407D2">
        <w:rPr>
          <w:rFonts w:ascii="Segoe UI" w:hAnsi="Segoe UI" w:cs="Segoe UI"/>
        </w:rPr>
        <w:t>Assign a GHG Emissions Score based on the total emissions calculated.</w:t>
      </w:r>
    </w:p>
    <w:p w14:paraId="0FD783C8"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Evaluate SCS</w:t>
      </w:r>
      <w:r w:rsidRPr="00E407D2">
        <w:rPr>
          <w:rFonts w:ascii="Segoe UI" w:hAnsi="Segoe UI" w:cs="Segoe UI"/>
        </w:rPr>
        <w:t>: Apply the formula to each supply chain to determine its Sustainability Score. Lower scores indicate higher sustainability potential due to lower deforestation risks and GHG emissions.</w:t>
      </w:r>
    </w:p>
    <w:p w14:paraId="59E73A84"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Prioritize</w:t>
      </w:r>
      <w:r w:rsidRPr="00E407D2">
        <w:rPr>
          <w:rFonts w:ascii="Segoe UI" w:hAnsi="Segoe UI" w:cs="Segoe UI"/>
        </w:rPr>
        <w:t>: Supply chains with the lowest combined risk and emissions scores should be prioritized for sustainability initiatives, as they represent the best opportunities for impactful environmental improvements.</w:t>
      </w:r>
    </w:p>
    <w:p w14:paraId="7F9781FE" w14:textId="77777777" w:rsidR="00E407D2" w:rsidRPr="00E407D2" w:rsidRDefault="00E407D2" w:rsidP="00571C1F">
      <w:pPr>
        <w:rPr>
          <w:rFonts w:ascii="Segoe UI" w:hAnsi="Segoe UI" w:cs="Segoe UI"/>
          <w:sz w:val="30"/>
          <w:szCs w:val="30"/>
        </w:rPr>
      </w:pPr>
      <w:r w:rsidRPr="00E407D2">
        <w:rPr>
          <w:rFonts w:ascii="Segoe UI" w:hAnsi="Segoe UI" w:cs="Segoe UI"/>
          <w:sz w:val="30"/>
          <w:szCs w:val="30"/>
        </w:rPr>
        <w:t>Approach for Identifying Suboptimal Supply Chains</w:t>
      </w:r>
    </w:p>
    <w:p w14:paraId="7262E2E8" w14:textId="77777777" w:rsidR="00E407D2" w:rsidRPr="00E407D2" w:rsidRDefault="00E407D2" w:rsidP="00571C1F">
      <w:pPr>
        <w:rPr>
          <w:rFonts w:ascii="Segoe UI" w:hAnsi="Segoe UI" w:cs="Segoe UI"/>
          <w:b/>
          <w:sz w:val="24"/>
          <w:szCs w:val="24"/>
        </w:rPr>
      </w:pPr>
      <w:r w:rsidRPr="00E407D2">
        <w:rPr>
          <w:rFonts w:ascii="Segoe UI" w:hAnsi="Segoe UI" w:cs="Segoe UI"/>
          <w:bCs/>
        </w:rPr>
        <w:t>Objective</w:t>
      </w:r>
    </w:p>
    <w:p w14:paraId="56A7E560" w14:textId="642D02B0" w:rsidR="00E407D2" w:rsidRPr="00E407D2" w:rsidRDefault="00E407D2" w:rsidP="00571C1F">
      <w:pPr>
        <w:rPr>
          <w:rFonts w:ascii="Segoe UI" w:hAnsi="Segoe UI" w:cs="Segoe UI"/>
        </w:rPr>
      </w:pPr>
      <w:r w:rsidRPr="00E407D2">
        <w:rPr>
          <w:rFonts w:ascii="Segoe UI" w:hAnsi="Segoe UI" w:cs="Segoe UI"/>
        </w:rPr>
        <w:t>To identify suboptimal supply chains where the introduction of good practices can enhance efficiency, reduce waste, and lower costs, with sustainability improvements as a natural consequence.</w:t>
      </w:r>
    </w:p>
    <w:p w14:paraId="021780E6" w14:textId="40523BCE" w:rsidR="00E407D2" w:rsidRPr="00E407D2" w:rsidRDefault="00E407D2" w:rsidP="00571C1F">
      <w:pPr>
        <w:rPr>
          <w:rFonts w:ascii="Segoe UI" w:hAnsi="Segoe UI" w:cs="Segoe UI"/>
          <w:b/>
        </w:rPr>
      </w:pPr>
      <w:r w:rsidRPr="00E407D2">
        <w:rPr>
          <w:rFonts w:ascii="Segoe UI" w:hAnsi="Segoe UI" w:cs="Segoe UI"/>
          <w:bCs/>
        </w:rPr>
        <w:t>Data Sources and Metrics</w:t>
      </w:r>
    </w:p>
    <w:p w14:paraId="5AB8B60B" w14:textId="71FEF719"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lastRenderedPageBreak/>
        <w:t>Operational Efficiency</w:t>
      </w:r>
      <w:r w:rsidRPr="00E407D2">
        <w:rPr>
          <w:rFonts w:ascii="Segoe UI" w:hAnsi="Segoe UI" w:cs="Segoe UI"/>
        </w:rPr>
        <w:t>: Look for data indicating long lead times, high variability in supply chain processes, and low inventory turnover rates.</w:t>
      </w:r>
    </w:p>
    <w:p w14:paraId="7B2CB091" w14:textId="6EC9A3F2"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Data Source</w:t>
      </w:r>
      <w:r w:rsidRPr="00E407D2">
        <w:rPr>
          <w:rFonts w:ascii="Segoe UI" w:hAnsi="Segoe UI" w:cs="Segoe UI"/>
        </w:rPr>
        <w:t>: Industry reports, company financial reports available on platforms like EDGAR (for US companies), and supply chain management journals.</w:t>
      </w:r>
    </w:p>
    <w:p w14:paraId="7C7EA315" w14:textId="13387550"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Waste Levels</w:t>
      </w:r>
      <w:r w:rsidRPr="00E407D2">
        <w:rPr>
          <w:rFonts w:ascii="Segoe UI" w:hAnsi="Segoe UI" w:cs="Segoe UI"/>
        </w:rPr>
        <w:t>: Identify supply chains with high levels of waste, including excess inventory, high defect rates, and significant unused resources.</w:t>
      </w:r>
    </w:p>
    <w:p w14:paraId="214358F0" w14:textId="1D31C13F"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Data Source</w:t>
      </w:r>
      <w:r w:rsidRPr="00E407D2">
        <w:rPr>
          <w:rFonts w:ascii="Segoe UI" w:hAnsi="Segoe UI" w:cs="Segoe UI"/>
        </w:rPr>
        <w:t>: Sustainability reports published by companies, research articles, and databases like the Global Reporting Initiative (GRI).</w:t>
      </w:r>
    </w:p>
    <w:p w14:paraId="2FB7AFDA" w14:textId="499DC7D5"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Cost Metrics</w:t>
      </w:r>
      <w:r w:rsidRPr="00E407D2">
        <w:rPr>
          <w:rFonts w:ascii="Segoe UI" w:hAnsi="Segoe UI" w:cs="Segoe UI"/>
        </w:rPr>
        <w:t>: Focus on supply chains with high operational costs relative to industry benchmarks, including logistics costs, inventory carrying costs, and cost of quality.</w:t>
      </w:r>
    </w:p>
    <w:p w14:paraId="34E20EAB" w14:textId="1FA546A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Data Source</w:t>
      </w:r>
      <w:r w:rsidRPr="00E407D2">
        <w:rPr>
          <w:rFonts w:ascii="Segoe UI" w:hAnsi="Segoe UI" w:cs="Segoe UI"/>
        </w:rPr>
        <w:t>: Industry benchmark reports, open financial databases, and logistics studies.</w:t>
      </w:r>
    </w:p>
    <w:p w14:paraId="5F59931B" w14:textId="3FD1987A" w:rsidR="00E407D2" w:rsidRPr="00E407D2" w:rsidRDefault="00E407D2" w:rsidP="00571C1F">
      <w:pPr>
        <w:rPr>
          <w:rFonts w:ascii="Segoe UI" w:hAnsi="Segoe UI" w:cs="Segoe UI"/>
          <w:b/>
        </w:rPr>
      </w:pPr>
      <w:r w:rsidRPr="00E407D2">
        <w:rPr>
          <w:rFonts w:ascii="Segoe UI" w:hAnsi="Segoe UI" w:cs="Segoe UI"/>
          <w:bCs/>
        </w:rPr>
        <w:t>Formula for Identifying Suboptimal Supply Chains (ISC)</w:t>
      </w:r>
    </w:p>
    <w:p w14:paraId="0A6D5C9C" w14:textId="6E7A4AF7" w:rsidR="00E407D2" w:rsidRPr="00E407D2" w:rsidRDefault="00E407D2" w:rsidP="00571C1F">
      <w:pPr>
        <w:rPr>
          <w:rFonts w:ascii="Segoe UI" w:hAnsi="Segoe UI" w:cs="Segoe UI"/>
          <w:lang w:val="en-US"/>
        </w:rPr>
      </w:pPr>
      <w:r>
        <w:rPr>
          <w:rFonts w:ascii="Segoe UI" w:hAnsi="Segoe UI" w:cs="Segoe UI"/>
          <w:noProof/>
        </w:rPr>
        <w:drawing>
          <wp:anchor distT="0" distB="0" distL="114300" distR="114300" simplePos="0" relativeHeight="251658240" behindDoc="0" locked="0" layoutInCell="1" allowOverlap="1" wp14:anchorId="653BAD8C" wp14:editId="785F0DAB">
            <wp:simplePos x="0" y="0"/>
            <wp:positionH relativeFrom="margin">
              <wp:posOffset>8279</wp:posOffset>
            </wp:positionH>
            <wp:positionV relativeFrom="paragraph">
              <wp:posOffset>718317</wp:posOffset>
            </wp:positionV>
            <wp:extent cx="5943600" cy="543560"/>
            <wp:effectExtent l="0" t="0" r="0" b="8890"/>
            <wp:wrapThrough wrapText="bothSides">
              <wp:wrapPolygon edited="0">
                <wp:start x="0" y="0"/>
                <wp:lineTo x="0" y="21196"/>
                <wp:lineTo x="21531" y="21196"/>
                <wp:lineTo x="21531" y="0"/>
                <wp:lineTo x="0" y="0"/>
              </wp:wrapPolygon>
            </wp:wrapThrough>
            <wp:docPr id="184646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43560"/>
                    </a:xfrm>
                    <a:prstGeom prst="rect">
                      <a:avLst/>
                    </a:prstGeom>
                    <a:noFill/>
                    <a:ln>
                      <a:noFill/>
                    </a:ln>
                  </pic:spPr>
                </pic:pic>
              </a:graphicData>
            </a:graphic>
          </wp:anchor>
        </w:drawing>
      </w:r>
      <w:r w:rsidRPr="00E407D2">
        <w:rPr>
          <w:rFonts w:ascii="Segoe UI" w:hAnsi="Segoe UI" w:cs="Segoe UI"/>
        </w:rPr>
        <w:t>To quantify the suboptimality of a supply chain, we can use a composite score that considers efficiency, waste, and cost metrics:</w:t>
      </w:r>
      <w:r>
        <w:rPr>
          <w:rFonts w:ascii="Segoe UI" w:hAnsi="Segoe UI" w:cs="Segoe UI"/>
          <w:lang w:val="en-US"/>
        </w:rPr>
        <w:t xml:space="preserve"> </w:t>
      </w:r>
    </w:p>
    <w:p w14:paraId="65AC63EB" w14:textId="77777777" w:rsidR="00E407D2" w:rsidRPr="00E407D2" w:rsidRDefault="00E407D2" w:rsidP="00571C1F">
      <w:pPr>
        <w:rPr>
          <w:rFonts w:ascii="Segoe UI" w:hAnsi="Segoe UI" w:cs="Segoe UI"/>
        </w:rPr>
      </w:pPr>
      <w:r w:rsidRPr="00E407D2">
        <w:rPr>
          <w:rFonts w:ascii="Segoe UI" w:hAnsi="Segoe UI" w:cs="Segoe UI"/>
        </w:rPr>
        <w:t>Where:</w:t>
      </w:r>
    </w:p>
    <w:p w14:paraId="21822609" w14:textId="7D98DE3A" w:rsidR="00E407D2" w:rsidRPr="00E407D2" w:rsidRDefault="00E407D2" w:rsidP="00571C1F">
      <w:pPr>
        <w:rPr>
          <w:rFonts w:ascii="Segoe UI" w:hAnsi="Segoe UI" w:cs="Segoe UI"/>
        </w:rPr>
      </w:pPr>
      <w:r>
        <w:rPr>
          <w:rStyle w:val="katex-mathml"/>
          <w:rFonts w:ascii="Tahoma" w:hAnsi="Tahoma" w:cs="Tahoma"/>
          <w:sz w:val="29"/>
          <w:szCs w:val="29"/>
          <w:bdr w:val="none" w:sz="0" w:space="0" w:color="auto" w:frame="1"/>
        </w:rPr>
        <w:t>W</w:t>
      </w:r>
      <w:proofErr w:type="gramStart"/>
      <w:r w:rsidRPr="00E407D2">
        <w:rPr>
          <w:rStyle w:val="katex-mathml"/>
          <w:sz w:val="29"/>
          <w:szCs w:val="29"/>
          <w:bdr w:val="none" w:sz="0" w:space="0" w:color="auto" w:frame="1"/>
        </w:rPr>
        <w:t>1,</w:t>
      </w:r>
      <w:r>
        <w:rPr>
          <w:rStyle w:val="katex-mathml"/>
          <w:rFonts w:ascii="Tahoma" w:hAnsi="Tahoma" w:cs="Tahoma"/>
          <w:sz w:val="29"/>
          <w:szCs w:val="29"/>
          <w:bdr w:val="none" w:sz="0" w:space="0" w:color="auto" w:frame="1"/>
        </w:rPr>
        <w:t>W</w:t>
      </w:r>
      <w:proofErr w:type="gramEnd"/>
      <w:r w:rsidRPr="00E407D2">
        <w:rPr>
          <w:rStyle w:val="katex-mathml"/>
          <w:sz w:val="29"/>
          <w:szCs w:val="29"/>
          <w:bdr w:val="none" w:sz="0" w:space="0" w:color="auto" w:frame="1"/>
        </w:rPr>
        <w:t>2,</w:t>
      </w:r>
      <w:r w:rsidRPr="00E407D2">
        <w:rPr>
          <w:rStyle w:val="vlist-s"/>
          <w:sz w:val="2"/>
          <w:szCs w:val="2"/>
          <w:bdr w:val="single" w:sz="2" w:space="0" w:color="D9D9E3" w:frame="1"/>
        </w:rPr>
        <w:t xml:space="preserve"> ​</w:t>
      </w:r>
      <w:r w:rsidRPr="00E407D2">
        <w:rPr>
          <w:rFonts w:ascii="Segoe UI" w:hAnsi="Segoe UI" w:cs="Segoe UI"/>
        </w:rPr>
        <w:t xml:space="preserve"> </w:t>
      </w:r>
      <w:r>
        <w:rPr>
          <w:rFonts w:ascii="Segoe UI" w:hAnsi="Segoe UI" w:cs="Segoe UI"/>
        </w:rPr>
        <w:t xml:space="preserve">W3 </w:t>
      </w:r>
      <w:r w:rsidRPr="00E407D2">
        <w:rPr>
          <w:rFonts w:ascii="Segoe UI" w:hAnsi="Segoe UI" w:cs="Segoe UI"/>
        </w:rPr>
        <w:t>are the weightings assigned to each metric based on their perceived impact on supply chain performance.</w:t>
      </w:r>
    </w:p>
    <w:p w14:paraId="18F9DDD2" w14:textId="77777777" w:rsidR="00E407D2" w:rsidRPr="00E407D2" w:rsidRDefault="00E407D2" w:rsidP="00571C1F">
      <w:pPr>
        <w:rPr>
          <w:rFonts w:ascii="Segoe UI" w:hAnsi="Segoe UI" w:cs="Segoe UI"/>
        </w:rPr>
      </w:pPr>
      <w:r w:rsidRPr="00E407D2">
        <w:rPr>
          <w:rFonts w:ascii="Segoe UI" w:hAnsi="Segoe UI" w:cs="Segoe UI"/>
        </w:rPr>
        <w:t>Each score is normalized on a scale from 0 (optimal) to 1 (highly suboptimal).</w:t>
      </w:r>
    </w:p>
    <w:p w14:paraId="44BF7DC2" w14:textId="77777777" w:rsidR="00E407D2" w:rsidRPr="00E407D2" w:rsidRDefault="00E407D2" w:rsidP="00571C1F">
      <w:pPr>
        <w:rPr>
          <w:rFonts w:ascii="Segoe UI" w:hAnsi="Segoe UI" w:cs="Segoe UI"/>
          <w:b/>
        </w:rPr>
      </w:pPr>
      <w:r w:rsidRPr="00E407D2">
        <w:rPr>
          <w:rFonts w:ascii="Segoe UI" w:hAnsi="Segoe UI" w:cs="Segoe UI"/>
          <w:bCs/>
        </w:rPr>
        <w:t>Implementation Steps</w:t>
      </w:r>
    </w:p>
    <w:p w14:paraId="0148455C"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Data Collection</w:t>
      </w:r>
      <w:r w:rsidRPr="00E407D2">
        <w:rPr>
          <w:rFonts w:ascii="Segoe UI" w:hAnsi="Segoe UI" w:cs="Segoe UI"/>
        </w:rPr>
        <w:t>: Gather data for the selected metrics from the identified sources for each supply chain under consideration.</w:t>
      </w:r>
    </w:p>
    <w:p w14:paraId="4C9991A5"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lastRenderedPageBreak/>
        <w:t>Score Calculation</w:t>
      </w:r>
      <w:r w:rsidRPr="00E407D2">
        <w:rPr>
          <w:rFonts w:ascii="Segoe UI" w:hAnsi="Segoe UI" w:cs="Segoe UI"/>
        </w:rPr>
        <w:t>:</w:t>
      </w:r>
    </w:p>
    <w:p w14:paraId="3A753BC3"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Operational Efficiency Score</w:t>
      </w:r>
      <w:r w:rsidRPr="00E407D2">
        <w:rPr>
          <w:rFonts w:ascii="Segoe UI" w:hAnsi="Segoe UI" w:cs="Segoe UI"/>
        </w:rPr>
        <w:t>: Higher scores for longer lead times and lower inventory turnovers.</w:t>
      </w:r>
    </w:p>
    <w:p w14:paraId="3E827E75"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Waste Level Score</w:t>
      </w:r>
      <w:r w:rsidRPr="00E407D2">
        <w:rPr>
          <w:rFonts w:ascii="Segoe UI" w:hAnsi="Segoe UI" w:cs="Segoe UI"/>
        </w:rPr>
        <w:t>: Higher scores for higher levels of waste and defects.</w:t>
      </w:r>
    </w:p>
    <w:p w14:paraId="2F3A2772"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Cost Metric Score</w:t>
      </w:r>
      <w:r w:rsidRPr="00E407D2">
        <w:rPr>
          <w:rFonts w:ascii="Segoe UI" w:hAnsi="Segoe UI" w:cs="Segoe UI"/>
        </w:rPr>
        <w:t>: Higher scores for costs significantly above industry benchmarks.</w:t>
      </w:r>
    </w:p>
    <w:p w14:paraId="65080B31"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Evaluate ISC</w:t>
      </w:r>
      <w:r w:rsidRPr="00E407D2">
        <w:rPr>
          <w:rFonts w:ascii="Segoe UI" w:hAnsi="Segoe UI" w:cs="Segoe UI"/>
        </w:rPr>
        <w:t>: Apply the formula to calculate the ISC for each supply chain. Higher scores indicate supply chains that are more suboptimal and, therefore, have greater potential for improvement through the implementation of good practices.</w:t>
      </w:r>
    </w:p>
    <w:p w14:paraId="00A23B49" w14:textId="77777777" w:rsidR="00E407D2" w:rsidRPr="00E407D2" w:rsidRDefault="00E407D2" w:rsidP="00571C1F">
      <w:pPr>
        <w:rPr>
          <w:rFonts w:ascii="Segoe UI" w:hAnsi="Segoe UI" w:cs="Segoe UI"/>
        </w:rPr>
      </w:pPr>
      <w:r w:rsidRPr="00E407D2">
        <w:rPr>
          <w:rStyle w:val="Strong"/>
          <w:rFonts w:ascii="Segoe UI" w:hAnsi="Segoe UI" w:cs="Segoe UI"/>
          <w:bdr w:val="single" w:sz="2" w:space="0" w:color="D9D9E3" w:frame="1"/>
        </w:rPr>
        <w:t>Prioritize</w:t>
      </w:r>
      <w:r w:rsidRPr="00E407D2">
        <w:rPr>
          <w:rFonts w:ascii="Segoe UI" w:hAnsi="Segoe UI" w:cs="Segoe UI"/>
        </w:rPr>
        <w:t>: Supply chains with the highest ISC scores should be prioritized for interventions. These are the supply chains where improvements in efficiency, waste reduction, and cost management can significantly increase value and lead to sustainability benefits.</w:t>
      </w:r>
    </w:p>
    <w:p w14:paraId="3709847D" w14:textId="04FFC6D6" w:rsidR="00C856AD" w:rsidRDefault="00C856AD" w:rsidP="00571C1F">
      <w:r>
        <w:rPr>
          <w:lang w:val="en-US"/>
        </w:rPr>
        <w:br/>
      </w:r>
      <w:r>
        <w:rPr>
          <w:lang w:val="en-US"/>
        </w:rPr>
        <w:br/>
      </w:r>
      <w:r>
        <w:t>ANNEX B:</w:t>
      </w:r>
      <w:r>
        <w:br/>
      </w:r>
      <w:r>
        <w:br/>
      </w:r>
      <w:r w:rsidRPr="004C3A6E">
        <w:rPr>
          <w:b/>
          <w:bCs/>
        </w:rPr>
        <w:t>Operational Plan Overview</w:t>
      </w:r>
    </w:p>
    <w:p w14:paraId="032C7147" w14:textId="77777777" w:rsidR="00C856AD" w:rsidRPr="004C3A6E" w:rsidRDefault="00C856AD" w:rsidP="00571C1F">
      <w:pPr>
        <w:rPr>
          <w:b/>
        </w:rPr>
      </w:pPr>
      <w:r w:rsidRPr="004C3A6E">
        <w:t>Strategic Planning and Decision Making</w:t>
      </w:r>
    </w:p>
    <w:p w14:paraId="5B02574E" w14:textId="77777777" w:rsidR="00C856AD" w:rsidRDefault="00C856AD" w:rsidP="00571C1F">
      <w:r w:rsidRPr="004C3A6E">
        <w:rPr>
          <w:b/>
          <w:bCs/>
        </w:rPr>
        <w:t>Objective</w:t>
      </w:r>
      <w:r>
        <w:t>: To steer VCR towards achieving its mission through effective strategy and decision-making.</w:t>
      </w:r>
    </w:p>
    <w:p w14:paraId="03DC331E" w14:textId="77777777" w:rsidR="00C856AD" w:rsidRDefault="00C856AD" w:rsidP="00571C1F">
      <w:r w:rsidRPr="004C3A6E">
        <w:rPr>
          <w:b/>
          <w:bCs/>
        </w:rPr>
        <w:t>KPI</w:t>
      </w:r>
      <w:r>
        <w:t>: Achievement rate of strategic goals within the set timeframe.</w:t>
      </w:r>
    </w:p>
    <w:p w14:paraId="31A1BFF8" w14:textId="77777777" w:rsidR="00C856AD" w:rsidRDefault="00C856AD" w:rsidP="00571C1F">
      <w:r w:rsidRPr="004C3A6E">
        <w:rPr>
          <w:b/>
          <w:bCs/>
        </w:rPr>
        <w:t>Function</w:t>
      </w:r>
      <w:r>
        <w:t>: Guides the overall direction and strategy of VCR, integrating sustainability deeply into supply chain operations.</w:t>
      </w:r>
    </w:p>
    <w:p w14:paraId="254E5E2B" w14:textId="77777777" w:rsidR="00C856AD" w:rsidRPr="004C3A6E" w:rsidRDefault="00C856AD" w:rsidP="00571C1F">
      <w:pPr>
        <w:rPr>
          <w:b/>
          <w:bCs/>
        </w:rPr>
      </w:pPr>
      <w:r w:rsidRPr="004C3A6E">
        <w:rPr>
          <w:b/>
          <w:bCs/>
        </w:rPr>
        <w:t>Key Roles:</w:t>
      </w:r>
    </w:p>
    <w:p w14:paraId="4A7F5FA0" w14:textId="77777777" w:rsidR="00C856AD" w:rsidRDefault="00C856AD" w:rsidP="00571C1F">
      <w:r w:rsidRPr="004C3A6E">
        <w:rPr>
          <w:b/>
          <w:bCs/>
        </w:rPr>
        <w:t>Executive Director</w:t>
      </w:r>
      <w:r>
        <w:t>: Sets strategic priorities and leads the organization.</w:t>
      </w:r>
    </w:p>
    <w:p w14:paraId="13846C52" w14:textId="77777777" w:rsidR="00C856AD" w:rsidRDefault="00C856AD" w:rsidP="00571C1F">
      <w:r w:rsidRPr="004C3A6E">
        <w:rPr>
          <w:b/>
          <w:bCs/>
        </w:rPr>
        <w:lastRenderedPageBreak/>
        <w:t>Strategy Analysts</w:t>
      </w:r>
      <w:r>
        <w:t>: Conduct market and sustainability trend analyses to inform strategic decisions.</w:t>
      </w:r>
    </w:p>
    <w:p w14:paraId="5A3C4E8B" w14:textId="77777777" w:rsidR="00C856AD" w:rsidRDefault="00C856AD" w:rsidP="00571C1F">
      <w:r w:rsidRPr="004C3A6E">
        <w:rPr>
          <w:b/>
          <w:bCs/>
        </w:rPr>
        <w:t>Tasks</w:t>
      </w:r>
      <w:r>
        <w:t>:</w:t>
      </w:r>
    </w:p>
    <w:p w14:paraId="569E12A5" w14:textId="77777777" w:rsidR="00C856AD" w:rsidRDefault="00C856AD" w:rsidP="00571C1F">
      <w:r>
        <w:t>Develop and periodically review the strategic plan.</w:t>
      </w:r>
    </w:p>
    <w:p w14:paraId="093E3037" w14:textId="77777777" w:rsidR="00C856AD" w:rsidRDefault="00C856AD" w:rsidP="00571C1F">
      <w:r>
        <w:t>Identify and prioritize areas for sustainability impact within supply chains.</w:t>
      </w:r>
    </w:p>
    <w:p w14:paraId="31CC7384" w14:textId="77777777" w:rsidR="00C856AD" w:rsidRDefault="00C856AD" w:rsidP="00571C1F">
      <w:r w:rsidRPr="004C3A6E">
        <w:t>Research and Development (R&amp;D)</w:t>
      </w:r>
    </w:p>
    <w:p w14:paraId="0B785803" w14:textId="77777777" w:rsidR="00C856AD" w:rsidRDefault="00C856AD" w:rsidP="00C856AD">
      <w:r w:rsidRPr="004C3A6E">
        <w:rPr>
          <w:b/>
          <w:bCs/>
        </w:rPr>
        <w:t>Objective</w:t>
      </w:r>
      <w:r>
        <w:t>: To innovate and develop solutions that enhance the impact of good practices in supply chains, thereby transforming them into models of sustainability and efficiency.</w:t>
      </w:r>
    </w:p>
    <w:p w14:paraId="22D52264" w14:textId="77777777" w:rsidR="00C856AD" w:rsidRDefault="00C856AD" w:rsidP="00C856AD"/>
    <w:p w14:paraId="65950BC0" w14:textId="77777777" w:rsidR="00C856AD" w:rsidRDefault="00C856AD" w:rsidP="00C856AD">
      <w:r>
        <w:t>Key Roles</w:t>
      </w:r>
    </w:p>
    <w:p w14:paraId="21F0B226" w14:textId="77777777" w:rsidR="00C856AD" w:rsidRDefault="00C856AD" w:rsidP="00C856AD">
      <w:r>
        <w:t>R&amp;D Director: Leads the R&amp;D department, setting research priorities that align with VCR's mission to enhance the impact of good practices in supply chains.</w:t>
      </w:r>
    </w:p>
    <w:p w14:paraId="29EF16C6" w14:textId="77777777" w:rsidR="00C856AD" w:rsidRDefault="00C856AD" w:rsidP="00C856AD">
      <w:r>
        <w:t>Sustainability Research Scientists: Conduct research focused on identifying, developing, and refining good practices that can significantly improve supply chain sustainability.</w:t>
      </w:r>
    </w:p>
    <w:p w14:paraId="544981E5" w14:textId="77777777" w:rsidR="00C856AD" w:rsidRDefault="00C856AD" w:rsidP="00C856AD">
      <w:r>
        <w:t>Innovation Engineers: Design and prototype technologies and methodologies that operationalize research findings into practical solutions for supply chains.</w:t>
      </w:r>
    </w:p>
    <w:p w14:paraId="23091179" w14:textId="77777777" w:rsidR="00C856AD" w:rsidRDefault="00C856AD" w:rsidP="00C856AD">
      <w:r>
        <w:t>Project Managers (R&amp;D): Oversee R&amp;D projects from inception through completion, ensuring they stay on track, within budget, and achieve desired outcomes.</w:t>
      </w:r>
    </w:p>
    <w:p w14:paraId="2DF01C49" w14:textId="77777777" w:rsidR="00C856AD" w:rsidRDefault="00C856AD" w:rsidP="00C856AD">
      <w:r>
        <w:t>Tasks</w:t>
      </w:r>
    </w:p>
    <w:p w14:paraId="6F79E160" w14:textId="77777777" w:rsidR="00C856AD" w:rsidRDefault="00C856AD" w:rsidP="00C856AD">
      <w:r>
        <w:t>Research Identification: Identify areas within supply chains where the introduction or enhancement of good practices could lead to significant sustainability improvements.</w:t>
      </w:r>
    </w:p>
    <w:p w14:paraId="31C81D4E" w14:textId="77777777" w:rsidR="00C856AD" w:rsidRDefault="00C856AD" w:rsidP="00C856AD">
      <w:r>
        <w:t>Solution Development: Develop innovative solutions and methodologies that can be implemented in supply chains to promote good practices, reduce environmental impact, and improve efficiency.</w:t>
      </w:r>
    </w:p>
    <w:p w14:paraId="651915DF" w14:textId="77777777" w:rsidR="00C856AD" w:rsidRDefault="00C856AD" w:rsidP="00C856AD">
      <w:r>
        <w:lastRenderedPageBreak/>
        <w:t xml:space="preserve">Prototyping and Testing: Prototype new technologies and </w:t>
      </w:r>
      <w:proofErr w:type="gramStart"/>
      <w:r>
        <w:t>processes, and</w:t>
      </w:r>
      <w:proofErr w:type="gramEnd"/>
      <w:r>
        <w:t xml:space="preserve"> conduct rigorous testing to ensure effectiveness and scalability.</w:t>
      </w:r>
    </w:p>
    <w:p w14:paraId="0E68F25E" w14:textId="77777777" w:rsidR="00C856AD" w:rsidRDefault="00C856AD" w:rsidP="00C856AD">
      <w:r>
        <w:t>Collaboration and Knowledge Sharing: Collaborate with academic institutions, industry partners, and other stakeholders to share knowledge, gather feedback, and refine solutions.</w:t>
      </w:r>
    </w:p>
    <w:p w14:paraId="6B26B844" w14:textId="77777777" w:rsidR="00C856AD" w:rsidRDefault="00C856AD" w:rsidP="00C856AD">
      <w:r>
        <w:t>KPI</w:t>
      </w:r>
    </w:p>
    <w:p w14:paraId="47780AC7" w14:textId="77777777" w:rsidR="00C856AD" w:rsidRDefault="00C856AD" w:rsidP="00C856AD">
      <w:r>
        <w:t>Number of Innovative Solutions Developed: Track the number of new solutions and methodologies developed each year that aim to enhance the impact of good practices in supply chains.</w:t>
      </w:r>
    </w:p>
    <w:p w14:paraId="63425AB8" w14:textId="77777777" w:rsidR="00C856AD" w:rsidRDefault="00C856AD" w:rsidP="00C856AD">
      <w:r>
        <w:t>Impact of Implemented Solutions: Measure the tangible impact of implemented solutions on supply chain sustainability, efficiency, and resilience. SEE CSS SCS ICS -&gt; ANNEX A</w:t>
      </w:r>
    </w:p>
    <w:p w14:paraId="039F2A4D" w14:textId="77777777" w:rsidR="00C856AD" w:rsidRDefault="00C856AD" w:rsidP="00C856AD">
      <w:r>
        <w:t>Adoption Rate by Industry Partners: Monitor the rate at which industry partners adopt the developed solutions, indicating the practical applicability and value of R&amp;D outputs.</w:t>
      </w:r>
    </w:p>
    <w:p w14:paraId="0C267D34" w14:textId="77777777" w:rsidR="00C856AD" w:rsidRPr="004C3A6E" w:rsidRDefault="00C856AD" w:rsidP="00C856AD">
      <w:r>
        <w:t>Publications and Patents: Count the number of research publications and patents filed, reflecting the innovative output and thought leadership of the R&amp;D function.</w:t>
      </w:r>
    </w:p>
    <w:p w14:paraId="3B9DF454" w14:textId="77777777" w:rsidR="00C856AD" w:rsidRDefault="00C856AD" w:rsidP="00571C1F">
      <w:r>
        <w:t>Education and Outreach</w:t>
      </w:r>
    </w:p>
    <w:p w14:paraId="35B31C73" w14:textId="24C0AA82" w:rsidR="00C856AD" w:rsidRDefault="00C856AD" w:rsidP="00571C1F">
      <w:r>
        <w:t xml:space="preserve">Objective: To raise awareness and educate stakeholders on </w:t>
      </w:r>
      <w:r w:rsidR="005F0340">
        <w:t>upcycling</w:t>
      </w:r>
      <w:r>
        <w:t xml:space="preserve"> supply chain practices.</w:t>
      </w:r>
    </w:p>
    <w:p w14:paraId="33572AC4" w14:textId="77777777" w:rsidR="00C856AD" w:rsidRDefault="00C856AD" w:rsidP="00571C1F">
      <w:r>
        <w:t>KPI: Engagement level of educational programs and outreach initiatives.</w:t>
      </w:r>
    </w:p>
    <w:p w14:paraId="32106384" w14:textId="77777777" w:rsidR="00C856AD" w:rsidRDefault="00C856AD" w:rsidP="00571C1F">
      <w:r>
        <w:t>Partnership Development</w:t>
      </w:r>
    </w:p>
    <w:p w14:paraId="39C68F47" w14:textId="77777777" w:rsidR="00C856AD" w:rsidRDefault="00C856AD" w:rsidP="00571C1F">
      <w:r>
        <w:t>Objective: To build strategic partnerships that enhance VCR's impact and resource base.</w:t>
      </w:r>
    </w:p>
    <w:p w14:paraId="117365D8" w14:textId="77777777" w:rsidR="00C856AD" w:rsidRDefault="00C856AD" w:rsidP="00571C1F">
      <w:r>
        <w:t>KPI: Number of strategic partnerships formed.</w:t>
      </w:r>
    </w:p>
    <w:p w14:paraId="1316DB26" w14:textId="77777777" w:rsidR="00C856AD" w:rsidRDefault="00C856AD" w:rsidP="00571C1F">
      <w:r>
        <w:t>Technology and Innovation</w:t>
      </w:r>
    </w:p>
    <w:p w14:paraId="6EE205D0" w14:textId="77777777" w:rsidR="00C856AD" w:rsidRDefault="00C856AD" w:rsidP="00571C1F">
      <w:r>
        <w:t>Objective: To leverage technology in advancing sustainability within supply chains.</w:t>
      </w:r>
    </w:p>
    <w:p w14:paraId="7005E190" w14:textId="77777777" w:rsidR="00C856AD" w:rsidRDefault="00C856AD" w:rsidP="00571C1F">
      <w:r>
        <w:t>KPI: Implementation rate of new technologies in supply chain projects.</w:t>
      </w:r>
    </w:p>
    <w:p w14:paraId="2CAB4BD2" w14:textId="77777777" w:rsidR="00C856AD" w:rsidRDefault="00C856AD" w:rsidP="00571C1F">
      <w:r>
        <w:t>Funding Acquisition</w:t>
      </w:r>
    </w:p>
    <w:p w14:paraId="42889087" w14:textId="77777777" w:rsidR="00C856AD" w:rsidRDefault="00C856AD" w:rsidP="00571C1F">
      <w:r>
        <w:lastRenderedPageBreak/>
        <w:t>Objective: To secure financial resources to support VCR's mission and projects.</w:t>
      </w:r>
    </w:p>
    <w:p w14:paraId="0C1D71B3" w14:textId="77777777" w:rsidR="00C856AD" w:rsidRDefault="00C856AD" w:rsidP="00571C1F">
      <w:r>
        <w:t>KPI: Total funds raised versus target.</w:t>
      </w:r>
    </w:p>
    <w:p w14:paraId="609F8DA8" w14:textId="77777777" w:rsidR="00C856AD" w:rsidRDefault="00C856AD" w:rsidP="00C856AD">
      <w:r>
        <w:t>Operations and Project Implementation</w:t>
      </w:r>
    </w:p>
    <w:p w14:paraId="640A579F" w14:textId="77777777" w:rsidR="00C856AD" w:rsidRDefault="00C856AD" w:rsidP="00C856AD">
      <w:r>
        <w:t>Objective: To execute sustainability projects effectively within supply chains.</w:t>
      </w:r>
    </w:p>
    <w:p w14:paraId="7BD056AF" w14:textId="77777777" w:rsidR="00C856AD" w:rsidRDefault="00C856AD" w:rsidP="00C856AD">
      <w:r>
        <w:t>KPI: Success rate of implemented sustainability projects.</w:t>
      </w:r>
    </w:p>
    <w:p w14:paraId="029A754F" w14:textId="77777777" w:rsidR="00C856AD" w:rsidRDefault="00C856AD" w:rsidP="00C856AD">
      <w:r>
        <w:t>Policy Advocacy</w:t>
      </w:r>
    </w:p>
    <w:p w14:paraId="7A930361" w14:textId="2BCA372F" w:rsidR="00C856AD" w:rsidRDefault="00C856AD" w:rsidP="00C856AD">
      <w:r>
        <w:t xml:space="preserve">Objective: To influence policy in support of </w:t>
      </w:r>
      <w:r w:rsidR="005F0340">
        <w:t>upcycling</w:t>
      </w:r>
      <w:r>
        <w:t xml:space="preserve"> supply chain practices.</w:t>
      </w:r>
    </w:p>
    <w:p w14:paraId="74F59C78" w14:textId="77777777" w:rsidR="00C856AD" w:rsidRDefault="00C856AD" w:rsidP="00C856AD">
      <w:r>
        <w:t>KPI: Number of policy changes influenced or initiated.</w:t>
      </w:r>
    </w:p>
    <w:p w14:paraId="0D809EA9" w14:textId="77777777" w:rsidR="00C856AD" w:rsidRDefault="00C856AD" w:rsidP="00C856AD">
      <w:r>
        <w:t>Human Resources and Administration</w:t>
      </w:r>
    </w:p>
    <w:p w14:paraId="1A535EA3" w14:textId="77777777" w:rsidR="00C856AD" w:rsidRDefault="00C856AD" w:rsidP="00C856AD">
      <w:r>
        <w:t>Objective: To support VCR's operational needs and ensure a motivated, engaged team.</w:t>
      </w:r>
    </w:p>
    <w:p w14:paraId="0B625142" w14:textId="77777777" w:rsidR="00C856AD" w:rsidRDefault="00C856AD" w:rsidP="00C856AD">
      <w:r>
        <w:t>KPI: Employee satisfaction and retention rate.</w:t>
      </w:r>
    </w:p>
    <w:p w14:paraId="7906990D" w14:textId="3A16E35D" w:rsidR="1362D8E9" w:rsidRDefault="1362D8E9">
      <w:r>
        <w:br w:type="page"/>
      </w:r>
    </w:p>
    <w:p w14:paraId="05184976" w14:textId="40226BB8" w:rsidR="5D0C66F3" w:rsidRDefault="5D0C66F3" w:rsidP="1362D8E9">
      <w:pPr>
        <w:pStyle w:val="Heading3"/>
        <w:rPr>
          <w:lang w:val="en-US"/>
        </w:rPr>
      </w:pPr>
      <w:bookmarkStart w:id="55" w:name="_Toc158237266"/>
      <w:r w:rsidRPr="1362D8E9">
        <w:rPr>
          <w:lang w:val="en-US"/>
        </w:rPr>
        <w:lastRenderedPageBreak/>
        <w:t>Promotion of Labor Practices (in the style of FORD)</w:t>
      </w:r>
      <w:bookmarkEnd w:id="55"/>
    </w:p>
    <w:p w14:paraId="4AF06806" w14:textId="1948F534" w:rsidR="5D0C66F3" w:rsidRDefault="3EB54438" w:rsidP="00571C1F">
      <w:pPr>
        <w:rPr>
          <w:i/>
          <w:iCs/>
        </w:rPr>
      </w:pPr>
      <w:r>
        <w:t xml:space="preserve">Simulate and talk about the effect of good practices across all supply chain levels. By ensuring fair wages, safe working conditions, on-time payments and respect for workers' </w:t>
      </w:r>
      <w:r w:rsidRPr="380DFAE7">
        <w:rPr>
          <w:b/>
          <w:bCs/>
        </w:rPr>
        <w:t>ford</w:t>
      </w:r>
      <w:r>
        <w:t xml:space="preserve"> showed us that output can increase and you can turn it into a significant advantage. We need to make sure that there are economic drivers to do ethical practices, otherwise we break “The social contract”. The story of Henry Ford illustrates exactly the paradigm of supply chain, hailed as an innovator for </w:t>
      </w:r>
      <w:r w:rsidR="005F0340">
        <w:t>upcycling</w:t>
      </w:r>
      <w:r>
        <w:t xml:space="preserve"> business practices, not a lot of people pay attention to the fact that he didn’t do it to be in the “moral right”. He did it, because it was an economic opportunity, and he did it, cold and calculating. He did it, to add more value to his products, his company, his consumer’s lives but especially to his bottom line.</w:t>
      </w:r>
      <w:r w:rsidRPr="380DFAE7">
        <w:rPr>
          <w:i/>
          <w:iCs/>
        </w:rPr>
        <w:t xml:space="preserve"> </w:t>
      </w:r>
    </w:p>
    <w:p w14:paraId="295ADF4A" w14:textId="4A0F444F" w:rsidR="55D5DDD8" w:rsidRPr="00571C1F" w:rsidRDefault="55D5DDD8" w:rsidP="00571C1F">
      <w:pPr>
        <w:rPr>
          <w:lang w:val="en-US"/>
        </w:rPr>
      </w:pPr>
    </w:p>
    <w:p w14:paraId="35A7564F" w14:textId="1649894B" w:rsidR="5D0C66F3" w:rsidRDefault="5D0C66F3" w:rsidP="00571C1F">
      <w:pPr>
        <w:rPr>
          <w:lang w:val="en-US"/>
        </w:rPr>
      </w:pPr>
      <w:r w:rsidRPr="1362D8E9">
        <w:rPr>
          <w:lang w:val="en-US"/>
        </w:rPr>
        <w:t>Circular Economy Adoption (in the style of ROCKERFELLER)</w:t>
      </w:r>
    </w:p>
    <w:p w14:paraId="7BFEBF08" w14:textId="17622EB8" w:rsidR="5D0C66F3" w:rsidRDefault="5D0C66F3" w:rsidP="00571C1F">
      <w:r>
        <w:t xml:space="preserve">Facilitate the transition towards a circular economy by encouraging the reuse, recycling, and repurposing of materials </w:t>
      </w:r>
      <w:r w:rsidRPr="1362D8E9">
        <w:rPr>
          <w:b/>
          <w:bCs/>
        </w:rPr>
        <w:t>and how this can be used for profit</w:t>
      </w:r>
      <w:r>
        <w:t xml:space="preserve">. Use examples like Rockefeller and the “Queen of Trash” </w:t>
      </w:r>
      <w:r w:rsidRPr="1362D8E9">
        <w:rPr>
          <w:rFonts w:ascii="Arial" w:hAnsi="Arial" w:cs="Arial"/>
          <w:color w:val="000000" w:themeColor="text1"/>
        </w:rPr>
        <w:t>Zhang Yin</w:t>
      </w:r>
      <w:r w:rsidRPr="1362D8E9">
        <w:rPr>
          <w:rFonts w:ascii="Arial" w:hAnsi="Arial" w:cs="Arial"/>
        </w:rPr>
        <w:t>.</w:t>
      </w:r>
      <w:r>
        <w:t xml:space="preserve">  This effort seeks to minimize waste and promote the regeneration of natural systems, </w:t>
      </w:r>
      <w:r w:rsidRPr="1362D8E9">
        <w:rPr>
          <w:u w:val="single"/>
        </w:rPr>
        <w:t xml:space="preserve">trough basic economics, </w:t>
      </w:r>
      <w:r>
        <w:t>thereby adding value to the supply chain while protecting the planet.</w:t>
      </w:r>
    </w:p>
    <w:p w14:paraId="2A1035F6" w14:textId="174942EF" w:rsidR="5D0C66F3" w:rsidRDefault="5D0C66F3" w:rsidP="00571C1F">
      <w:r>
        <w:t>Technology-Driven accountability (in the style of the VOC)</w:t>
      </w:r>
    </w:p>
    <w:p w14:paraId="47727BD3" w14:textId="7DB7D2D6" w:rsidR="5D0C66F3" w:rsidRDefault="5D0C66F3" w:rsidP="00571C1F">
      <w:r>
        <w:t xml:space="preserve">Utilize advanced traceability technologies to bolster accountability within supply chains. This strategy empowers both consumers and businesses to hold entities accountable for their commitments and to their word. By ensuring that every step of the supply chain can be audited and verified, </w:t>
      </w:r>
      <w:r w:rsidR="005F0340">
        <w:t>upcycling</w:t>
      </w:r>
      <w:r>
        <w:t xml:space="preserve"> finance can start to take hold. By making the rules semi-equal for everyone, we can allow the </w:t>
      </w:r>
      <w:proofErr w:type="spellStart"/>
      <w:r>
        <w:t>supplychain</w:t>
      </w:r>
      <w:proofErr w:type="spellEnd"/>
      <w:r>
        <w:t xml:space="preserve"> dynamics to make the </w:t>
      </w:r>
      <w:proofErr w:type="spellStart"/>
      <w:r>
        <w:t>supplychain</w:t>
      </w:r>
      <w:proofErr w:type="spellEnd"/>
      <w:r>
        <w:t xml:space="preserve"> more stable and profitable. </w:t>
      </w:r>
    </w:p>
    <w:p w14:paraId="00C8CD2A" w14:textId="69C05C00" w:rsidR="5D0C66F3" w:rsidRDefault="5D0C66F3" w:rsidP="00571C1F">
      <w:pPr>
        <w:rPr>
          <w:lang w:val="en-US"/>
        </w:rPr>
      </w:pPr>
      <w:r w:rsidRPr="1362D8E9">
        <w:rPr>
          <w:lang w:val="en-US"/>
        </w:rPr>
        <w:t>Effectively VCR can become a 3</w:t>
      </w:r>
      <w:r w:rsidRPr="1362D8E9">
        <w:rPr>
          <w:vertAlign w:val="superscript"/>
          <w:lang w:val="en-US"/>
        </w:rPr>
        <w:t>rd</w:t>
      </w:r>
      <w:r w:rsidRPr="1362D8E9">
        <w:rPr>
          <w:lang w:val="en-US"/>
        </w:rPr>
        <w:t xml:space="preserve"> party neutral distributor of </w:t>
      </w:r>
      <w:proofErr w:type="spellStart"/>
      <w:r w:rsidRPr="1362D8E9">
        <w:rPr>
          <w:lang w:val="en-US"/>
        </w:rPr>
        <w:t>supplychain</w:t>
      </w:r>
      <w:proofErr w:type="spellEnd"/>
      <w:r w:rsidRPr="1362D8E9">
        <w:rPr>
          <w:lang w:val="en-US"/>
        </w:rPr>
        <w:t xml:space="preserve"> software. </w:t>
      </w:r>
    </w:p>
    <w:p w14:paraId="5B653A4F" w14:textId="59E7F169" w:rsidR="5D0C66F3" w:rsidRDefault="5D0C66F3" w:rsidP="00571C1F">
      <w:proofErr w:type="spellStart"/>
      <w:r>
        <w:t>Collabortive</w:t>
      </w:r>
      <w:proofErr w:type="spellEnd"/>
      <w:r>
        <w:t xml:space="preserve"> Innovation Platforms (in the style of a Library) </w:t>
      </w:r>
    </w:p>
    <w:p w14:paraId="5871D964" w14:textId="1D59CC54" w:rsidR="5D0C66F3" w:rsidRDefault="5D0C66F3" w:rsidP="00571C1F">
      <w:r>
        <w:t xml:space="preserve">Create education and information exchange between businesses, innovators, and researchers and specifical research institutions to develop new solutions for supply chains. These platforms will serve as incubators for ideas that can revolutionize supply chain practices, focusing on </w:t>
      </w:r>
      <w:r>
        <w:lastRenderedPageBreak/>
        <w:t>sustainability and social good. They should work as a traditional library, where you can come in and find information</w:t>
      </w:r>
      <w:r w:rsidRPr="1362D8E9">
        <w:rPr>
          <w:i/>
          <w:iCs/>
        </w:rPr>
        <w:t>, there might be someone to help you</w:t>
      </w:r>
      <w:r>
        <w:t xml:space="preserve">, but the idea is that you can find it yourself, explore by yourself, and that each book, </w:t>
      </w:r>
      <w:r w:rsidRPr="1362D8E9">
        <w:rPr>
          <w:i/>
          <w:iCs/>
        </w:rPr>
        <w:t>should</w:t>
      </w:r>
      <w:r>
        <w:t xml:space="preserve"> do its own job of explaining itself.</w:t>
      </w:r>
    </w:p>
    <w:p w14:paraId="3E0EF0DA" w14:textId="3E5B3C92" w:rsidR="1362D8E9" w:rsidRDefault="1362D8E9" w:rsidP="1362D8E9"/>
    <w:p w14:paraId="4DEFDB4E" w14:textId="59AF4A29" w:rsidR="1362D8E9" w:rsidRDefault="1362D8E9">
      <w:r>
        <w:br w:type="page"/>
      </w:r>
    </w:p>
    <w:p w14:paraId="69C6FFDB" w14:textId="6DCD8DD1" w:rsidR="00DF0630" w:rsidRPr="00C856AD" w:rsidRDefault="30BA6C9F" w:rsidP="1362D8E9">
      <w:r>
        <w:lastRenderedPageBreak/>
        <w:t xml:space="preserve">ANNEX C: </w:t>
      </w:r>
    </w:p>
    <w:tbl>
      <w:tblPr>
        <w:tblW w:w="0" w:type="auto"/>
        <w:tblLayout w:type="fixed"/>
        <w:tblLook w:val="06A0" w:firstRow="1" w:lastRow="0" w:firstColumn="1" w:lastColumn="0" w:noHBand="1" w:noVBand="1"/>
      </w:tblPr>
      <w:tblGrid>
        <w:gridCol w:w="2275"/>
        <w:gridCol w:w="2134"/>
        <w:gridCol w:w="4951"/>
      </w:tblGrid>
      <w:tr w:rsidR="1362D8E9" w14:paraId="1BC9E44C" w14:textId="77777777" w:rsidTr="380DFAE7">
        <w:trPr>
          <w:trHeight w:val="300"/>
        </w:trPr>
        <w:tc>
          <w:tcPr>
            <w:tcW w:w="2275" w:type="dxa"/>
            <w:vAlign w:val="bottom"/>
          </w:tcPr>
          <w:p w14:paraId="26534FE3" w14:textId="629EA94E" w:rsidR="1362D8E9" w:rsidRDefault="1362D8E9" w:rsidP="1362D8E9">
            <w:pPr>
              <w:spacing w:before="0"/>
            </w:pPr>
            <w:r>
              <w:t>Digital Tools and Platforms</w:t>
            </w:r>
          </w:p>
        </w:tc>
        <w:tc>
          <w:tcPr>
            <w:tcW w:w="2134" w:type="dxa"/>
            <w:vAlign w:val="bottom"/>
          </w:tcPr>
          <w:p w14:paraId="7FEEFB46" w14:textId="5F93F34C" w:rsidR="1362D8E9" w:rsidRDefault="1362D8E9" w:rsidP="1362D8E9">
            <w:pPr>
              <w:spacing w:before="0"/>
            </w:pPr>
            <w:r>
              <w:t>Trello</w:t>
            </w:r>
          </w:p>
        </w:tc>
        <w:tc>
          <w:tcPr>
            <w:tcW w:w="4951" w:type="dxa"/>
            <w:vAlign w:val="bottom"/>
          </w:tcPr>
          <w:p w14:paraId="39069D40" w14:textId="33304505" w:rsidR="1362D8E9" w:rsidRDefault="1362D8E9" w:rsidP="1362D8E9">
            <w:pPr>
              <w:spacing w:before="0"/>
            </w:pPr>
            <w:r>
              <w:t>Visual project management tool for organizing tasks and projects.</w:t>
            </w:r>
          </w:p>
        </w:tc>
      </w:tr>
      <w:tr w:rsidR="1362D8E9" w14:paraId="51D5D256" w14:textId="77777777" w:rsidTr="380DFAE7">
        <w:trPr>
          <w:trHeight w:val="300"/>
        </w:trPr>
        <w:tc>
          <w:tcPr>
            <w:tcW w:w="2275" w:type="dxa"/>
            <w:vAlign w:val="bottom"/>
          </w:tcPr>
          <w:p w14:paraId="3F412C80" w14:textId="0E442DB9" w:rsidR="1362D8E9" w:rsidRDefault="1362D8E9" w:rsidP="1362D8E9">
            <w:pPr>
              <w:spacing w:before="0"/>
            </w:pPr>
            <w:r>
              <w:t>Digital Tools and Platforms</w:t>
            </w:r>
          </w:p>
        </w:tc>
        <w:tc>
          <w:tcPr>
            <w:tcW w:w="2134" w:type="dxa"/>
            <w:vAlign w:val="bottom"/>
          </w:tcPr>
          <w:p w14:paraId="261D1B7A" w14:textId="14E220E7" w:rsidR="1362D8E9" w:rsidRDefault="1362D8E9" w:rsidP="1362D8E9">
            <w:pPr>
              <w:spacing w:before="0"/>
            </w:pPr>
            <w:r>
              <w:t>Asana</w:t>
            </w:r>
          </w:p>
        </w:tc>
        <w:tc>
          <w:tcPr>
            <w:tcW w:w="4951" w:type="dxa"/>
            <w:vAlign w:val="bottom"/>
          </w:tcPr>
          <w:p w14:paraId="02CEC3BC" w14:textId="52386C66" w:rsidR="1362D8E9" w:rsidRDefault="1362D8E9" w:rsidP="1362D8E9">
            <w:pPr>
              <w:spacing w:before="0"/>
            </w:pPr>
            <w:r>
              <w:t>Project management software for team collaboration.</w:t>
            </w:r>
          </w:p>
        </w:tc>
      </w:tr>
      <w:tr w:rsidR="1362D8E9" w14:paraId="40E7A816" w14:textId="77777777" w:rsidTr="380DFAE7">
        <w:trPr>
          <w:trHeight w:val="300"/>
        </w:trPr>
        <w:tc>
          <w:tcPr>
            <w:tcW w:w="2275" w:type="dxa"/>
            <w:vAlign w:val="bottom"/>
          </w:tcPr>
          <w:p w14:paraId="64957BBD" w14:textId="1D94D116" w:rsidR="1362D8E9" w:rsidRDefault="1362D8E9" w:rsidP="1362D8E9">
            <w:pPr>
              <w:spacing w:before="0"/>
            </w:pPr>
            <w:r>
              <w:t>Digital Tools and Platforms</w:t>
            </w:r>
          </w:p>
        </w:tc>
        <w:tc>
          <w:tcPr>
            <w:tcW w:w="2134" w:type="dxa"/>
            <w:vAlign w:val="bottom"/>
          </w:tcPr>
          <w:p w14:paraId="174A9085" w14:textId="34D42D21" w:rsidR="1362D8E9" w:rsidRDefault="1362D8E9" w:rsidP="1362D8E9">
            <w:pPr>
              <w:spacing w:before="0"/>
            </w:pPr>
            <w:r>
              <w:t>Jira</w:t>
            </w:r>
          </w:p>
        </w:tc>
        <w:tc>
          <w:tcPr>
            <w:tcW w:w="4951" w:type="dxa"/>
            <w:vAlign w:val="bottom"/>
          </w:tcPr>
          <w:p w14:paraId="3D936D35" w14:textId="4C407174" w:rsidR="1362D8E9" w:rsidRDefault="1362D8E9" w:rsidP="1362D8E9">
            <w:pPr>
              <w:spacing w:before="0"/>
            </w:pPr>
            <w:r>
              <w:t>Project tracking tool for software development projects.</w:t>
            </w:r>
          </w:p>
        </w:tc>
      </w:tr>
      <w:tr w:rsidR="1362D8E9" w14:paraId="695CF5F1" w14:textId="77777777" w:rsidTr="380DFAE7">
        <w:trPr>
          <w:trHeight w:val="300"/>
        </w:trPr>
        <w:tc>
          <w:tcPr>
            <w:tcW w:w="2275" w:type="dxa"/>
            <w:vAlign w:val="bottom"/>
          </w:tcPr>
          <w:p w14:paraId="56050207" w14:textId="19976799" w:rsidR="1362D8E9" w:rsidRDefault="1362D8E9" w:rsidP="1362D8E9">
            <w:pPr>
              <w:spacing w:before="0"/>
            </w:pPr>
            <w:r>
              <w:t>Digital Tools and Platforms</w:t>
            </w:r>
          </w:p>
        </w:tc>
        <w:tc>
          <w:tcPr>
            <w:tcW w:w="2134" w:type="dxa"/>
            <w:vAlign w:val="bottom"/>
          </w:tcPr>
          <w:p w14:paraId="2CEF84C3" w14:textId="3C1A4AB3" w:rsidR="1362D8E9" w:rsidRDefault="1362D8E9" w:rsidP="1362D8E9">
            <w:pPr>
              <w:spacing w:before="0"/>
            </w:pPr>
            <w:r>
              <w:t>Amazon Web Services (AWS)</w:t>
            </w:r>
          </w:p>
        </w:tc>
        <w:tc>
          <w:tcPr>
            <w:tcW w:w="4951" w:type="dxa"/>
            <w:vAlign w:val="bottom"/>
          </w:tcPr>
          <w:p w14:paraId="5DFA6F9D" w14:textId="38127371" w:rsidR="1362D8E9" w:rsidRDefault="1362D8E9" w:rsidP="1362D8E9">
            <w:pPr>
              <w:spacing w:before="0"/>
            </w:pPr>
            <w:r>
              <w:t>Scalable cloud computing services.</w:t>
            </w:r>
          </w:p>
        </w:tc>
      </w:tr>
      <w:tr w:rsidR="1362D8E9" w14:paraId="2897E303" w14:textId="77777777" w:rsidTr="380DFAE7">
        <w:trPr>
          <w:trHeight w:val="300"/>
        </w:trPr>
        <w:tc>
          <w:tcPr>
            <w:tcW w:w="2275" w:type="dxa"/>
            <w:vAlign w:val="bottom"/>
          </w:tcPr>
          <w:p w14:paraId="2123BE80" w14:textId="5DDF3E5D" w:rsidR="1362D8E9" w:rsidRDefault="1362D8E9" w:rsidP="1362D8E9">
            <w:pPr>
              <w:spacing w:before="0"/>
            </w:pPr>
            <w:r>
              <w:t>Digital Tools and Platforms</w:t>
            </w:r>
          </w:p>
        </w:tc>
        <w:tc>
          <w:tcPr>
            <w:tcW w:w="2134" w:type="dxa"/>
            <w:vAlign w:val="bottom"/>
          </w:tcPr>
          <w:p w14:paraId="028B2D82" w14:textId="3EAA01DA" w:rsidR="1362D8E9" w:rsidRDefault="1362D8E9" w:rsidP="1362D8E9">
            <w:pPr>
              <w:spacing w:before="0"/>
            </w:pPr>
            <w:r>
              <w:t>Google Cloud Platform</w:t>
            </w:r>
          </w:p>
        </w:tc>
        <w:tc>
          <w:tcPr>
            <w:tcW w:w="4951" w:type="dxa"/>
            <w:vAlign w:val="bottom"/>
          </w:tcPr>
          <w:p w14:paraId="59C4366E" w14:textId="404D6232" w:rsidR="1362D8E9" w:rsidRDefault="1362D8E9" w:rsidP="1362D8E9">
            <w:pPr>
              <w:spacing w:before="0"/>
            </w:pPr>
            <w:r>
              <w:t>Cloud computing services for storage and computing power.</w:t>
            </w:r>
          </w:p>
        </w:tc>
      </w:tr>
      <w:tr w:rsidR="1362D8E9" w14:paraId="55562029" w14:textId="77777777" w:rsidTr="380DFAE7">
        <w:trPr>
          <w:trHeight w:val="300"/>
        </w:trPr>
        <w:tc>
          <w:tcPr>
            <w:tcW w:w="2275" w:type="dxa"/>
            <w:vAlign w:val="bottom"/>
          </w:tcPr>
          <w:p w14:paraId="39830673" w14:textId="0A01B063" w:rsidR="1362D8E9" w:rsidRDefault="1362D8E9" w:rsidP="1362D8E9">
            <w:pPr>
              <w:spacing w:before="0"/>
            </w:pPr>
            <w:r>
              <w:t>Digital Tools and Platforms</w:t>
            </w:r>
          </w:p>
        </w:tc>
        <w:tc>
          <w:tcPr>
            <w:tcW w:w="2134" w:type="dxa"/>
            <w:vAlign w:val="bottom"/>
          </w:tcPr>
          <w:p w14:paraId="73FA982B" w14:textId="37952FE4" w:rsidR="1362D8E9" w:rsidRDefault="1362D8E9" w:rsidP="1362D8E9">
            <w:pPr>
              <w:spacing w:before="0"/>
            </w:pPr>
            <w:r>
              <w:t>Microsoft Azure</w:t>
            </w:r>
          </w:p>
        </w:tc>
        <w:tc>
          <w:tcPr>
            <w:tcW w:w="4951" w:type="dxa"/>
            <w:vAlign w:val="bottom"/>
          </w:tcPr>
          <w:p w14:paraId="53511101" w14:textId="71150331" w:rsidR="1362D8E9" w:rsidRDefault="1362D8E9" w:rsidP="1362D8E9">
            <w:pPr>
              <w:spacing w:before="0"/>
            </w:pPr>
            <w:r>
              <w:t>Cloud computing service for building</w:t>
            </w:r>
          </w:p>
        </w:tc>
      </w:tr>
      <w:tr w:rsidR="1362D8E9" w14:paraId="4375B27D" w14:textId="77777777" w:rsidTr="380DFAE7">
        <w:trPr>
          <w:trHeight w:val="300"/>
        </w:trPr>
        <w:tc>
          <w:tcPr>
            <w:tcW w:w="2275" w:type="dxa"/>
            <w:vAlign w:val="bottom"/>
          </w:tcPr>
          <w:p w14:paraId="354A8A18" w14:textId="03A666BB" w:rsidR="1362D8E9" w:rsidRDefault="1362D8E9" w:rsidP="1362D8E9">
            <w:pPr>
              <w:spacing w:before="0"/>
            </w:pPr>
            <w:r>
              <w:t>Data Analytics Platforms</w:t>
            </w:r>
          </w:p>
        </w:tc>
        <w:tc>
          <w:tcPr>
            <w:tcW w:w="2134" w:type="dxa"/>
            <w:vAlign w:val="bottom"/>
          </w:tcPr>
          <w:p w14:paraId="42B07909" w14:textId="40C2C46D" w:rsidR="1362D8E9" w:rsidRDefault="1362D8E9" w:rsidP="1362D8E9">
            <w:pPr>
              <w:spacing w:before="0"/>
            </w:pPr>
            <w:r>
              <w:t>Apache Hadoop</w:t>
            </w:r>
          </w:p>
        </w:tc>
        <w:tc>
          <w:tcPr>
            <w:tcW w:w="4951" w:type="dxa"/>
            <w:vAlign w:val="bottom"/>
          </w:tcPr>
          <w:p w14:paraId="58AA0896" w14:textId="13AC850E" w:rsidR="1362D8E9" w:rsidRDefault="1362D8E9" w:rsidP="1362D8E9">
            <w:pPr>
              <w:spacing w:before="0"/>
            </w:pPr>
            <w:r>
              <w:t>Framework for distributed storage and processing of big data sets.</w:t>
            </w:r>
          </w:p>
        </w:tc>
      </w:tr>
      <w:tr w:rsidR="1362D8E9" w14:paraId="78EA03DD" w14:textId="77777777" w:rsidTr="380DFAE7">
        <w:trPr>
          <w:trHeight w:val="300"/>
        </w:trPr>
        <w:tc>
          <w:tcPr>
            <w:tcW w:w="2275" w:type="dxa"/>
            <w:vAlign w:val="bottom"/>
          </w:tcPr>
          <w:p w14:paraId="6459D6C2" w14:textId="58315CC7" w:rsidR="1362D8E9" w:rsidRDefault="1362D8E9" w:rsidP="1362D8E9">
            <w:pPr>
              <w:spacing w:before="0"/>
            </w:pPr>
            <w:r>
              <w:t>Data Analytics Platforms</w:t>
            </w:r>
          </w:p>
        </w:tc>
        <w:tc>
          <w:tcPr>
            <w:tcW w:w="2134" w:type="dxa"/>
            <w:vAlign w:val="bottom"/>
          </w:tcPr>
          <w:p w14:paraId="4EACF2A6" w14:textId="4E9C7E88" w:rsidR="1362D8E9" w:rsidRDefault="1362D8E9" w:rsidP="1362D8E9">
            <w:pPr>
              <w:spacing w:before="0"/>
            </w:pPr>
            <w:r>
              <w:t>Spark</w:t>
            </w:r>
          </w:p>
        </w:tc>
        <w:tc>
          <w:tcPr>
            <w:tcW w:w="4951" w:type="dxa"/>
            <w:vAlign w:val="bottom"/>
          </w:tcPr>
          <w:p w14:paraId="4348B0E9" w14:textId="4B95DF51" w:rsidR="1362D8E9" w:rsidRDefault="1362D8E9" w:rsidP="1362D8E9">
            <w:pPr>
              <w:spacing w:before="0"/>
            </w:pPr>
            <w:r>
              <w:t>Fast and general engine for big data processing.</w:t>
            </w:r>
          </w:p>
        </w:tc>
      </w:tr>
      <w:tr w:rsidR="1362D8E9" w14:paraId="09972564" w14:textId="77777777" w:rsidTr="380DFAE7">
        <w:trPr>
          <w:trHeight w:val="300"/>
        </w:trPr>
        <w:tc>
          <w:tcPr>
            <w:tcW w:w="2275" w:type="dxa"/>
            <w:vAlign w:val="bottom"/>
          </w:tcPr>
          <w:p w14:paraId="68A4FD75" w14:textId="3F7E2C4D" w:rsidR="1362D8E9" w:rsidRDefault="1362D8E9" w:rsidP="1362D8E9">
            <w:pPr>
              <w:spacing w:before="0"/>
            </w:pPr>
            <w:r>
              <w:t>Data Analytics Platforms</w:t>
            </w:r>
          </w:p>
        </w:tc>
        <w:tc>
          <w:tcPr>
            <w:tcW w:w="2134" w:type="dxa"/>
            <w:vAlign w:val="bottom"/>
          </w:tcPr>
          <w:p w14:paraId="76260F55" w14:textId="000F40CD" w:rsidR="1362D8E9" w:rsidRDefault="1362D8E9" w:rsidP="1362D8E9">
            <w:pPr>
              <w:spacing w:before="0"/>
            </w:pPr>
            <w:r>
              <w:t>R</w:t>
            </w:r>
          </w:p>
        </w:tc>
        <w:tc>
          <w:tcPr>
            <w:tcW w:w="4951" w:type="dxa"/>
            <w:vAlign w:val="bottom"/>
          </w:tcPr>
          <w:p w14:paraId="48CFC4B3" w14:textId="32D8A735" w:rsidR="1362D8E9" w:rsidRDefault="1362D8E9" w:rsidP="1362D8E9">
            <w:pPr>
              <w:spacing w:before="0"/>
            </w:pPr>
            <w:r>
              <w:t>Statistical computing and graphics software.</w:t>
            </w:r>
          </w:p>
        </w:tc>
      </w:tr>
      <w:tr w:rsidR="1362D8E9" w14:paraId="467EC86E" w14:textId="77777777" w:rsidTr="380DFAE7">
        <w:trPr>
          <w:trHeight w:val="300"/>
        </w:trPr>
        <w:tc>
          <w:tcPr>
            <w:tcW w:w="2275" w:type="dxa"/>
            <w:vAlign w:val="bottom"/>
          </w:tcPr>
          <w:p w14:paraId="691C5EDE" w14:textId="50B34414" w:rsidR="1362D8E9" w:rsidRDefault="1362D8E9" w:rsidP="1362D8E9">
            <w:pPr>
              <w:spacing w:before="0"/>
            </w:pPr>
            <w:r>
              <w:t>Data Analytics Platforms</w:t>
            </w:r>
          </w:p>
        </w:tc>
        <w:tc>
          <w:tcPr>
            <w:tcW w:w="2134" w:type="dxa"/>
            <w:vAlign w:val="bottom"/>
          </w:tcPr>
          <w:p w14:paraId="439A3173" w14:textId="653392A4" w:rsidR="1362D8E9" w:rsidRDefault="1362D8E9" w:rsidP="1362D8E9">
            <w:pPr>
              <w:spacing w:before="0"/>
            </w:pPr>
            <w:r>
              <w:t>Python with Pandas and NumPy</w:t>
            </w:r>
          </w:p>
        </w:tc>
        <w:tc>
          <w:tcPr>
            <w:tcW w:w="4951" w:type="dxa"/>
            <w:vAlign w:val="bottom"/>
          </w:tcPr>
          <w:p w14:paraId="128F5FD4" w14:textId="435BCB8B" w:rsidR="1362D8E9" w:rsidRDefault="1362D8E9" w:rsidP="1362D8E9">
            <w:pPr>
              <w:spacing w:before="0"/>
            </w:pPr>
            <w:r>
              <w:t>Programming language with libraries for data analysis and manipulation.</w:t>
            </w:r>
          </w:p>
        </w:tc>
      </w:tr>
      <w:tr w:rsidR="1362D8E9" w14:paraId="6C045748" w14:textId="77777777" w:rsidTr="380DFAE7">
        <w:trPr>
          <w:trHeight w:val="300"/>
        </w:trPr>
        <w:tc>
          <w:tcPr>
            <w:tcW w:w="2275" w:type="dxa"/>
            <w:vAlign w:val="bottom"/>
          </w:tcPr>
          <w:p w14:paraId="5621794F" w14:textId="74945403" w:rsidR="1362D8E9" w:rsidRDefault="1362D8E9" w:rsidP="1362D8E9">
            <w:pPr>
              <w:spacing w:before="0"/>
            </w:pPr>
            <w:r>
              <w:t>Data Analytics Platforms</w:t>
            </w:r>
          </w:p>
        </w:tc>
        <w:tc>
          <w:tcPr>
            <w:tcW w:w="2134" w:type="dxa"/>
            <w:vAlign w:val="bottom"/>
          </w:tcPr>
          <w:p w14:paraId="3ABCB444" w14:textId="42630FFF" w:rsidR="1362D8E9" w:rsidRDefault="1362D8E9" w:rsidP="1362D8E9">
            <w:pPr>
              <w:spacing w:before="0"/>
            </w:pPr>
            <w:r>
              <w:t>SPSS</w:t>
            </w:r>
          </w:p>
        </w:tc>
        <w:tc>
          <w:tcPr>
            <w:tcW w:w="4951" w:type="dxa"/>
            <w:vAlign w:val="bottom"/>
          </w:tcPr>
          <w:p w14:paraId="2835AA1C" w14:textId="4F91B5AC" w:rsidR="1362D8E9" w:rsidRDefault="1362D8E9" w:rsidP="1362D8E9">
            <w:pPr>
              <w:spacing w:before="0"/>
            </w:pPr>
            <w:r>
              <w:t>Software for statistical analysis.</w:t>
            </w:r>
          </w:p>
        </w:tc>
      </w:tr>
      <w:tr w:rsidR="1362D8E9" w14:paraId="4B37C8C3" w14:textId="77777777" w:rsidTr="380DFAE7">
        <w:trPr>
          <w:trHeight w:val="300"/>
        </w:trPr>
        <w:tc>
          <w:tcPr>
            <w:tcW w:w="2275" w:type="dxa"/>
            <w:vAlign w:val="bottom"/>
          </w:tcPr>
          <w:p w14:paraId="69D38361" w14:textId="08CE7407" w:rsidR="1362D8E9" w:rsidRDefault="1362D8E9" w:rsidP="1362D8E9">
            <w:pPr>
              <w:spacing w:before="0"/>
            </w:pPr>
            <w:r>
              <w:t>Data Analytics Platforms</w:t>
            </w:r>
          </w:p>
        </w:tc>
        <w:tc>
          <w:tcPr>
            <w:tcW w:w="2134" w:type="dxa"/>
            <w:vAlign w:val="bottom"/>
          </w:tcPr>
          <w:p w14:paraId="528A0AD6" w14:textId="153C1E18" w:rsidR="1362D8E9" w:rsidRDefault="1362D8E9" w:rsidP="1362D8E9">
            <w:pPr>
              <w:spacing w:before="0"/>
            </w:pPr>
            <w:r>
              <w:t>Stata</w:t>
            </w:r>
          </w:p>
        </w:tc>
        <w:tc>
          <w:tcPr>
            <w:tcW w:w="4951" w:type="dxa"/>
            <w:vAlign w:val="bottom"/>
          </w:tcPr>
          <w:p w14:paraId="0747336E" w14:textId="663FA8C4" w:rsidR="1362D8E9" w:rsidRDefault="1362D8E9" w:rsidP="1362D8E9">
            <w:pPr>
              <w:spacing w:before="0"/>
            </w:pPr>
            <w:r>
              <w:t>Statistical software for data analysis</w:t>
            </w:r>
          </w:p>
        </w:tc>
      </w:tr>
      <w:tr w:rsidR="1362D8E9" w14:paraId="57ACC9E1" w14:textId="77777777" w:rsidTr="380DFAE7">
        <w:trPr>
          <w:trHeight w:val="300"/>
        </w:trPr>
        <w:tc>
          <w:tcPr>
            <w:tcW w:w="2275" w:type="dxa"/>
            <w:vAlign w:val="bottom"/>
          </w:tcPr>
          <w:p w14:paraId="7E7735BB" w14:textId="56B99587" w:rsidR="1362D8E9" w:rsidRDefault="1362D8E9" w:rsidP="1362D8E9">
            <w:pPr>
              <w:spacing w:before="0"/>
            </w:pPr>
            <w:r>
              <w:t>Data Analytics Platforms</w:t>
            </w:r>
          </w:p>
        </w:tc>
        <w:tc>
          <w:tcPr>
            <w:tcW w:w="2134" w:type="dxa"/>
            <w:vAlign w:val="bottom"/>
          </w:tcPr>
          <w:p w14:paraId="7EC0977C" w14:textId="31D67E71" w:rsidR="1362D8E9" w:rsidRDefault="1362D8E9" w:rsidP="1362D8E9">
            <w:pPr>
              <w:spacing w:before="0"/>
            </w:pPr>
            <w:r>
              <w:t>Tableau</w:t>
            </w:r>
          </w:p>
        </w:tc>
        <w:tc>
          <w:tcPr>
            <w:tcW w:w="4951" w:type="dxa"/>
            <w:vAlign w:val="bottom"/>
          </w:tcPr>
          <w:p w14:paraId="2EE614E3" w14:textId="0965AFB2" w:rsidR="1362D8E9" w:rsidRDefault="1362D8E9" w:rsidP="1362D8E9">
            <w:pPr>
              <w:spacing w:before="0"/>
            </w:pPr>
            <w:r>
              <w:t>Data visualization tool for business intelligence.</w:t>
            </w:r>
          </w:p>
        </w:tc>
      </w:tr>
      <w:tr w:rsidR="1362D8E9" w14:paraId="5747EF98" w14:textId="77777777" w:rsidTr="380DFAE7">
        <w:trPr>
          <w:trHeight w:val="300"/>
        </w:trPr>
        <w:tc>
          <w:tcPr>
            <w:tcW w:w="2275" w:type="dxa"/>
            <w:vAlign w:val="bottom"/>
          </w:tcPr>
          <w:p w14:paraId="4C2D269A" w14:textId="30239952" w:rsidR="1362D8E9" w:rsidRDefault="1362D8E9" w:rsidP="1362D8E9">
            <w:pPr>
              <w:spacing w:before="0"/>
            </w:pPr>
            <w:r>
              <w:t>Data Analytics Platforms</w:t>
            </w:r>
          </w:p>
        </w:tc>
        <w:tc>
          <w:tcPr>
            <w:tcW w:w="2134" w:type="dxa"/>
            <w:vAlign w:val="bottom"/>
          </w:tcPr>
          <w:p w14:paraId="0DDEA3EC" w14:textId="15CF8733" w:rsidR="1362D8E9" w:rsidRDefault="1362D8E9" w:rsidP="1362D8E9">
            <w:pPr>
              <w:spacing w:before="0"/>
            </w:pPr>
            <w:r>
              <w:t>Power BI</w:t>
            </w:r>
          </w:p>
        </w:tc>
        <w:tc>
          <w:tcPr>
            <w:tcW w:w="4951" w:type="dxa"/>
            <w:vAlign w:val="bottom"/>
          </w:tcPr>
          <w:p w14:paraId="38DBA35B" w14:textId="05E89734" w:rsidR="1362D8E9" w:rsidRDefault="1362D8E9" w:rsidP="1362D8E9">
            <w:pPr>
              <w:spacing w:before="0"/>
            </w:pPr>
            <w:r>
              <w:t>Business analytics service for data visualization.</w:t>
            </w:r>
          </w:p>
        </w:tc>
      </w:tr>
      <w:tr w:rsidR="1362D8E9" w14:paraId="2BC7FB57" w14:textId="77777777" w:rsidTr="380DFAE7">
        <w:trPr>
          <w:trHeight w:val="300"/>
        </w:trPr>
        <w:tc>
          <w:tcPr>
            <w:tcW w:w="2275" w:type="dxa"/>
            <w:vAlign w:val="bottom"/>
          </w:tcPr>
          <w:p w14:paraId="6B1F0385" w14:textId="433849DF" w:rsidR="1362D8E9" w:rsidRDefault="1362D8E9" w:rsidP="1362D8E9">
            <w:pPr>
              <w:spacing w:before="0"/>
            </w:pPr>
            <w:r>
              <w:t>Data Analytics Platforms</w:t>
            </w:r>
          </w:p>
        </w:tc>
        <w:tc>
          <w:tcPr>
            <w:tcW w:w="2134" w:type="dxa"/>
            <w:vAlign w:val="bottom"/>
          </w:tcPr>
          <w:p w14:paraId="282E557E" w14:textId="7FBCC06E" w:rsidR="1362D8E9" w:rsidRDefault="1362D8E9" w:rsidP="1362D8E9">
            <w:pPr>
              <w:spacing w:before="0"/>
            </w:pPr>
            <w:r>
              <w:t>Google Data Studio</w:t>
            </w:r>
          </w:p>
        </w:tc>
        <w:tc>
          <w:tcPr>
            <w:tcW w:w="4951" w:type="dxa"/>
            <w:vAlign w:val="bottom"/>
          </w:tcPr>
          <w:p w14:paraId="40F68C2E" w14:textId="3035252B" w:rsidR="1362D8E9" w:rsidRDefault="1362D8E9" w:rsidP="1362D8E9">
            <w:pPr>
              <w:spacing w:before="0"/>
            </w:pPr>
            <w:r>
              <w:t>Data visualization and reporting tool.</w:t>
            </w:r>
          </w:p>
        </w:tc>
      </w:tr>
      <w:tr w:rsidR="1362D8E9" w14:paraId="3A896A8C" w14:textId="77777777" w:rsidTr="380DFAE7">
        <w:trPr>
          <w:trHeight w:val="300"/>
        </w:trPr>
        <w:tc>
          <w:tcPr>
            <w:tcW w:w="2275" w:type="dxa"/>
            <w:vAlign w:val="bottom"/>
          </w:tcPr>
          <w:p w14:paraId="4B91CD7C" w14:textId="1BE449C8" w:rsidR="1362D8E9" w:rsidRDefault="1362D8E9" w:rsidP="1362D8E9">
            <w:pPr>
              <w:spacing w:before="0"/>
            </w:pPr>
            <w:r>
              <w:t>Global Research Networks Access</w:t>
            </w:r>
          </w:p>
        </w:tc>
        <w:tc>
          <w:tcPr>
            <w:tcW w:w="2134" w:type="dxa"/>
            <w:vAlign w:val="bottom"/>
          </w:tcPr>
          <w:p w14:paraId="6E4393FA" w14:textId="7379D754" w:rsidR="1362D8E9" w:rsidRDefault="1362D8E9" w:rsidP="1362D8E9">
            <w:pPr>
              <w:spacing w:before="0"/>
            </w:pPr>
            <w:r>
              <w:t>Google Scholar</w:t>
            </w:r>
          </w:p>
        </w:tc>
        <w:tc>
          <w:tcPr>
            <w:tcW w:w="4951" w:type="dxa"/>
            <w:vAlign w:val="bottom"/>
          </w:tcPr>
          <w:p w14:paraId="526292B3" w14:textId="2AD4E32B" w:rsidR="1362D8E9" w:rsidRDefault="1362D8E9" w:rsidP="1362D8E9">
            <w:pPr>
              <w:spacing w:before="0"/>
            </w:pPr>
            <w:r>
              <w:t>Search engine for scholarly literature.</w:t>
            </w:r>
          </w:p>
        </w:tc>
      </w:tr>
      <w:tr w:rsidR="1362D8E9" w14:paraId="5723558D" w14:textId="77777777" w:rsidTr="380DFAE7">
        <w:trPr>
          <w:trHeight w:val="300"/>
        </w:trPr>
        <w:tc>
          <w:tcPr>
            <w:tcW w:w="2275" w:type="dxa"/>
            <w:vAlign w:val="bottom"/>
          </w:tcPr>
          <w:p w14:paraId="45FC5713" w14:textId="4269010C" w:rsidR="1362D8E9" w:rsidRDefault="1362D8E9" w:rsidP="1362D8E9">
            <w:pPr>
              <w:spacing w:before="0"/>
            </w:pPr>
            <w:r>
              <w:lastRenderedPageBreak/>
              <w:t>Global Research Networks Access</w:t>
            </w:r>
          </w:p>
        </w:tc>
        <w:tc>
          <w:tcPr>
            <w:tcW w:w="2134" w:type="dxa"/>
            <w:vAlign w:val="bottom"/>
          </w:tcPr>
          <w:p w14:paraId="2089C23B" w14:textId="36B7C2D3" w:rsidR="1362D8E9" w:rsidRDefault="1362D8E9" w:rsidP="1362D8E9">
            <w:pPr>
              <w:spacing w:before="0"/>
            </w:pPr>
            <w:r>
              <w:t>Web of Science</w:t>
            </w:r>
          </w:p>
        </w:tc>
        <w:tc>
          <w:tcPr>
            <w:tcW w:w="4951" w:type="dxa"/>
            <w:vAlign w:val="bottom"/>
          </w:tcPr>
          <w:p w14:paraId="03B6284B" w14:textId="0C5B19E0" w:rsidR="1362D8E9" w:rsidRDefault="1362D8E9" w:rsidP="1362D8E9">
            <w:pPr>
              <w:spacing w:before="0"/>
            </w:pPr>
            <w:r>
              <w:t>Comprehensive research platform.</w:t>
            </w:r>
          </w:p>
        </w:tc>
      </w:tr>
      <w:tr w:rsidR="1362D8E9" w14:paraId="29F4BF89" w14:textId="77777777" w:rsidTr="380DFAE7">
        <w:trPr>
          <w:trHeight w:val="300"/>
        </w:trPr>
        <w:tc>
          <w:tcPr>
            <w:tcW w:w="2275" w:type="dxa"/>
            <w:vAlign w:val="bottom"/>
          </w:tcPr>
          <w:p w14:paraId="2CBA40D7" w14:textId="4E1388C3" w:rsidR="1362D8E9" w:rsidRDefault="1362D8E9" w:rsidP="1362D8E9">
            <w:pPr>
              <w:spacing w:before="0"/>
            </w:pPr>
            <w:r>
              <w:t>Global Research Networks Access</w:t>
            </w:r>
          </w:p>
        </w:tc>
        <w:tc>
          <w:tcPr>
            <w:tcW w:w="2134" w:type="dxa"/>
            <w:vAlign w:val="bottom"/>
          </w:tcPr>
          <w:p w14:paraId="4EBC4919" w14:textId="5D2B846E" w:rsidR="1362D8E9" w:rsidRDefault="1362D8E9" w:rsidP="1362D8E9">
            <w:pPr>
              <w:spacing w:before="0"/>
            </w:pPr>
            <w:r>
              <w:t>Scopus</w:t>
            </w:r>
          </w:p>
        </w:tc>
        <w:tc>
          <w:tcPr>
            <w:tcW w:w="4951" w:type="dxa"/>
            <w:vAlign w:val="bottom"/>
          </w:tcPr>
          <w:p w14:paraId="2458A5D1" w14:textId="2FD66386" w:rsidR="1362D8E9" w:rsidRDefault="1362D8E9" w:rsidP="1362D8E9">
            <w:pPr>
              <w:spacing w:before="0"/>
            </w:pPr>
            <w:r>
              <w:t>Abstract and citation database of peer-reviewed literature.</w:t>
            </w:r>
          </w:p>
        </w:tc>
      </w:tr>
      <w:tr w:rsidR="1362D8E9" w14:paraId="516AA15F" w14:textId="77777777" w:rsidTr="380DFAE7">
        <w:trPr>
          <w:trHeight w:val="300"/>
        </w:trPr>
        <w:tc>
          <w:tcPr>
            <w:tcW w:w="2275" w:type="dxa"/>
            <w:vAlign w:val="bottom"/>
          </w:tcPr>
          <w:p w14:paraId="61C5B2AC" w14:textId="707F3D53" w:rsidR="1362D8E9" w:rsidRDefault="1362D8E9" w:rsidP="1362D8E9">
            <w:pPr>
              <w:spacing w:before="0"/>
            </w:pPr>
            <w:r>
              <w:t>Global Research Networks Access</w:t>
            </w:r>
          </w:p>
        </w:tc>
        <w:tc>
          <w:tcPr>
            <w:tcW w:w="2134" w:type="dxa"/>
            <w:vAlign w:val="bottom"/>
          </w:tcPr>
          <w:p w14:paraId="21590D36" w14:textId="0844F889" w:rsidR="1362D8E9" w:rsidRDefault="1362D8E9" w:rsidP="1362D8E9">
            <w:pPr>
              <w:spacing w:before="0"/>
            </w:pPr>
            <w:proofErr w:type="spellStart"/>
            <w:r>
              <w:t>arXiv</w:t>
            </w:r>
            <w:proofErr w:type="spellEnd"/>
          </w:p>
        </w:tc>
        <w:tc>
          <w:tcPr>
            <w:tcW w:w="4951" w:type="dxa"/>
            <w:vAlign w:val="bottom"/>
          </w:tcPr>
          <w:p w14:paraId="6E1A7A6C" w14:textId="2EE35D11" w:rsidR="1362D8E9" w:rsidRDefault="1362D8E9" w:rsidP="1362D8E9">
            <w:pPr>
              <w:spacing w:before="0"/>
            </w:pPr>
            <w:r>
              <w:t>Open access repository of scientific papers.</w:t>
            </w:r>
          </w:p>
        </w:tc>
      </w:tr>
      <w:tr w:rsidR="1362D8E9" w14:paraId="03BB17F7" w14:textId="77777777" w:rsidTr="380DFAE7">
        <w:trPr>
          <w:trHeight w:val="300"/>
        </w:trPr>
        <w:tc>
          <w:tcPr>
            <w:tcW w:w="2275" w:type="dxa"/>
            <w:vAlign w:val="bottom"/>
          </w:tcPr>
          <w:p w14:paraId="4DC86825" w14:textId="775CA44C" w:rsidR="1362D8E9" w:rsidRDefault="1362D8E9" w:rsidP="1362D8E9">
            <w:pPr>
              <w:spacing w:before="0"/>
            </w:pPr>
            <w:r>
              <w:t>Global Research Networks Access</w:t>
            </w:r>
          </w:p>
        </w:tc>
        <w:tc>
          <w:tcPr>
            <w:tcW w:w="2134" w:type="dxa"/>
            <w:vAlign w:val="bottom"/>
          </w:tcPr>
          <w:p w14:paraId="5DEA4000" w14:textId="6CA6478E" w:rsidR="1362D8E9" w:rsidRDefault="1362D8E9" w:rsidP="1362D8E9">
            <w:pPr>
              <w:spacing w:before="0"/>
            </w:pPr>
            <w:r>
              <w:t>PubMed Central</w:t>
            </w:r>
          </w:p>
        </w:tc>
        <w:tc>
          <w:tcPr>
            <w:tcW w:w="4951" w:type="dxa"/>
            <w:vAlign w:val="bottom"/>
          </w:tcPr>
          <w:p w14:paraId="01B822B7" w14:textId="411E2A8E" w:rsidR="1362D8E9" w:rsidRDefault="1362D8E9" w:rsidP="1362D8E9">
            <w:pPr>
              <w:spacing w:before="0"/>
            </w:pPr>
            <w:r>
              <w:t>Free full-text archive of biomedical and life sciences journal literature.</w:t>
            </w:r>
          </w:p>
        </w:tc>
      </w:tr>
      <w:tr w:rsidR="1362D8E9" w14:paraId="4F2FCC3C" w14:textId="77777777" w:rsidTr="380DFAE7">
        <w:trPr>
          <w:trHeight w:val="300"/>
        </w:trPr>
        <w:tc>
          <w:tcPr>
            <w:tcW w:w="2275" w:type="dxa"/>
            <w:vAlign w:val="bottom"/>
          </w:tcPr>
          <w:p w14:paraId="48D1ACB7" w14:textId="3F7163A6" w:rsidR="1362D8E9" w:rsidRDefault="1362D8E9" w:rsidP="1362D8E9">
            <w:pPr>
              <w:spacing w:before="0"/>
            </w:pPr>
            <w:r>
              <w:t>Global Research Networks Access</w:t>
            </w:r>
          </w:p>
        </w:tc>
        <w:tc>
          <w:tcPr>
            <w:tcW w:w="2134" w:type="dxa"/>
            <w:vAlign w:val="bottom"/>
          </w:tcPr>
          <w:p w14:paraId="1E0F6189" w14:textId="13252715" w:rsidR="1362D8E9" w:rsidRDefault="1362D8E9" w:rsidP="1362D8E9">
            <w:pPr>
              <w:spacing w:before="0"/>
            </w:pPr>
            <w:r>
              <w:t>SSRN</w:t>
            </w:r>
          </w:p>
        </w:tc>
        <w:tc>
          <w:tcPr>
            <w:tcW w:w="4951" w:type="dxa"/>
            <w:vAlign w:val="bottom"/>
          </w:tcPr>
          <w:p w14:paraId="50599653" w14:textId="74B875D7" w:rsidR="1362D8E9" w:rsidRDefault="1362D8E9" w:rsidP="1362D8E9">
            <w:pPr>
              <w:spacing w:before="0"/>
            </w:pPr>
            <w:r>
              <w:t>Repository for research in the social sciences and humanities.</w:t>
            </w:r>
          </w:p>
        </w:tc>
      </w:tr>
      <w:tr w:rsidR="1362D8E9" w14:paraId="0541C794" w14:textId="77777777" w:rsidTr="380DFAE7">
        <w:trPr>
          <w:trHeight w:val="300"/>
        </w:trPr>
        <w:tc>
          <w:tcPr>
            <w:tcW w:w="2275" w:type="dxa"/>
            <w:vAlign w:val="bottom"/>
          </w:tcPr>
          <w:p w14:paraId="5D43830D" w14:textId="30C654EB" w:rsidR="1362D8E9" w:rsidRDefault="1362D8E9" w:rsidP="1362D8E9">
            <w:pPr>
              <w:spacing w:before="0"/>
            </w:pPr>
            <w:r>
              <w:t>Training and Development</w:t>
            </w:r>
          </w:p>
        </w:tc>
        <w:tc>
          <w:tcPr>
            <w:tcW w:w="2134" w:type="dxa"/>
            <w:vAlign w:val="bottom"/>
          </w:tcPr>
          <w:p w14:paraId="3E06D23E" w14:textId="4148220E" w:rsidR="1362D8E9" w:rsidRDefault="1362D8E9" w:rsidP="1362D8E9">
            <w:pPr>
              <w:spacing w:before="0"/>
            </w:pPr>
            <w:r>
              <w:t>Coursera</w:t>
            </w:r>
          </w:p>
        </w:tc>
        <w:tc>
          <w:tcPr>
            <w:tcW w:w="4951" w:type="dxa"/>
            <w:vAlign w:val="bottom"/>
          </w:tcPr>
          <w:p w14:paraId="0B80D145" w14:textId="424F914E" w:rsidR="1362D8E9" w:rsidRDefault="1362D8E9" w:rsidP="1362D8E9">
            <w:pPr>
              <w:spacing w:before="0"/>
            </w:pPr>
            <w:r>
              <w:t>Online learning platform offering courses from universities and colleges.</w:t>
            </w:r>
          </w:p>
        </w:tc>
      </w:tr>
      <w:tr w:rsidR="1362D8E9" w14:paraId="40C39815" w14:textId="77777777" w:rsidTr="380DFAE7">
        <w:trPr>
          <w:trHeight w:val="300"/>
        </w:trPr>
        <w:tc>
          <w:tcPr>
            <w:tcW w:w="2275" w:type="dxa"/>
            <w:vAlign w:val="bottom"/>
          </w:tcPr>
          <w:p w14:paraId="51E74C88" w14:textId="7D0C392E" w:rsidR="1362D8E9" w:rsidRDefault="1362D8E9" w:rsidP="1362D8E9">
            <w:pPr>
              <w:spacing w:before="0"/>
            </w:pPr>
            <w:r>
              <w:t>Training and Development</w:t>
            </w:r>
          </w:p>
        </w:tc>
        <w:tc>
          <w:tcPr>
            <w:tcW w:w="2134" w:type="dxa"/>
            <w:vAlign w:val="bottom"/>
          </w:tcPr>
          <w:p w14:paraId="06730A72" w14:textId="46008B6B" w:rsidR="1362D8E9" w:rsidRDefault="1362D8E9" w:rsidP="1362D8E9">
            <w:pPr>
              <w:spacing w:before="0"/>
            </w:pPr>
            <w:r>
              <w:t>edX</w:t>
            </w:r>
          </w:p>
        </w:tc>
        <w:tc>
          <w:tcPr>
            <w:tcW w:w="4951" w:type="dxa"/>
            <w:vAlign w:val="bottom"/>
          </w:tcPr>
          <w:p w14:paraId="10482623" w14:textId="1125FFCD" w:rsidR="1362D8E9" w:rsidRDefault="1362D8E9" w:rsidP="1362D8E9">
            <w:pPr>
              <w:spacing w:before="0"/>
            </w:pPr>
            <w:r>
              <w:t>Online learning platform offering courses from universities and colleges.</w:t>
            </w:r>
          </w:p>
        </w:tc>
      </w:tr>
      <w:tr w:rsidR="1362D8E9" w14:paraId="56B37726" w14:textId="77777777" w:rsidTr="380DFAE7">
        <w:trPr>
          <w:trHeight w:val="300"/>
        </w:trPr>
        <w:tc>
          <w:tcPr>
            <w:tcW w:w="2275" w:type="dxa"/>
            <w:vAlign w:val="bottom"/>
          </w:tcPr>
          <w:p w14:paraId="48E42AD2" w14:textId="0830C75E" w:rsidR="1362D8E9" w:rsidRDefault="1362D8E9" w:rsidP="1362D8E9">
            <w:pPr>
              <w:spacing w:before="0"/>
            </w:pPr>
            <w:r>
              <w:t>Training and Development</w:t>
            </w:r>
          </w:p>
        </w:tc>
        <w:tc>
          <w:tcPr>
            <w:tcW w:w="2134" w:type="dxa"/>
            <w:vAlign w:val="bottom"/>
          </w:tcPr>
          <w:p w14:paraId="000135F4" w14:textId="731217DB" w:rsidR="1362D8E9" w:rsidRDefault="1362D8E9" w:rsidP="1362D8E9">
            <w:pPr>
              <w:spacing w:before="0"/>
            </w:pPr>
            <w:r>
              <w:t>LinkedIn Learning</w:t>
            </w:r>
          </w:p>
        </w:tc>
        <w:tc>
          <w:tcPr>
            <w:tcW w:w="4951" w:type="dxa"/>
            <w:vAlign w:val="bottom"/>
          </w:tcPr>
          <w:p w14:paraId="46492D99" w14:textId="6A59B57E" w:rsidR="1362D8E9" w:rsidRDefault="1362D8E9" w:rsidP="1362D8E9">
            <w:pPr>
              <w:spacing w:before="0"/>
            </w:pPr>
            <w:r>
              <w:t>Online learning platform offering video courses taught by industry experts.</w:t>
            </w:r>
          </w:p>
        </w:tc>
      </w:tr>
      <w:tr w:rsidR="1362D8E9" w14:paraId="4AFB91B9" w14:textId="77777777" w:rsidTr="380DFAE7">
        <w:trPr>
          <w:trHeight w:val="300"/>
        </w:trPr>
        <w:tc>
          <w:tcPr>
            <w:tcW w:w="2275" w:type="dxa"/>
            <w:vAlign w:val="bottom"/>
          </w:tcPr>
          <w:p w14:paraId="64248879" w14:textId="65105889" w:rsidR="1362D8E9" w:rsidRDefault="1362D8E9" w:rsidP="1362D8E9">
            <w:pPr>
              <w:spacing w:before="0"/>
            </w:pPr>
            <w:r>
              <w:t>Training and Development</w:t>
            </w:r>
          </w:p>
        </w:tc>
        <w:tc>
          <w:tcPr>
            <w:tcW w:w="2134" w:type="dxa"/>
            <w:vAlign w:val="bottom"/>
          </w:tcPr>
          <w:p w14:paraId="6CE3F573" w14:textId="029DF62C" w:rsidR="1362D8E9" w:rsidRDefault="1362D8E9" w:rsidP="1362D8E9">
            <w:pPr>
              <w:spacing w:before="0"/>
            </w:pPr>
            <w:proofErr w:type="spellStart"/>
            <w:r>
              <w:t>GoToWebinar</w:t>
            </w:r>
            <w:proofErr w:type="spellEnd"/>
          </w:p>
        </w:tc>
        <w:tc>
          <w:tcPr>
            <w:tcW w:w="4951" w:type="dxa"/>
            <w:vAlign w:val="bottom"/>
          </w:tcPr>
          <w:p w14:paraId="16C1E9B9" w14:textId="533C4E55" w:rsidR="1362D8E9" w:rsidRDefault="1362D8E9" w:rsidP="1362D8E9">
            <w:pPr>
              <w:spacing w:before="0"/>
            </w:pPr>
            <w:r>
              <w:t>Tool for hosting webinars and online seminars.</w:t>
            </w:r>
          </w:p>
        </w:tc>
      </w:tr>
      <w:tr w:rsidR="1362D8E9" w14:paraId="0FF94F28" w14:textId="77777777" w:rsidTr="380DFAE7">
        <w:trPr>
          <w:trHeight w:val="300"/>
        </w:trPr>
        <w:tc>
          <w:tcPr>
            <w:tcW w:w="2275" w:type="dxa"/>
            <w:vAlign w:val="bottom"/>
          </w:tcPr>
          <w:p w14:paraId="042A7A3E" w14:textId="5609EAB7" w:rsidR="1362D8E9" w:rsidRDefault="1362D8E9" w:rsidP="1362D8E9">
            <w:pPr>
              <w:spacing w:before="0"/>
            </w:pPr>
            <w:r>
              <w:t>Training and Development</w:t>
            </w:r>
          </w:p>
        </w:tc>
        <w:tc>
          <w:tcPr>
            <w:tcW w:w="2134" w:type="dxa"/>
            <w:vAlign w:val="bottom"/>
          </w:tcPr>
          <w:p w14:paraId="673AE80C" w14:textId="75C9E099" w:rsidR="1362D8E9" w:rsidRDefault="1362D8E9" w:rsidP="1362D8E9">
            <w:pPr>
              <w:spacing w:before="0"/>
            </w:pPr>
            <w:proofErr w:type="spellStart"/>
            <w:r>
              <w:t>WebEx</w:t>
            </w:r>
            <w:proofErr w:type="spellEnd"/>
          </w:p>
        </w:tc>
        <w:tc>
          <w:tcPr>
            <w:tcW w:w="4951" w:type="dxa"/>
            <w:vAlign w:val="bottom"/>
          </w:tcPr>
          <w:p w14:paraId="44490508" w14:textId="51FB43F5" w:rsidR="1362D8E9" w:rsidRDefault="1362D8E9" w:rsidP="1362D8E9">
            <w:pPr>
              <w:spacing w:before="0"/>
            </w:pPr>
            <w:r>
              <w:t>Video conferencing tool for webinars and online meetings.</w:t>
            </w:r>
          </w:p>
        </w:tc>
      </w:tr>
      <w:tr w:rsidR="1362D8E9" w14:paraId="5CD4FA65" w14:textId="77777777" w:rsidTr="380DFAE7">
        <w:trPr>
          <w:trHeight w:val="300"/>
        </w:trPr>
        <w:tc>
          <w:tcPr>
            <w:tcW w:w="2275" w:type="dxa"/>
            <w:vAlign w:val="bottom"/>
          </w:tcPr>
          <w:p w14:paraId="034DD58A" w14:textId="100E9D01" w:rsidR="1362D8E9" w:rsidRDefault="1362D8E9" w:rsidP="1362D8E9">
            <w:pPr>
              <w:spacing w:before="0"/>
            </w:pPr>
            <w:r>
              <w:t>Innovation Incubators</w:t>
            </w:r>
          </w:p>
        </w:tc>
        <w:tc>
          <w:tcPr>
            <w:tcW w:w="2134" w:type="dxa"/>
            <w:vAlign w:val="bottom"/>
          </w:tcPr>
          <w:p w14:paraId="73A3E0ED" w14:textId="76624619" w:rsidR="1362D8E9" w:rsidRDefault="1362D8E9" w:rsidP="1362D8E9">
            <w:pPr>
              <w:spacing w:before="0"/>
            </w:pPr>
            <w:proofErr w:type="spellStart"/>
            <w:r>
              <w:t>IdeaScale</w:t>
            </w:r>
            <w:proofErr w:type="spellEnd"/>
          </w:p>
        </w:tc>
        <w:tc>
          <w:tcPr>
            <w:tcW w:w="4951" w:type="dxa"/>
            <w:vAlign w:val="bottom"/>
          </w:tcPr>
          <w:p w14:paraId="297B84B2" w14:textId="1912DFCC" w:rsidR="1362D8E9" w:rsidRDefault="1362D8E9" w:rsidP="1362D8E9">
            <w:pPr>
              <w:spacing w:before="0"/>
            </w:pPr>
            <w:r>
              <w:t>Idea management software to capture and develop new ideas.</w:t>
            </w:r>
          </w:p>
        </w:tc>
      </w:tr>
      <w:tr w:rsidR="1362D8E9" w14:paraId="6D120708" w14:textId="77777777" w:rsidTr="380DFAE7">
        <w:trPr>
          <w:trHeight w:val="300"/>
        </w:trPr>
        <w:tc>
          <w:tcPr>
            <w:tcW w:w="2275" w:type="dxa"/>
            <w:vAlign w:val="bottom"/>
          </w:tcPr>
          <w:p w14:paraId="293E76FF" w14:textId="3C139EBA" w:rsidR="1362D8E9" w:rsidRDefault="1362D8E9" w:rsidP="1362D8E9">
            <w:pPr>
              <w:spacing w:before="0"/>
            </w:pPr>
            <w:r>
              <w:t>Innovation Incubators</w:t>
            </w:r>
          </w:p>
        </w:tc>
        <w:tc>
          <w:tcPr>
            <w:tcW w:w="2134" w:type="dxa"/>
            <w:vAlign w:val="bottom"/>
          </w:tcPr>
          <w:p w14:paraId="29A0F049" w14:textId="055B4D59" w:rsidR="1362D8E9" w:rsidRDefault="1362D8E9" w:rsidP="1362D8E9">
            <w:pPr>
              <w:spacing w:before="0"/>
            </w:pPr>
            <w:proofErr w:type="spellStart"/>
            <w:r>
              <w:t>Brightidea</w:t>
            </w:r>
            <w:proofErr w:type="spellEnd"/>
          </w:p>
        </w:tc>
        <w:tc>
          <w:tcPr>
            <w:tcW w:w="4951" w:type="dxa"/>
            <w:vAlign w:val="bottom"/>
          </w:tcPr>
          <w:p w14:paraId="7A641B2E" w14:textId="5EE7CE7E" w:rsidR="1362D8E9" w:rsidRDefault="1362D8E9" w:rsidP="1362D8E9">
            <w:pPr>
              <w:spacing w:before="0"/>
            </w:pPr>
            <w:r>
              <w:t>Innovation management platform to collect and implement ideas.</w:t>
            </w:r>
          </w:p>
        </w:tc>
      </w:tr>
      <w:tr w:rsidR="1362D8E9" w14:paraId="5582D8C8" w14:textId="77777777" w:rsidTr="380DFAE7">
        <w:trPr>
          <w:trHeight w:val="300"/>
        </w:trPr>
        <w:tc>
          <w:tcPr>
            <w:tcW w:w="2275" w:type="dxa"/>
            <w:vAlign w:val="bottom"/>
          </w:tcPr>
          <w:p w14:paraId="458FC0D1" w14:textId="004ECF35" w:rsidR="1362D8E9" w:rsidRDefault="1362D8E9" w:rsidP="1362D8E9">
            <w:pPr>
              <w:spacing w:before="0"/>
            </w:pPr>
            <w:r>
              <w:t>Innovation Incubators</w:t>
            </w:r>
          </w:p>
        </w:tc>
        <w:tc>
          <w:tcPr>
            <w:tcW w:w="2134" w:type="dxa"/>
            <w:vAlign w:val="bottom"/>
          </w:tcPr>
          <w:p w14:paraId="7F7DBF00" w14:textId="30F9D676" w:rsidR="1362D8E9" w:rsidRDefault="1362D8E9" w:rsidP="1362D8E9">
            <w:pPr>
              <w:spacing w:before="0"/>
            </w:pPr>
            <w:r>
              <w:t>Adobe XD</w:t>
            </w:r>
          </w:p>
        </w:tc>
        <w:tc>
          <w:tcPr>
            <w:tcW w:w="4951" w:type="dxa"/>
            <w:vAlign w:val="bottom"/>
          </w:tcPr>
          <w:p w14:paraId="26351073" w14:textId="293B8F20" w:rsidR="1362D8E9" w:rsidRDefault="1362D8E9" w:rsidP="1362D8E9">
            <w:pPr>
              <w:spacing w:before="0"/>
            </w:pPr>
            <w:r>
              <w:t>Tool for designing</w:t>
            </w:r>
          </w:p>
        </w:tc>
      </w:tr>
      <w:tr w:rsidR="1362D8E9" w14:paraId="62B3BFB4" w14:textId="77777777" w:rsidTr="380DFAE7">
        <w:trPr>
          <w:trHeight w:val="300"/>
        </w:trPr>
        <w:tc>
          <w:tcPr>
            <w:tcW w:w="2275" w:type="dxa"/>
            <w:vAlign w:val="bottom"/>
          </w:tcPr>
          <w:p w14:paraId="00C87037" w14:textId="466FDCCC" w:rsidR="1362D8E9" w:rsidRDefault="1362D8E9" w:rsidP="1362D8E9">
            <w:pPr>
              <w:spacing w:before="0"/>
            </w:pPr>
            <w:r>
              <w:t>Innovation Incubators</w:t>
            </w:r>
          </w:p>
        </w:tc>
        <w:tc>
          <w:tcPr>
            <w:tcW w:w="2134" w:type="dxa"/>
            <w:vAlign w:val="bottom"/>
          </w:tcPr>
          <w:p w14:paraId="5E808A49" w14:textId="0B7734B4" w:rsidR="1362D8E9" w:rsidRDefault="1362D8E9" w:rsidP="1362D8E9">
            <w:pPr>
              <w:spacing w:before="0"/>
            </w:pPr>
            <w:r>
              <w:t>Figma</w:t>
            </w:r>
          </w:p>
        </w:tc>
        <w:tc>
          <w:tcPr>
            <w:tcW w:w="4951" w:type="dxa"/>
            <w:vAlign w:val="bottom"/>
          </w:tcPr>
          <w:p w14:paraId="28CDE237" w14:textId="13A3CC8E" w:rsidR="1362D8E9" w:rsidRDefault="1362D8E9" w:rsidP="1362D8E9">
            <w:pPr>
              <w:spacing w:before="0"/>
            </w:pPr>
            <w:r>
              <w:t>Interface design tool with real-time collaboration.</w:t>
            </w:r>
          </w:p>
        </w:tc>
      </w:tr>
      <w:tr w:rsidR="1362D8E9" w14:paraId="13F7754A" w14:textId="77777777" w:rsidTr="380DFAE7">
        <w:trPr>
          <w:trHeight w:val="300"/>
        </w:trPr>
        <w:tc>
          <w:tcPr>
            <w:tcW w:w="2275" w:type="dxa"/>
            <w:vAlign w:val="bottom"/>
          </w:tcPr>
          <w:p w14:paraId="3276916D" w14:textId="7E70D9B2" w:rsidR="1362D8E9" w:rsidRDefault="1362D8E9" w:rsidP="1362D8E9">
            <w:pPr>
              <w:spacing w:before="0"/>
            </w:pPr>
            <w:r>
              <w:t>Innovation Incubators</w:t>
            </w:r>
          </w:p>
        </w:tc>
        <w:tc>
          <w:tcPr>
            <w:tcW w:w="2134" w:type="dxa"/>
            <w:vAlign w:val="bottom"/>
          </w:tcPr>
          <w:p w14:paraId="07441B20" w14:textId="77E6BD35" w:rsidR="1362D8E9" w:rsidRDefault="1362D8E9" w:rsidP="1362D8E9">
            <w:pPr>
              <w:spacing w:before="0"/>
            </w:pPr>
            <w:proofErr w:type="spellStart"/>
            <w:r>
              <w:t>InVision</w:t>
            </w:r>
            <w:proofErr w:type="spellEnd"/>
          </w:p>
        </w:tc>
        <w:tc>
          <w:tcPr>
            <w:tcW w:w="4951" w:type="dxa"/>
            <w:vAlign w:val="bottom"/>
          </w:tcPr>
          <w:p w14:paraId="1BDA1A29" w14:textId="0D1880DF" w:rsidR="1362D8E9" w:rsidRDefault="1362D8E9" w:rsidP="1362D8E9">
            <w:pPr>
              <w:spacing w:before="0"/>
            </w:pPr>
            <w:r>
              <w:t>Prototyping and collaboration tool for designers.</w:t>
            </w:r>
          </w:p>
        </w:tc>
      </w:tr>
      <w:tr w:rsidR="1362D8E9" w14:paraId="2F959FBE" w14:textId="77777777" w:rsidTr="380DFAE7">
        <w:trPr>
          <w:trHeight w:val="300"/>
        </w:trPr>
        <w:tc>
          <w:tcPr>
            <w:tcW w:w="2275" w:type="dxa"/>
            <w:vAlign w:val="bottom"/>
          </w:tcPr>
          <w:p w14:paraId="0EC46A99" w14:textId="74BEFB24" w:rsidR="1362D8E9" w:rsidRDefault="1362D8E9" w:rsidP="1362D8E9">
            <w:pPr>
              <w:spacing w:before="0"/>
            </w:pPr>
            <w:r>
              <w:t>Sustainability Integration</w:t>
            </w:r>
          </w:p>
        </w:tc>
        <w:tc>
          <w:tcPr>
            <w:tcW w:w="2134" w:type="dxa"/>
            <w:vAlign w:val="bottom"/>
          </w:tcPr>
          <w:p w14:paraId="5F9612F0" w14:textId="587589CC" w:rsidR="1362D8E9" w:rsidRDefault="1362D8E9" w:rsidP="1362D8E9">
            <w:pPr>
              <w:spacing w:before="0"/>
            </w:pPr>
            <w:r>
              <w:t>Siemens Building Technologies</w:t>
            </w:r>
          </w:p>
        </w:tc>
        <w:tc>
          <w:tcPr>
            <w:tcW w:w="4951" w:type="dxa"/>
            <w:vAlign w:val="bottom"/>
          </w:tcPr>
          <w:p w14:paraId="0625AD80" w14:textId="2A7495BC" w:rsidR="1362D8E9" w:rsidRDefault="1362D8E9" w:rsidP="1362D8E9">
            <w:pPr>
              <w:spacing w:before="0"/>
            </w:pPr>
            <w:r>
              <w:t>Energy management systems for optimizing energy use.</w:t>
            </w:r>
          </w:p>
        </w:tc>
      </w:tr>
      <w:tr w:rsidR="1362D8E9" w14:paraId="5F0750C7" w14:textId="77777777" w:rsidTr="380DFAE7">
        <w:trPr>
          <w:trHeight w:val="300"/>
        </w:trPr>
        <w:tc>
          <w:tcPr>
            <w:tcW w:w="2275" w:type="dxa"/>
            <w:vAlign w:val="bottom"/>
          </w:tcPr>
          <w:p w14:paraId="75FB430A" w14:textId="67A6A871" w:rsidR="1362D8E9" w:rsidRDefault="1362D8E9" w:rsidP="1362D8E9">
            <w:pPr>
              <w:spacing w:before="0"/>
            </w:pPr>
            <w:r>
              <w:t>Sustainability Integration</w:t>
            </w:r>
          </w:p>
        </w:tc>
        <w:tc>
          <w:tcPr>
            <w:tcW w:w="2134" w:type="dxa"/>
            <w:vAlign w:val="bottom"/>
          </w:tcPr>
          <w:p w14:paraId="6B7108BC" w14:textId="37ABB168" w:rsidR="1362D8E9" w:rsidRDefault="1362D8E9" w:rsidP="1362D8E9">
            <w:pPr>
              <w:spacing w:before="0"/>
            </w:pPr>
            <w:r>
              <w:t>Honeywell Building Solutions</w:t>
            </w:r>
          </w:p>
        </w:tc>
        <w:tc>
          <w:tcPr>
            <w:tcW w:w="4951" w:type="dxa"/>
            <w:vAlign w:val="bottom"/>
          </w:tcPr>
          <w:p w14:paraId="0EDEEE4A" w14:textId="426EBBF1" w:rsidR="1362D8E9" w:rsidRDefault="1362D8E9" w:rsidP="1362D8E9">
            <w:pPr>
              <w:spacing w:before="0"/>
            </w:pPr>
            <w:r>
              <w:t xml:space="preserve">Technology and services for </w:t>
            </w:r>
            <w:r w:rsidR="005F0340">
              <w:t>upcycling</w:t>
            </w:r>
            <w:r>
              <w:t xml:space="preserve"> building operations.</w:t>
            </w:r>
          </w:p>
        </w:tc>
      </w:tr>
      <w:tr w:rsidR="1362D8E9" w14:paraId="23263DA8" w14:textId="77777777" w:rsidTr="380DFAE7">
        <w:trPr>
          <w:trHeight w:val="300"/>
        </w:trPr>
        <w:tc>
          <w:tcPr>
            <w:tcW w:w="2275" w:type="dxa"/>
            <w:vAlign w:val="bottom"/>
          </w:tcPr>
          <w:p w14:paraId="7D0D3DFF" w14:textId="250A2E89" w:rsidR="1362D8E9" w:rsidRDefault="1362D8E9" w:rsidP="1362D8E9">
            <w:pPr>
              <w:spacing w:before="0"/>
            </w:pPr>
            <w:r>
              <w:lastRenderedPageBreak/>
              <w:t>Sustainability Integration</w:t>
            </w:r>
          </w:p>
        </w:tc>
        <w:tc>
          <w:tcPr>
            <w:tcW w:w="2134" w:type="dxa"/>
            <w:vAlign w:val="bottom"/>
          </w:tcPr>
          <w:p w14:paraId="23D10F5B" w14:textId="57C8834C" w:rsidR="1362D8E9" w:rsidRDefault="1362D8E9" w:rsidP="1362D8E9">
            <w:pPr>
              <w:spacing w:before="0"/>
            </w:pPr>
            <w:r>
              <w:t>Waste Management Software</w:t>
            </w:r>
          </w:p>
        </w:tc>
        <w:tc>
          <w:tcPr>
            <w:tcW w:w="4951" w:type="dxa"/>
            <w:vAlign w:val="bottom"/>
          </w:tcPr>
          <w:p w14:paraId="67E1ED42" w14:textId="7A4D6007" w:rsidR="1362D8E9" w:rsidRDefault="1362D8E9" w:rsidP="1362D8E9">
            <w:pPr>
              <w:spacing w:before="0"/>
            </w:pPr>
            <w:r>
              <w:t>Software for efficient waste handling and recycling.</w:t>
            </w:r>
          </w:p>
        </w:tc>
      </w:tr>
      <w:tr w:rsidR="1362D8E9" w14:paraId="678B0437" w14:textId="77777777" w:rsidTr="380DFAE7">
        <w:trPr>
          <w:trHeight w:val="300"/>
        </w:trPr>
        <w:tc>
          <w:tcPr>
            <w:tcW w:w="2275" w:type="dxa"/>
            <w:vAlign w:val="bottom"/>
          </w:tcPr>
          <w:p w14:paraId="33904971" w14:textId="2CE84979" w:rsidR="1362D8E9" w:rsidRDefault="1362D8E9" w:rsidP="1362D8E9">
            <w:pPr>
              <w:spacing w:before="0"/>
            </w:pPr>
            <w:r>
              <w:t>Sustainability Integration</w:t>
            </w:r>
          </w:p>
        </w:tc>
        <w:tc>
          <w:tcPr>
            <w:tcW w:w="2134" w:type="dxa"/>
            <w:vAlign w:val="bottom"/>
          </w:tcPr>
          <w:p w14:paraId="066C8329" w14:textId="596BFEDA" w:rsidR="1362D8E9" w:rsidRDefault="1362D8E9" w:rsidP="1362D8E9">
            <w:pPr>
              <w:spacing w:before="0"/>
            </w:pPr>
            <w:proofErr w:type="spellStart"/>
            <w:r>
              <w:t>RecycleTrack</w:t>
            </w:r>
            <w:proofErr w:type="spellEnd"/>
            <w:r>
              <w:t xml:space="preserve"> Systems</w:t>
            </w:r>
          </w:p>
        </w:tc>
        <w:tc>
          <w:tcPr>
            <w:tcW w:w="4951" w:type="dxa"/>
            <w:vAlign w:val="bottom"/>
          </w:tcPr>
          <w:p w14:paraId="17858A8A" w14:textId="3DE95B1B" w:rsidR="1362D8E9" w:rsidRDefault="1362D8E9" w:rsidP="1362D8E9">
            <w:pPr>
              <w:spacing w:before="0"/>
            </w:pPr>
            <w:r>
              <w:t>Technology-driven waste and recycling management service.</w:t>
            </w:r>
          </w:p>
        </w:tc>
      </w:tr>
      <w:tr w:rsidR="1362D8E9" w14:paraId="6425F141" w14:textId="77777777" w:rsidTr="380DFAE7">
        <w:trPr>
          <w:trHeight w:val="300"/>
        </w:trPr>
        <w:tc>
          <w:tcPr>
            <w:tcW w:w="2275" w:type="dxa"/>
            <w:vAlign w:val="bottom"/>
          </w:tcPr>
          <w:p w14:paraId="716C8C65" w14:textId="48AE6264" w:rsidR="1362D8E9" w:rsidRDefault="1362D8E9" w:rsidP="1362D8E9">
            <w:pPr>
              <w:spacing w:before="0"/>
            </w:pPr>
            <w:r>
              <w:t>Ethical Research Practices</w:t>
            </w:r>
          </w:p>
        </w:tc>
        <w:tc>
          <w:tcPr>
            <w:tcW w:w="2134" w:type="dxa"/>
            <w:vAlign w:val="bottom"/>
          </w:tcPr>
          <w:p w14:paraId="495C235D" w14:textId="32132110" w:rsidR="1362D8E9" w:rsidRDefault="1362D8E9" w:rsidP="1362D8E9">
            <w:pPr>
              <w:spacing w:before="0"/>
            </w:pPr>
            <w:r>
              <w:t>IRBNet</w:t>
            </w:r>
          </w:p>
        </w:tc>
        <w:tc>
          <w:tcPr>
            <w:tcW w:w="4951" w:type="dxa"/>
            <w:vAlign w:val="bottom"/>
          </w:tcPr>
          <w:p w14:paraId="362E378C" w14:textId="3233F892" w:rsidR="1362D8E9" w:rsidRDefault="1362D8E9" w:rsidP="1362D8E9">
            <w:pPr>
              <w:spacing w:before="0"/>
            </w:pPr>
            <w:r>
              <w:t>Web-based solution for research ethics compliance.</w:t>
            </w:r>
          </w:p>
        </w:tc>
      </w:tr>
      <w:tr w:rsidR="1362D8E9" w14:paraId="2505794E" w14:textId="77777777" w:rsidTr="380DFAE7">
        <w:trPr>
          <w:trHeight w:val="300"/>
        </w:trPr>
        <w:tc>
          <w:tcPr>
            <w:tcW w:w="2275" w:type="dxa"/>
            <w:vAlign w:val="bottom"/>
          </w:tcPr>
          <w:p w14:paraId="05896657" w14:textId="18356CB7" w:rsidR="1362D8E9" w:rsidRDefault="1362D8E9" w:rsidP="1362D8E9">
            <w:pPr>
              <w:spacing w:before="0"/>
            </w:pPr>
            <w:r>
              <w:t>Ethical Research Practices</w:t>
            </w:r>
          </w:p>
        </w:tc>
        <w:tc>
          <w:tcPr>
            <w:tcW w:w="2134" w:type="dxa"/>
            <w:vAlign w:val="bottom"/>
          </w:tcPr>
          <w:p w14:paraId="08C25B56" w14:textId="3A76C72D" w:rsidR="1362D8E9" w:rsidRDefault="1362D8E9" w:rsidP="1362D8E9">
            <w:pPr>
              <w:spacing w:before="0"/>
            </w:pPr>
            <w:r>
              <w:t>Mentor IRB</w:t>
            </w:r>
          </w:p>
        </w:tc>
        <w:tc>
          <w:tcPr>
            <w:tcW w:w="4951" w:type="dxa"/>
            <w:vAlign w:val="bottom"/>
          </w:tcPr>
          <w:p w14:paraId="04C4A525" w14:textId="72999DC9" w:rsidR="1362D8E9" w:rsidRDefault="1362D8E9" w:rsidP="1362D8E9">
            <w:pPr>
              <w:spacing w:before="0"/>
            </w:pPr>
            <w:r>
              <w:t>Ethics compliance software for managing research ethics submissions.</w:t>
            </w:r>
          </w:p>
        </w:tc>
      </w:tr>
      <w:tr w:rsidR="1362D8E9" w14:paraId="00B62584" w14:textId="77777777" w:rsidTr="380DFAE7">
        <w:trPr>
          <w:trHeight w:val="300"/>
        </w:trPr>
        <w:tc>
          <w:tcPr>
            <w:tcW w:w="2275" w:type="dxa"/>
            <w:vAlign w:val="bottom"/>
          </w:tcPr>
          <w:p w14:paraId="1A566D30" w14:textId="1A55E924" w:rsidR="1362D8E9" w:rsidRDefault="1362D8E9" w:rsidP="1362D8E9">
            <w:pPr>
              <w:spacing w:before="0"/>
            </w:pPr>
            <w:r>
              <w:t>Ethical Research Practices</w:t>
            </w:r>
          </w:p>
        </w:tc>
        <w:tc>
          <w:tcPr>
            <w:tcW w:w="2134" w:type="dxa"/>
            <w:vAlign w:val="bottom"/>
          </w:tcPr>
          <w:p w14:paraId="18D29D59" w14:textId="0BDE87D3" w:rsidR="1362D8E9" w:rsidRDefault="1362D8E9" w:rsidP="1362D8E9">
            <w:pPr>
              <w:spacing w:before="0"/>
            </w:pPr>
            <w:proofErr w:type="spellStart"/>
            <w:r>
              <w:t>ProtonDrive</w:t>
            </w:r>
            <w:proofErr w:type="spellEnd"/>
          </w:p>
        </w:tc>
        <w:tc>
          <w:tcPr>
            <w:tcW w:w="4951" w:type="dxa"/>
            <w:vAlign w:val="bottom"/>
          </w:tcPr>
          <w:p w14:paraId="5D665FE1" w14:textId="02C8DD59" w:rsidR="1362D8E9" w:rsidRDefault="1362D8E9" w:rsidP="1362D8E9">
            <w:pPr>
              <w:spacing w:before="0"/>
            </w:pPr>
            <w:r>
              <w:t>Secure cloud storage service for data protection.</w:t>
            </w:r>
          </w:p>
        </w:tc>
      </w:tr>
      <w:tr w:rsidR="1362D8E9" w14:paraId="79E66FB8" w14:textId="77777777" w:rsidTr="380DFAE7">
        <w:trPr>
          <w:trHeight w:val="300"/>
        </w:trPr>
        <w:tc>
          <w:tcPr>
            <w:tcW w:w="2275" w:type="dxa"/>
            <w:vAlign w:val="bottom"/>
          </w:tcPr>
          <w:p w14:paraId="280EED32" w14:textId="3DDDC847" w:rsidR="1362D8E9" w:rsidRDefault="1362D8E9" w:rsidP="1362D8E9">
            <w:pPr>
              <w:spacing w:before="0"/>
            </w:pPr>
            <w:r>
              <w:t>Ethical Research Practices</w:t>
            </w:r>
          </w:p>
        </w:tc>
        <w:tc>
          <w:tcPr>
            <w:tcW w:w="2134" w:type="dxa"/>
            <w:vAlign w:val="bottom"/>
          </w:tcPr>
          <w:p w14:paraId="6C9ECFF3" w14:textId="1178A8D5" w:rsidR="1362D8E9" w:rsidRDefault="1362D8E9" w:rsidP="1362D8E9">
            <w:pPr>
              <w:spacing w:before="0"/>
            </w:pPr>
            <w:proofErr w:type="spellStart"/>
            <w:r>
              <w:t>Tresorit</w:t>
            </w:r>
            <w:proofErr w:type="spellEnd"/>
          </w:p>
        </w:tc>
        <w:tc>
          <w:tcPr>
            <w:tcW w:w="4951" w:type="dxa"/>
            <w:vAlign w:val="bottom"/>
          </w:tcPr>
          <w:p w14:paraId="51D937E6" w14:textId="0770E3C4" w:rsidR="1362D8E9" w:rsidRDefault="1362D8E9" w:rsidP="1362D8E9">
            <w:pPr>
              <w:spacing w:before="0"/>
            </w:pPr>
            <w:r>
              <w:t>Secure cloud storage for confidential documents and data.</w:t>
            </w:r>
          </w:p>
        </w:tc>
      </w:tr>
      <w:tr w:rsidR="1362D8E9" w14:paraId="201A94B3" w14:textId="77777777" w:rsidTr="380DFAE7">
        <w:trPr>
          <w:trHeight w:val="300"/>
        </w:trPr>
        <w:tc>
          <w:tcPr>
            <w:tcW w:w="2275" w:type="dxa"/>
            <w:vAlign w:val="bottom"/>
          </w:tcPr>
          <w:p w14:paraId="317BCB2F" w14:textId="750B684C" w:rsidR="1362D8E9" w:rsidRDefault="1362D8E9"/>
        </w:tc>
        <w:tc>
          <w:tcPr>
            <w:tcW w:w="2134" w:type="dxa"/>
            <w:vAlign w:val="bottom"/>
          </w:tcPr>
          <w:p w14:paraId="32740108" w14:textId="1AD400D9" w:rsidR="1362D8E9" w:rsidRDefault="1362D8E9"/>
        </w:tc>
        <w:tc>
          <w:tcPr>
            <w:tcW w:w="4951" w:type="dxa"/>
            <w:vAlign w:val="bottom"/>
          </w:tcPr>
          <w:p w14:paraId="6542874A" w14:textId="2240F33B" w:rsidR="1362D8E9" w:rsidRDefault="1362D8E9"/>
        </w:tc>
      </w:tr>
      <w:tr w:rsidR="1362D8E9" w14:paraId="2EA239EF" w14:textId="77777777" w:rsidTr="380DFAE7">
        <w:trPr>
          <w:trHeight w:val="300"/>
        </w:trPr>
        <w:tc>
          <w:tcPr>
            <w:tcW w:w="2275" w:type="dxa"/>
            <w:vAlign w:val="bottom"/>
          </w:tcPr>
          <w:p w14:paraId="570861F8" w14:textId="7E00BD40" w:rsidR="1362D8E9" w:rsidRDefault="1362D8E9"/>
        </w:tc>
        <w:tc>
          <w:tcPr>
            <w:tcW w:w="2134" w:type="dxa"/>
            <w:vAlign w:val="bottom"/>
          </w:tcPr>
          <w:p w14:paraId="0C9C506C" w14:textId="095AC365" w:rsidR="1362D8E9" w:rsidRDefault="1362D8E9"/>
        </w:tc>
        <w:tc>
          <w:tcPr>
            <w:tcW w:w="4951" w:type="dxa"/>
            <w:vAlign w:val="bottom"/>
          </w:tcPr>
          <w:p w14:paraId="1E511003" w14:textId="209C4652" w:rsidR="1362D8E9" w:rsidRDefault="1362D8E9"/>
        </w:tc>
      </w:tr>
      <w:tr w:rsidR="1362D8E9" w14:paraId="79D463EE" w14:textId="77777777" w:rsidTr="380DFAE7">
        <w:trPr>
          <w:trHeight w:val="300"/>
        </w:trPr>
        <w:tc>
          <w:tcPr>
            <w:tcW w:w="2275" w:type="dxa"/>
            <w:vAlign w:val="bottom"/>
          </w:tcPr>
          <w:p w14:paraId="52B2AD9F" w14:textId="5D2B2664" w:rsidR="1362D8E9" w:rsidRDefault="1362D8E9"/>
        </w:tc>
        <w:tc>
          <w:tcPr>
            <w:tcW w:w="2134" w:type="dxa"/>
            <w:vAlign w:val="bottom"/>
          </w:tcPr>
          <w:p w14:paraId="41BF5BCB" w14:textId="7796AC9E" w:rsidR="1362D8E9" w:rsidRDefault="1362D8E9"/>
        </w:tc>
        <w:tc>
          <w:tcPr>
            <w:tcW w:w="4951" w:type="dxa"/>
            <w:vAlign w:val="bottom"/>
          </w:tcPr>
          <w:p w14:paraId="5C921051" w14:textId="0EEFDEA4" w:rsidR="1362D8E9" w:rsidRDefault="1362D8E9"/>
        </w:tc>
      </w:tr>
      <w:tr w:rsidR="1362D8E9" w14:paraId="65CE1365" w14:textId="77777777" w:rsidTr="380DFAE7">
        <w:trPr>
          <w:trHeight w:val="300"/>
        </w:trPr>
        <w:tc>
          <w:tcPr>
            <w:tcW w:w="2275" w:type="dxa"/>
            <w:vAlign w:val="bottom"/>
          </w:tcPr>
          <w:p w14:paraId="065682D4" w14:textId="0C2104AC" w:rsidR="1362D8E9" w:rsidRDefault="1362D8E9"/>
          <w:p w14:paraId="44C3740A" w14:textId="3053076A" w:rsidR="1362D8E9" w:rsidRDefault="537F4F2C" w:rsidP="1362D8E9">
            <w:r>
              <w:t>ANNEX G:</w:t>
            </w:r>
            <w:r w:rsidR="1362D8E9">
              <w:br/>
            </w:r>
          </w:p>
          <w:p w14:paraId="2D6D5F3D" w14:textId="5259FC92" w:rsidR="1362D8E9" w:rsidRDefault="1362D8E9" w:rsidP="1362D8E9"/>
          <w:p w14:paraId="6535EE72" w14:textId="0B0E52F5" w:rsidR="1362D8E9" w:rsidRDefault="06EAFED3" w:rsidP="1362D8E9">
            <w:r>
              <w:t>ANNEX D:</w:t>
            </w:r>
          </w:p>
          <w:p w14:paraId="438717D1" w14:textId="0F3C2EFB" w:rsidR="1362D8E9" w:rsidRDefault="1362D8E9" w:rsidP="1362D8E9"/>
          <w:p w14:paraId="1BBD0693" w14:textId="00136C6A" w:rsidR="1362D8E9" w:rsidRDefault="1362D8E9" w:rsidP="1362D8E9"/>
          <w:p w14:paraId="41C503B2" w14:textId="17637FE5" w:rsidR="1362D8E9" w:rsidRDefault="1362D8E9" w:rsidP="1362D8E9"/>
          <w:p w14:paraId="0AF2AEB3" w14:textId="386D25C3" w:rsidR="1362D8E9" w:rsidRDefault="1362D8E9" w:rsidP="1362D8E9"/>
          <w:p w14:paraId="56AE671B" w14:textId="07C65C0C" w:rsidR="1362D8E9" w:rsidRDefault="1362D8E9" w:rsidP="1362D8E9"/>
          <w:p w14:paraId="4E9CD573" w14:textId="7657BBA0" w:rsidR="1362D8E9" w:rsidRDefault="1362D8E9" w:rsidP="1362D8E9"/>
          <w:p w14:paraId="74547B17" w14:textId="46C06BC6" w:rsidR="1362D8E9" w:rsidRDefault="1362D8E9" w:rsidP="1362D8E9"/>
          <w:p w14:paraId="268043FE" w14:textId="7C566A77" w:rsidR="1362D8E9" w:rsidRDefault="1362D8E9" w:rsidP="1362D8E9"/>
          <w:p w14:paraId="2F005281" w14:textId="2830EFF6" w:rsidR="1362D8E9" w:rsidRDefault="1362D8E9" w:rsidP="1362D8E9"/>
          <w:p w14:paraId="4D1ABBF1" w14:textId="3015FED6" w:rsidR="1362D8E9" w:rsidRDefault="1362D8E9" w:rsidP="1362D8E9"/>
          <w:p w14:paraId="34C2EB15" w14:textId="31E38324" w:rsidR="1362D8E9" w:rsidRDefault="1362D8E9" w:rsidP="1362D8E9"/>
          <w:p w14:paraId="5B817BAD" w14:textId="0E79D8E0" w:rsidR="1362D8E9" w:rsidRDefault="1362D8E9" w:rsidP="1362D8E9"/>
          <w:p w14:paraId="66E70E77" w14:textId="5CE446F5" w:rsidR="1362D8E9" w:rsidRDefault="1362D8E9" w:rsidP="1362D8E9"/>
          <w:p w14:paraId="3C5877D2" w14:textId="4CEC21F6" w:rsidR="1362D8E9" w:rsidRDefault="1362D8E9" w:rsidP="1362D8E9"/>
          <w:p w14:paraId="2E15E94D" w14:textId="5819A5D9" w:rsidR="1362D8E9" w:rsidRDefault="1362D8E9" w:rsidP="1362D8E9"/>
          <w:p w14:paraId="08309919" w14:textId="602032EC" w:rsidR="1362D8E9" w:rsidRDefault="1362D8E9" w:rsidP="1362D8E9"/>
          <w:p w14:paraId="2F5F5954" w14:textId="2C629AE9" w:rsidR="1362D8E9" w:rsidRDefault="1362D8E9" w:rsidP="1362D8E9"/>
          <w:p w14:paraId="16F85A88" w14:textId="0AEBA6EA" w:rsidR="1362D8E9" w:rsidRDefault="1362D8E9" w:rsidP="1362D8E9"/>
          <w:p w14:paraId="329B7743" w14:textId="4A13A5DB" w:rsidR="1362D8E9" w:rsidRDefault="1362D8E9" w:rsidP="1362D8E9"/>
          <w:p w14:paraId="7A9DFF53" w14:textId="5B75BF35" w:rsidR="1362D8E9" w:rsidRDefault="1362D8E9" w:rsidP="1362D8E9"/>
          <w:p w14:paraId="324D044D" w14:textId="3C6C3FFB" w:rsidR="1362D8E9" w:rsidRDefault="1362D8E9" w:rsidP="1362D8E9"/>
          <w:p w14:paraId="4EC6009A" w14:textId="5F28CE84" w:rsidR="1362D8E9" w:rsidRDefault="1362D8E9" w:rsidP="1362D8E9"/>
          <w:p w14:paraId="18B2371B" w14:textId="7917B0A0" w:rsidR="1362D8E9" w:rsidRDefault="1362D8E9" w:rsidP="1362D8E9"/>
          <w:p w14:paraId="14BD8CDC" w14:textId="64A90910" w:rsidR="1362D8E9" w:rsidRDefault="1362D8E9" w:rsidP="1362D8E9"/>
          <w:p w14:paraId="51720B9F" w14:textId="6D6945F8" w:rsidR="1362D8E9" w:rsidRDefault="1362D8E9" w:rsidP="1362D8E9"/>
          <w:p w14:paraId="4607CBB3" w14:textId="6E82A40F" w:rsidR="1362D8E9" w:rsidRDefault="1362D8E9" w:rsidP="1362D8E9"/>
          <w:p w14:paraId="57F643E6" w14:textId="2E4B4BB9" w:rsidR="1362D8E9" w:rsidRDefault="1362D8E9" w:rsidP="1362D8E9"/>
          <w:p w14:paraId="4D74E535" w14:textId="060F07EC" w:rsidR="1362D8E9" w:rsidRDefault="1362D8E9" w:rsidP="1362D8E9"/>
          <w:p w14:paraId="50F86101" w14:textId="39DA1B01" w:rsidR="1362D8E9" w:rsidRDefault="1362D8E9" w:rsidP="1362D8E9"/>
          <w:p w14:paraId="0F0E8E30" w14:textId="0D1CC932" w:rsidR="1362D8E9" w:rsidRDefault="1362D8E9" w:rsidP="1362D8E9"/>
          <w:p w14:paraId="7CFA07E6" w14:textId="6D000AD7" w:rsidR="1362D8E9" w:rsidRDefault="1362D8E9" w:rsidP="1362D8E9"/>
          <w:p w14:paraId="339DE3F8" w14:textId="5FD778C0" w:rsidR="1362D8E9" w:rsidRDefault="1362D8E9" w:rsidP="1362D8E9"/>
          <w:p w14:paraId="1001B0D2" w14:textId="7F0AA8CF" w:rsidR="1362D8E9" w:rsidRDefault="1362D8E9" w:rsidP="1362D8E9"/>
          <w:p w14:paraId="2D601476" w14:textId="186747C8" w:rsidR="1362D8E9" w:rsidRDefault="1362D8E9" w:rsidP="1362D8E9"/>
          <w:p w14:paraId="3EB9801A" w14:textId="0E3BD3C0" w:rsidR="1362D8E9" w:rsidRDefault="1362D8E9" w:rsidP="1362D8E9"/>
          <w:p w14:paraId="00C287FE" w14:textId="6F631E18" w:rsidR="1362D8E9" w:rsidRDefault="1362D8E9" w:rsidP="1362D8E9"/>
          <w:p w14:paraId="27884B15" w14:textId="0D2D1A52" w:rsidR="1362D8E9" w:rsidRDefault="1362D8E9" w:rsidP="1362D8E9"/>
          <w:p w14:paraId="7282EB90" w14:textId="0763D4C7" w:rsidR="1362D8E9" w:rsidRDefault="1362D8E9" w:rsidP="1362D8E9"/>
          <w:p w14:paraId="40EDDD38" w14:textId="56F537E9" w:rsidR="1362D8E9" w:rsidRDefault="1362D8E9" w:rsidP="1362D8E9"/>
          <w:p w14:paraId="350B1C0D" w14:textId="35E98F0B" w:rsidR="1362D8E9" w:rsidRDefault="1362D8E9" w:rsidP="1362D8E9"/>
          <w:p w14:paraId="01DDB62A" w14:textId="31FD1FD3" w:rsidR="1362D8E9" w:rsidRDefault="00571C1F" w:rsidP="1362D8E9">
            <w:r>
              <w:rPr>
                <w:noProof/>
              </w:rPr>
              <w:drawing>
                <wp:anchor distT="0" distB="0" distL="114300" distR="114300" simplePos="0" relativeHeight="251657216" behindDoc="1" locked="0" layoutInCell="1" allowOverlap="1" wp14:anchorId="7E92EB56" wp14:editId="010732A1">
                  <wp:simplePos x="0" y="0"/>
                  <wp:positionH relativeFrom="column">
                    <wp:posOffset>-710565</wp:posOffset>
                  </wp:positionH>
                  <wp:positionV relativeFrom="paragraph">
                    <wp:posOffset>289560</wp:posOffset>
                  </wp:positionV>
                  <wp:extent cx="7219950" cy="3188335"/>
                  <wp:effectExtent l="0" t="0" r="0" b="0"/>
                  <wp:wrapNone/>
                  <wp:docPr id="760181139" name="Picture 760181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7219950" cy="3188335"/>
                          </a:xfrm>
                          <a:prstGeom prst="rect">
                            <a:avLst/>
                          </a:prstGeom>
                        </pic:spPr>
                      </pic:pic>
                    </a:graphicData>
                  </a:graphic>
                  <wp14:sizeRelH relativeFrom="page">
                    <wp14:pctWidth>0</wp14:pctWidth>
                  </wp14:sizeRelH>
                  <wp14:sizeRelV relativeFrom="page">
                    <wp14:pctHeight>0</wp14:pctHeight>
                  </wp14:sizeRelV>
                </wp:anchor>
              </w:drawing>
            </w:r>
          </w:p>
          <w:p w14:paraId="53F560C9" w14:textId="68C285DA" w:rsidR="1362D8E9" w:rsidRDefault="1362D8E9" w:rsidP="1362D8E9"/>
          <w:p w14:paraId="2028E760" w14:textId="17DB0DB2" w:rsidR="1362D8E9" w:rsidRDefault="1362D8E9" w:rsidP="1362D8E9"/>
          <w:p w14:paraId="7608FBD4" w14:textId="7B5D61DC" w:rsidR="1362D8E9" w:rsidRDefault="1362D8E9" w:rsidP="1362D8E9"/>
          <w:p w14:paraId="477AF2AC" w14:textId="1986C4E7" w:rsidR="1362D8E9" w:rsidRDefault="1362D8E9" w:rsidP="1362D8E9"/>
          <w:p w14:paraId="45CF820D" w14:textId="3E08730D" w:rsidR="1362D8E9" w:rsidRDefault="1362D8E9" w:rsidP="1362D8E9"/>
          <w:p w14:paraId="2799FEE1" w14:textId="1BDCE5E5" w:rsidR="1362D8E9" w:rsidRDefault="1362D8E9" w:rsidP="1362D8E9"/>
          <w:p w14:paraId="5D986DEE" w14:textId="0CD0CBEF" w:rsidR="1362D8E9" w:rsidRDefault="1362D8E9" w:rsidP="1362D8E9"/>
          <w:p w14:paraId="1EA70171" w14:textId="2A217445" w:rsidR="1362D8E9" w:rsidRDefault="1362D8E9" w:rsidP="1362D8E9"/>
          <w:p w14:paraId="2FB7532C" w14:textId="3818C9E1" w:rsidR="1362D8E9" w:rsidRDefault="1362D8E9" w:rsidP="1362D8E9"/>
          <w:p w14:paraId="5CD468AB" w14:textId="11A52C3C" w:rsidR="1362D8E9" w:rsidRDefault="1362D8E9" w:rsidP="1362D8E9"/>
          <w:p w14:paraId="18B5F59F" w14:textId="3C698967" w:rsidR="1362D8E9" w:rsidRDefault="1362D8E9" w:rsidP="1362D8E9"/>
          <w:p w14:paraId="2E45AE35" w14:textId="0EDC2E26" w:rsidR="1362D8E9" w:rsidRDefault="1362D8E9" w:rsidP="1362D8E9"/>
          <w:p w14:paraId="3AEBE081" w14:textId="4D02E668" w:rsidR="1362D8E9" w:rsidRDefault="1362D8E9" w:rsidP="1362D8E9"/>
          <w:p w14:paraId="5B08B1A9" w14:textId="0E7FDA02" w:rsidR="1362D8E9" w:rsidRDefault="1362D8E9" w:rsidP="1362D8E9"/>
          <w:p w14:paraId="13AF3AD9" w14:textId="31C4E5B5" w:rsidR="1362D8E9" w:rsidRDefault="1362D8E9" w:rsidP="1362D8E9"/>
          <w:p w14:paraId="6FFCC2BC" w14:textId="1161130D" w:rsidR="1362D8E9" w:rsidRDefault="1362D8E9" w:rsidP="1362D8E9"/>
          <w:p w14:paraId="67B8BC7B" w14:textId="0F4D8443" w:rsidR="1362D8E9" w:rsidRDefault="1362D8E9" w:rsidP="1362D8E9"/>
          <w:p w14:paraId="723CD435" w14:textId="568FDEF3" w:rsidR="1362D8E9" w:rsidRDefault="1362D8E9" w:rsidP="1362D8E9"/>
          <w:p w14:paraId="3AE17D1B" w14:textId="66DB3213" w:rsidR="1362D8E9" w:rsidRDefault="1362D8E9" w:rsidP="1362D8E9"/>
          <w:p w14:paraId="64F95564" w14:textId="78A7E1E1" w:rsidR="1362D8E9" w:rsidRDefault="1362D8E9" w:rsidP="1362D8E9"/>
          <w:p w14:paraId="54B530E5" w14:textId="2F479B23" w:rsidR="1362D8E9" w:rsidRDefault="1362D8E9" w:rsidP="1362D8E9"/>
          <w:p w14:paraId="78BDB615" w14:textId="6AA752F7" w:rsidR="1362D8E9" w:rsidRDefault="1362D8E9" w:rsidP="1362D8E9"/>
        </w:tc>
        <w:tc>
          <w:tcPr>
            <w:tcW w:w="2134" w:type="dxa"/>
            <w:vAlign w:val="bottom"/>
          </w:tcPr>
          <w:p w14:paraId="06A01BB6" w14:textId="6788906A" w:rsidR="1362D8E9" w:rsidRDefault="1362D8E9"/>
        </w:tc>
        <w:tc>
          <w:tcPr>
            <w:tcW w:w="4951" w:type="dxa"/>
            <w:vAlign w:val="bottom"/>
          </w:tcPr>
          <w:p w14:paraId="4D1AFC56" w14:textId="11A70ABA" w:rsidR="1362D8E9" w:rsidRDefault="1362D8E9"/>
        </w:tc>
      </w:tr>
      <w:tr w:rsidR="1362D8E9" w14:paraId="0BA6B030" w14:textId="77777777" w:rsidTr="380DFAE7">
        <w:trPr>
          <w:trHeight w:val="300"/>
        </w:trPr>
        <w:tc>
          <w:tcPr>
            <w:tcW w:w="2275" w:type="dxa"/>
            <w:vAlign w:val="bottom"/>
          </w:tcPr>
          <w:p w14:paraId="4609C8C9" w14:textId="189F44DB" w:rsidR="1362D8E9" w:rsidRDefault="1362D8E9"/>
        </w:tc>
        <w:tc>
          <w:tcPr>
            <w:tcW w:w="2134" w:type="dxa"/>
            <w:vAlign w:val="bottom"/>
          </w:tcPr>
          <w:p w14:paraId="4FC348BF" w14:textId="42393F0A" w:rsidR="1362D8E9" w:rsidRDefault="1362D8E9"/>
        </w:tc>
        <w:tc>
          <w:tcPr>
            <w:tcW w:w="4951" w:type="dxa"/>
            <w:vAlign w:val="bottom"/>
          </w:tcPr>
          <w:p w14:paraId="1DECED4D" w14:textId="1405A0E1" w:rsidR="1362D8E9" w:rsidRDefault="1362D8E9"/>
        </w:tc>
      </w:tr>
      <w:tr w:rsidR="1362D8E9" w14:paraId="7FF19123" w14:textId="77777777" w:rsidTr="380DFAE7">
        <w:trPr>
          <w:trHeight w:val="300"/>
        </w:trPr>
        <w:tc>
          <w:tcPr>
            <w:tcW w:w="2275" w:type="dxa"/>
            <w:vAlign w:val="bottom"/>
          </w:tcPr>
          <w:p w14:paraId="22D09752" w14:textId="469710F4" w:rsidR="1362D8E9" w:rsidRDefault="1362D8E9"/>
        </w:tc>
        <w:tc>
          <w:tcPr>
            <w:tcW w:w="2134" w:type="dxa"/>
            <w:vAlign w:val="bottom"/>
          </w:tcPr>
          <w:p w14:paraId="448A92E2" w14:textId="41200FED" w:rsidR="1362D8E9" w:rsidRDefault="1362D8E9"/>
        </w:tc>
        <w:tc>
          <w:tcPr>
            <w:tcW w:w="4951" w:type="dxa"/>
            <w:vAlign w:val="bottom"/>
          </w:tcPr>
          <w:p w14:paraId="2336E379" w14:textId="1CF872C4" w:rsidR="1362D8E9" w:rsidRDefault="1362D8E9"/>
        </w:tc>
      </w:tr>
      <w:tr w:rsidR="1362D8E9" w14:paraId="0AB68CFE" w14:textId="77777777" w:rsidTr="380DFAE7">
        <w:trPr>
          <w:trHeight w:val="300"/>
        </w:trPr>
        <w:tc>
          <w:tcPr>
            <w:tcW w:w="2275" w:type="dxa"/>
            <w:vAlign w:val="bottom"/>
          </w:tcPr>
          <w:p w14:paraId="51BA6F2F" w14:textId="50E380B7" w:rsidR="1362D8E9" w:rsidRDefault="1362D8E9"/>
        </w:tc>
        <w:tc>
          <w:tcPr>
            <w:tcW w:w="2134" w:type="dxa"/>
            <w:vAlign w:val="bottom"/>
          </w:tcPr>
          <w:p w14:paraId="191ECF50" w14:textId="3ABB5C9C" w:rsidR="1362D8E9" w:rsidRDefault="1362D8E9"/>
        </w:tc>
        <w:tc>
          <w:tcPr>
            <w:tcW w:w="4951" w:type="dxa"/>
            <w:vAlign w:val="bottom"/>
          </w:tcPr>
          <w:p w14:paraId="53CCA9F8" w14:textId="5805C733" w:rsidR="1362D8E9" w:rsidRDefault="1362D8E9"/>
        </w:tc>
      </w:tr>
      <w:tr w:rsidR="1362D8E9" w14:paraId="31AB7B8A" w14:textId="77777777" w:rsidTr="380DFAE7">
        <w:trPr>
          <w:trHeight w:val="300"/>
        </w:trPr>
        <w:tc>
          <w:tcPr>
            <w:tcW w:w="2275" w:type="dxa"/>
            <w:vAlign w:val="bottom"/>
          </w:tcPr>
          <w:p w14:paraId="243A6ACF" w14:textId="2981192E" w:rsidR="1362D8E9" w:rsidRDefault="1362D8E9"/>
        </w:tc>
        <w:tc>
          <w:tcPr>
            <w:tcW w:w="2134" w:type="dxa"/>
            <w:vAlign w:val="bottom"/>
          </w:tcPr>
          <w:p w14:paraId="3AE43717" w14:textId="5EDAF1FA" w:rsidR="1362D8E9" w:rsidRDefault="1362D8E9"/>
        </w:tc>
        <w:tc>
          <w:tcPr>
            <w:tcW w:w="4951" w:type="dxa"/>
            <w:vAlign w:val="bottom"/>
          </w:tcPr>
          <w:p w14:paraId="2357721B" w14:textId="6EED7D7A" w:rsidR="1362D8E9" w:rsidRDefault="1362D8E9"/>
        </w:tc>
      </w:tr>
    </w:tbl>
    <w:p w14:paraId="1A029DB2" w14:textId="4D366199" w:rsidR="00DF0630" w:rsidRPr="00C856AD" w:rsidRDefault="00DF0630" w:rsidP="1362D8E9"/>
    <w:p w14:paraId="5145EF88" w14:textId="39EC1C0E" w:rsidR="00DF0630" w:rsidRPr="00C856AD" w:rsidRDefault="00DF0630" w:rsidP="1362D8E9">
      <w:r>
        <w:lastRenderedPageBreak/>
        <w:br/>
      </w:r>
    </w:p>
    <w:sectPr w:rsidR="00DF0630" w:rsidRPr="00C856AD">
      <w:footerReference w:type="default" r:id="rId64"/>
      <w:headerReference w:type="first" r:id="rId65"/>
      <w:footerReference w:type="first" r:id="rId66"/>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DE3C2" w14:textId="77777777" w:rsidR="00F0626F" w:rsidRDefault="00F0626F">
      <w:pPr>
        <w:spacing w:before="0" w:line="240" w:lineRule="auto"/>
      </w:pPr>
      <w:r>
        <w:separator/>
      </w:r>
    </w:p>
  </w:endnote>
  <w:endnote w:type="continuationSeparator" w:id="0">
    <w:p w14:paraId="73B3C087" w14:textId="77777777" w:rsidR="00F0626F" w:rsidRDefault="00F0626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SansPro-Regular">
    <w:altName w:val="Calibri"/>
    <w:charset w:val="00"/>
    <w:family w:val="auto"/>
    <w:pitch w:val="variable"/>
    <w:sig w:usb0="20000007" w:usb1="00000001" w:usb2="00000000" w:usb3="00000000" w:csb0="00000193" w:csb1="00000000"/>
  </w:font>
  <w:font w:name="Aptos">
    <w:altName w:val="Calibri"/>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0814" w14:textId="735C6737" w:rsidR="00AB2F00" w:rsidRDefault="00AB2F00">
    <w:pPr>
      <w:pBdr>
        <w:top w:val="nil"/>
        <w:left w:val="nil"/>
        <w:bottom w:val="nil"/>
        <w:right w:val="nil"/>
        <w:between w:val="nil"/>
      </w:pBdr>
      <w:spacing w:after="14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29178" w14:textId="62F1A218" w:rsidR="00AB2F00" w:rsidRDefault="00AB2F00">
    <w:pPr>
      <w:pBdr>
        <w:top w:val="nil"/>
        <w:left w:val="nil"/>
        <w:bottom w:val="nil"/>
        <w:right w:val="nil"/>
        <w:between w:val="nil"/>
      </w:pBdr>
      <w:spacing w:after="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F810E" w14:textId="77777777" w:rsidR="00F0626F" w:rsidRDefault="00F0626F">
      <w:pPr>
        <w:spacing w:before="0" w:line="240" w:lineRule="auto"/>
      </w:pPr>
      <w:r>
        <w:separator/>
      </w:r>
    </w:p>
  </w:footnote>
  <w:footnote w:type="continuationSeparator" w:id="0">
    <w:p w14:paraId="293832F9" w14:textId="77777777" w:rsidR="00F0626F" w:rsidRDefault="00F0626F">
      <w:pPr>
        <w:spacing w:before="0" w:line="240" w:lineRule="auto"/>
      </w:pPr>
      <w:r>
        <w:continuationSeparator/>
      </w:r>
    </w:p>
  </w:footnote>
  <w:footnote w:id="1">
    <w:p w14:paraId="4CA23E4A" w14:textId="1A07DAE5" w:rsidR="002F6857" w:rsidRDefault="002F6857" w:rsidP="002F6857">
      <w:r w:rsidRPr="380DFAE7">
        <w:rPr>
          <w:rStyle w:val="FootnoteReference"/>
        </w:rPr>
        <w:footnoteRef/>
      </w:r>
      <w:r>
        <w:t xml:space="preserve"> </w:t>
      </w:r>
      <w:r w:rsidRPr="380DFAE7">
        <w:rPr>
          <w:lang w:val="en-US"/>
        </w:rPr>
        <w:t xml:space="preserve">comprehensive metrics into supply chain operations which are to be used to select projects </w:t>
      </w:r>
      <w:r w:rsidRPr="380DFAE7">
        <w:rPr>
          <w:rFonts w:ascii="Segoe UI" w:hAnsi="Segoe UI" w:cs="Segoe UI"/>
          <w:b/>
          <w:bCs/>
          <w:lang w:val="en-US"/>
        </w:rPr>
        <w:t xml:space="preserve">ISC SCS </w:t>
      </w:r>
      <w:proofErr w:type="gramStart"/>
      <w:r w:rsidRPr="380DFAE7">
        <w:rPr>
          <w:rFonts w:ascii="Segoe UI" w:hAnsi="Segoe UI" w:cs="Segoe UI"/>
          <w:b/>
          <w:bCs/>
          <w:lang w:val="en-US"/>
        </w:rPr>
        <w:t>CSS</w:t>
      </w:r>
      <w:r w:rsidRPr="380DFAE7">
        <w:rPr>
          <w:rFonts w:ascii="Segoe UI" w:hAnsi="Segoe UI" w:cs="Segoe UI"/>
          <w:lang w:val="en-US"/>
        </w:rPr>
        <w:t xml:space="preserve">  </w:t>
      </w:r>
      <w:r w:rsidRPr="380DFAE7">
        <w:rPr>
          <w:lang w:val="en-US"/>
        </w:rPr>
        <w:t>[</w:t>
      </w:r>
      <w:proofErr w:type="gramEnd"/>
      <w:r w:rsidRPr="380DFAE7">
        <w:rPr>
          <w:lang w:val="en-US"/>
        </w:rPr>
        <w:t>See Annex A], enabling businesses to measure and understand their environmental impact accurately and enabling VCR to select projects with the most potential impact. This initiative aims to make sustainability a quantifiable and actionable goal within supply chains.</w:t>
      </w:r>
    </w:p>
  </w:footnote>
  <w:footnote w:id="2">
    <w:p w14:paraId="1A52C18E" w14:textId="22E37B04" w:rsidR="380DFAE7" w:rsidRDefault="380DFAE7" w:rsidP="380DFAE7">
      <w:pPr>
        <w:rPr>
          <w:lang w:val="en-US"/>
        </w:rPr>
      </w:pPr>
      <w:r w:rsidRPr="380DFAE7">
        <w:rPr>
          <w:rStyle w:val="FootnoteReference"/>
        </w:rPr>
        <w:footnoteRef/>
      </w:r>
      <w:r>
        <w:t xml:space="preserve"> </w:t>
      </w:r>
      <w:r w:rsidRPr="380DFAE7">
        <w:rPr>
          <w:lang w:val="en-US"/>
        </w:rPr>
        <w:t xml:space="preserve">comprehensive metrics into supply chain operations which are to be used to select projects </w:t>
      </w:r>
      <w:r w:rsidRPr="380DFAE7">
        <w:rPr>
          <w:rFonts w:ascii="Segoe UI" w:hAnsi="Segoe UI" w:cs="Segoe UI"/>
          <w:b/>
          <w:bCs/>
          <w:lang w:val="en-US"/>
        </w:rPr>
        <w:t xml:space="preserve">ISC SCS </w:t>
      </w:r>
      <w:proofErr w:type="gramStart"/>
      <w:r w:rsidRPr="380DFAE7">
        <w:rPr>
          <w:rFonts w:ascii="Segoe UI" w:hAnsi="Segoe UI" w:cs="Segoe UI"/>
          <w:b/>
          <w:bCs/>
          <w:lang w:val="en-US"/>
        </w:rPr>
        <w:t>CSS</w:t>
      </w:r>
      <w:r w:rsidRPr="380DFAE7">
        <w:rPr>
          <w:rFonts w:ascii="Segoe UI" w:hAnsi="Segoe UI" w:cs="Segoe UI"/>
          <w:lang w:val="en-US"/>
        </w:rPr>
        <w:t xml:space="preserve">  </w:t>
      </w:r>
      <w:r w:rsidRPr="380DFAE7">
        <w:rPr>
          <w:lang w:val="en-US"/>
        </w:rPr>
        <w:t>[</w:t>
      </w:r>
      <w:proofErr w:type="gramEnd"/>
      <w:r w:rsidRPr="380DFAE7">
        <w:rPr>
          <w:lang w:val="en-US"/>
        </w:rPr>
        <w:t>See Annex A], enabling businesses to measure and understand their environmental impact accurately and enabling VCR to select projects with the most potential impact. This initiative aims to make sustainability a quantifiable and actionable goal within supply chains.</w:t>
      </w:r>
    </w:p>
    <w:p w14:paraId="6154A239" w14:textId="7955B008" w:rsidR="380DFAE7" w:rsidRDefault="380DFAE7" w:rsidP="380DFAE7">
      <w:pPr>
        <w:pStyle w:val="FootnoteText"/>
      </w:pPr>
    </w:p>
  </w:footnote>
  <w:footnote w:id="3">
    <w:p w14:paraId="44653FC3" w14:textId="7115C9E2" w:rsidR="380DFAE7" w:rsidRDefault="380DFAE7" w:rsidP="380DFAE7">
      <w:pPr>
        <w:rPr>
          <w:lang w:val="en-US"/>
        </w:rPr>
      </w:pPr>
      <w:r w:rsidRPr="380DFAE7">
        <w:rPr>
          <w:rStyle w:val="FootnoteReference"/>
        </w:rPr>
        <w:footnoteRef/>
      </w:r>
      <w:r>
        <w:t xml:space="preserve"> </w:t>
      </w:r>
      <w:r w:rsidRPr="380DFAE7">
        <w:rPr>
          <w:lang w:val="en-US"/>
        </w:rPr>
        <w:t xml:space="preserve">comprehensive metrics into supply chain operations which are to be used to select projects </w:t>
      </w:r>
      <w:r w:rsidRPr="380DFAE7">
        <w:rPr>
          <w:rFonts w:ascii="Segoe UI" w:hAnsi="Segoe UI" w:cs="Segoe UI"/>
          <w:b/>
          <w:bCs/>
          <w:lang w:val="en-US"/>
        </w:rPr>
        <w:t xml:space="preserve">ISC SCS </w:t>
      </w:r>
      <w:proofErr w:type="gramStart"/>
      <w:r w:rsidRPr="380DFAE7">
        <w:rPr>
          <w:rFonts w:ascii="Segoe UI" w:hAnsi="Segoe UI" w:cs="Segoe UI"/>
          <w:b/>
          <w:bCs/>
          <w:lang w:val="en-US"/>
        </w:rPr>
        <w:t>CSS</w:t>
      </w:r>
      <w:r w:rsidRPr="380DFAE7">
        <w:rPr>
          <w:rFonts w:ascii="Segoe UI" w:hAnsi="Segoe UI" w:cs="Segoe UI"/>
          <w:lang w:val="en-US"/>
        </w:rPr>
        <w:t xml:space="preserve">  </w:t>
      </w:r>
      <w:r w:rsidRPr="380DFAE7">
        <w:rPr>
          <w:lang w:val="en-US"/>
        </w:rPr>
        <w:t>[</w:t>
      </w:r>
      <w:proofErr w:type="gramEnd"/>
      <w:r w:rsidRPr="380DFAE7">
        <w:rPr>
          <w:lang w:val="en-US"/>
        </w:rPr>
        <w:t>See Annex A], enabling businesses to measure and understand their environmental impact accurately and enabling VCR to select projects with the most potential impact. This initiative aims to make sustainability a quantifiable and actionable goal within supply chains.</w:t>
      </w:r>
    </w:p>
    <w:p w14:paraId="58C6962E" w14:textId="21EFCC25" w:rsidR="380DFAE7" w:rsidRDefault="380DFAE7" w:rsidP="380DFAE7">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60A7D" w14:textId="1CB1FFCC" w:rsidR="00AB2F00" w:rsidRDefault="00AB2F00">
    <w:pPr>
      <w:pBdr>
        <w:top w:val="nil"/>
        <w:left w:val="nil"/>
        <w:bottom w:val="nil"/>
        <w:right w:val="nil"/>
        <w:between w:val="nil"/>
      </w:pBd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4027"/>
    <w:multiLevelType w:val="multilevel"/>
    <w:tmpl w:val="984C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E6EDD"/>
    <w:multiLevelType w:val="hybridMultilevel"/>
    <w:tmpl w:val="4FD6151E"/>
    <w:lvl w:ilvl="0" w:tplc="9C96CFDE">
      <w:start w:val="1"/>
      <w:numFmt w:val="bullet"/>
      <w:lvlText w:val=""/>
      <w:lvlJc w:val="left"/>
      <w:pPr>
        <w:ind w:left="720" w:hanging="360"/>
      </w:pPr>
      <w:rPr>
        <w:rFonts w:ascii="Symbol" w:hAnsi="Symbol" w:hint="default"/>
      </w:rPr>
    </w:lvl>
    <w:lvl w:ilvl="1" w:tplc="0FB84378">
      <w:start w:val="1"/>
      <w:numFmt w:val="bullet"/>
      <w:lvlText w:val="o"/>
      <w:lvlJc w:val="left"/>
      <w:pPr>
        <w:ind w:left="1440" w:hanging="360"/>
      </w:pPr>
      <w:rPr>
        <w:rFonts w:ascii="Courier New" w:hAnsi="Courier New" w:hint="default"/>
      </w:rPr>
    </w:lvl>
    <w:lvl w:ilvl="2" w:tplc="C8ECB18C">
      <w:start w:val="1"/>
      <w:numFmt w:val="bullet"/>
      <w:lvlText w:val=""/>
      <w:lvlJc w:val="left"/>
      <w:pPr>
        <w:ind w:left="2160" w:hanging="360"/>
      </w:pPr>
      <w:rPr>
        <w:rFonts w:ascii="Wingdings" w:hAnsi="Wingdings" w:hint="default"/>
      </w:rPr>
    </w:lvl>
    <w:lvl w:ilvl="3" w:tplc="FF04DD0C">
      <w:start w:val="1"/>
      <w:numFmt w:val="bullet"/>
      <w:lvlText w:val=""/>
      <w:lvlJc w:val="left"/>
      <w:pPr>
        <w:ind w:left="2880" w:hanging="360"/>
      </w:pPr>
      <w:rPr>
        <w:rFonts w:ascii="Symbol" w:hAnsi="Symbol" w:hint="default"/>
      </w:rPr>
    </w:lvl>
    <w:lvl w:ilvl="4" w:tplc="B4FCB97C">
      <w:start w:val="1"/>
      <w:numFmt w:val="bullet"/>
      <w:lvlText w:val="o"/>
      <w:lvlJc w:val="left"/>
      <w:pPr>
        <w:ind w:left="3600" w:hanging="360"/>
      </w:pPr>
      <w:rPr>
        <w:rFonts w:ascii="Courier New" w:hAnsi="Courier New" w:hint="default"/>
      </w:rPr>
    </w:lvl>
    <w:lvl w:ilvl="5" w:tplc="4F0CEFFE">
      <w:start w:val="1"/>
      <w:numFmt w:val="bullet"/>
      <w:lvlText w:val=""/>
      <w:lvlJc w:val="left"/>
      <w:pPr>
        <w:ind w:left="4320" w:hanging="360"/>
      </w:pPr>
      <w:rPr>
        <w:rFonts w:ascii="Wingdings" w:hAnsi="Wingdings" w:hint="default"/>
      </w:rPr>
    </w:lvl>
    <w:lvl w:ilvl="6" w:tplc="6D54CAAC">
      <w:start w:val="1"/>
      <w:numFmt w:val="bullet"/>
      <w:lvlText w:val=""/>
      <w:lvlJc w:val="left"/>
      <w:pPr>
        <w:ind w:left="5040" w:hanging="360"/>
      </w:pPr>
      <w:rPr>
        <w:rFonts w:ascii="Symbol" w:hAnsi="Symbol" w:hint="default"/>
      </w:rPr>
    </w:lvl>
    <w:lvl w:ilvl="7" w:tplc="B8400CA4">
      <w:start w:val="1"/>
      <w:numFmt w:val="bullet"/>
      <w:lvlText w:val="o"/>
      <w:lvlJc w:val="left"/>
      <w:pPr>
        <w:ind w:left="5760" w:hanging="360"/>
      </w:pPr>
      <w:rPr>
        <w:rFonts w:ascii="Courier New" w:hAnsi="Courier New" w:hint="default"/>
      </w:rPr>
    </w:lvl>
    <w:lvl w:ilvl="8" w:tplc="326A9E12">
      <w:start w:val="1"/>
      <w:numFmt w:val="bullet"/>
      <w:lvlText w:val=""/>
      <w:lvlJc w:val="left"/>
      <w:pPr>
        <w:ind w:left="6480" w:hanging="360"/>
      </w:pPr>
      <w:rPr>
        <w:rFonts w:ascii="Wingdings" w:hAnsi="Wingdings" w:hint="default"/>
      </w:rPr>
    </w:lvl>
  </w:abstractNum>
  <w:abstractNum w:abstractNumId="2" w15:restartNumberingAfterBreak="0">
    <w:nsid w:val="054B2EF2"/>
    <w:multiLevelType w:val="multilevel"/>
    <w:tmpl w:val="5F56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04C11"/>
    <w:multiLevelType w:val="multilevel"/>
    <w:tmpl w:val="EABA71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A4B6F"/>
    <w:multiLevelType w:val="multilevel"/>
    <w:tmpl w:val="4DEE0B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73613"/>
    <w:multiLevelType w:val="hybridMultilevel"/>
    <w:tmpl w:val="8368BC02"/>
    <w:lvl w:ilvl="0" w:tplc="340AEE0E">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C2B0D8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B3D816"/>
    <w:multiLevelType w:val="hybridMultilevel"/>
    <w:tmpl w:val="7FAC4EB6"/>
    <w:lvl w:ilvl="0" w:tplc="2FBC966A">
      <w:start w:val="1"/>
      <w:numFmt w:val="bullet"/>
      <w:lvlText w:val=""/>
      <w:lvlJc w:val="left"/>
      <w:pPr>
        <w:ind w:left="720" w:hanging="360"/>
      </w:pPr>
      <w:rPr>
        <w:rFonts w:ascii="Symbol" w:hAnsi="Symbol" w:hint="default"/>
      </w:rPr>
    </w:lvl>
    <w:lvl w:ilvl="1" w:tplc="DFF4526C">
      <w:start w:val="1"/>
      <w:numFmt w:val="bullet"/>
      <w:lvlText w:val="o"/>
      <w:lvlJc w:val="left"/>
      <w:pPr>
        <w:ind w:left="1440" w:hanging="360"/>
      </w:pPr>
      <w:rPr>
        <w:rFonts w:ascii="Courier New" w:hAnsi="Courier New" w:hint="default"/>
      </w:rPr>
    </w:lvl>
    <w:lvl w:ilvl="2" w:tplc="73ECC6CE">
      <w:start w:val="1"/>
      <w:numFmt w:val="bullet"/>
      <w:lvlText w:val=""/>
      <w:lvlJc w:val="left"/>
      <w:pPr>
        <w:ind w:left="2160" w:hanging="360"/>
      </w:pPr>
      <w:rPr>
        <w:rFonts w:ascii="Wingdings" w:hAnsi="Wingdings" w:hint="default"/>
      </w:rPr>
    </w:lvl>
    <w:lvl w:ilvl="3" w:tplc="5CC8BE28">
      <w:start w:val="1"/>
      <w:numFmt w:val="bullet"/>
      <w:lvlText w:val=""/>
      <w:lvlJc w:val="left"/>
      <w:pPr>
        <w:ind w:left="2880" w:hanging="360"/>
      </w:pPr>
      <w:rPr>
        <w:rFonts w:ascii="Symbol" w:hAnsi="Symbol" w:hint="default"/>
      </w:rPr>
    </w:lvl>
    <w:lvl w:ilvl="4" w:tplc="909405EE">
      <w:start w:val="1"/>
      <w:numFmt w:val="bullet"/>
      <w:lvlText w:val="o"/>
      <w:lvlJc w:val="left"/>
      <w:pPr>
        <w:ind w:left="3600" w:hanging="360"/>
      </w:pPr>
      <w:rPr>
        <w:rFonts w:ascii="Courier New" w:hAnsi="Courier New" w:hint="default"/>
      </w:rPr>
    </w:lvl>
    <w:lvl w:ilvl="5" w:tplc="B8A4FF8E">
      <w:start w:val="1"/>
      <w:numFmt w:val="bullet"/>
      <w:lvlText w:val=""/>
      <w:lvlJc w:val="left"/>
      <w:pPr>
        <w:ind w:left="4320" w:hanging="360"/>
      </w:pPr>
      <w:rPr>
        <w:rFonts w:ascii="Wingdings" w:hAnsi="Wingdings" w:hint="default"/>
      </w:rPr>
    </w:lvl>
    <w:lvl w:ilvl="6" w:tplc="93B4DDE2">
      <w:start w:val="1"/>
      <w:numFmt w:val="bullet"/>
      <w:lvlText w:val=""/>
      <w:lvlJc w:val="left"/>
      <w:pPr>
        <w:ind w:left="5040" w:hanging="360"/>
      </w:pPr>
      <w:rPr>
        <w:rFonts w:ascii="Symbol" w:hAnsi="Symbol" w:hint="default"/>
      </w:rPr>
    </w:lvl>
    <w:lvl w:ilvl="7" w:tplc="AC2C7F1C">
      <w:start w:val="1"/>
      <w:numFmt w:val="bullet"/>
      <w:lvlText w:val="o"/>
      <w:lvlJc w:val="left"/>
      <w:pPr>
        <w:ind w:left="5760" w:hanging="360"/>
      </w:pPr>
      <w:rPr>
        <w:rFonts w:ascii="Courier New" w:hAnsi="Courier New" w:hint="default"/>
      </w:rPr>
    </w:lvl>
    <w:lvl w:ilvl="8" w:tplc="BFD03F76">
      <w:start w:val="1"/>
      <w:numFmt w:val="bullet"/>
      <w:lvlText w:val=""/>
      <w:lvlJc w:val="left"/>
      <w:pPr>
        <w:ind w:left="6480" w:hanging="360"/>
      </w:pPr>
      <w:rPr>
        <w:rFonts w:ascii="Wingdings" w:hAnsi="Wingdings" w:hint="default"/>
      </w:rPr>
    </w:lvl>
  </w:abstractNum>
  <w:abstractNum w:abstractNumId="8" w15:restartNumberingAfterBreak="0">
    <w:nsid w:val="123C460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589508C"/>
    <w:multiLevelType w:val="multilevel"/>
    <w:tmpl w:val="98B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762F43"/>
    <w:multiLevelType w:val="multilevel"/>
    <w:tmpl w:val="D5D6E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184A4D"/>
    <w:multiLevelType w:val="multilevel"/>
    <w:tmpl w:val="6432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3271DB"/>
    <w:multiLevelType w:val="hybridMultilevel"/>
    <w:tmpl w:val="9C2A818A"/>
    <w:lvl w:ilvl="0" w:tplc="3D728F28">
      <w:numFmt w:val="bullet"/>
      <w:lvlText w:val="-"/>
      <w:lvlJc w:val="left"/>
      <w:pPr>
        <w:ind w:left="345" w:hanging="360"/>
      </w:pPr>
      <w:rPr>
        <w:rFonts w:ascii="Roboto" w:eastAsia="Roboto" w:hAnsi="Roboto" w:cs="Roboto" w:hint="default"/>
      </w:rPr>
    </w:lvl>
    <w:lvl w:ilvl="1" w:tplc="20000003" w:tentative="1">
      <w:start w:val="1"/>
      <w:numFmt w:val="bullet"/>
      <w:lvlText w:val="o"/>
      <w:lvlJc w:val="left"/>
      <w:pPr>
        <w:ind w:left="1065" w:hanging="360"/>
      </w:pPr>
      <w:rPr>
        <w:rFonts w:ascii="Courier New" w:hAnsi="Courier New" w:cs="Courier New" w:hint="default"/>
      </w:rPr>
    </w:lvl>
    <w:lvl w:ilvl="2" w:tplc="20000005" w:tentative="1">
      <w:start w:val="1"/>
      <w:numFmt w:val="bullet"/>
      <w:lvlText w:val=""/>
      <w:lvlJc w:val="left"/>
      <w:pPr>
        <w:ind w:left="1785" w:hanging="360"/>
      </w:pPr>
      <w:rPr>
        <w:rFonts w:ascii="Wingdings" w:hAnsi="Wingdings" w:hint="default"/>
      </w:rPr>
    </w:lvl>
    <w:lvl w:ilvl="3" w:tplc="20000001" w:tentative="1">
      <w:start w:val="1"/>
      <w:numFmt w:val="bullet"/>
      <w:lvlText w:val=""/>
      <w:lvlJc w:val="left"/>
      <w:pPr>
        <w:ind w:left="2505" w:hanging="360"/>
      </w:pPr>
      <w:rPr>
        <w:rFonts w:ascii="Symbol" w:hAnsi="Symbol" w:hint="default"/>
      </w:rPr>
    </w:lvl>
    <w:lvl w:ilvl="4" w:tplc="20000003" w:tentative="1">
      <w:start w:val="1"/>
      <w:numFmt w:val="bullet"/>
      <w:lvlText w:val="o"/>
      <w:lvlJc w:val="left"/>
      <w:pPr>
        <w:ind w:left="3225" w:hanging="360"/>
      </w:pPr>
      <w:rPr>
        <w:rFonts w:ascii="Courier New" w:hAnsi="Courier New" w:cs="Courier New" w:hint="default"/>
      </w:rPr>
    </w:lvl>
    <w:lvl w:ilvl="5" w:tplc="20000005" w:tentative="1">
      <w:start w:val="1"/>
      <w:numFmt w:val="bullet"/>
      <w:lvlText w:val=""/>
      <w:lvlJc w:val="left"/>
      <w:pPr>
        <w:ind w:left="3945" w:hanging="360"/>
      </w:pPr>
      <w:rPr>
        <w:rFonts w:ascii="Wingdings" w:hAnsi="Wingdings" w:hint="default"/>
      </w:rPr>
    </w:lvl>
    <w:lvl w:ilvl="6" w:tplc="20000001" w:tentative="1">
      <w:start w:val="1"/>
      <w:numFmt w:val="bullet"/>
      <w:lvlText w:val=""/>
      <w:lvlJc w:val="left"/>
      <w:pPr>
        <w:ind w:left="4665" w:hanging="360"/>
      </w:pPr>
      <w:rPr>
        <w:rFonts w:ascii="Symbol" w:hAnsi="Symbol" w:hint="default"/>
      </w:rPr>
    </w:lvl>
    <w:lvl w:ilvl="7" w:tplc="20000003" w:tentative="1">
      <w:start w:val="1"/>
      <w:numFmt w:val="bullet"/>
      <w:lvlText w:val="o"/>
      <w:lvlJc w:val="left"/>
      <w:pPr>
        <w:ind w:left="5385" w:hanging="360"/>
      </w:pPr>
      <w:rPr>
        <w:rFonts w:ascii="Courier New" w:hAnsi="Courier New" w:cs="Courier New" w:hint="default"/>
      </w:rPr>
    </w:lvl>
    <w:lvl w:ilvl="8" w:tplc="20000005" w:tentative="1">
      <w:start w:val="1"/>
      <w:numFmt w:val="bullet"/>
      <w:lvlText w:val=""/>
      <w:lvlJc w:val="left"/>
      <w:pPr>
        <w:ind w:left="6105" w:hanging="360"/>
      </w:pPr>
      <w:rPr>
        <w:rFonts w:ascii="Wingdings" w:hAnsi="Wingdings" w:hint="default"/>
      </w:rPr>
    </w:lvl>
  </w:abstractNum>
  <w:abstractNum w:abstractNumId="13" w15:restartNumberingAfterBreak="0">
    <w:nsid w:val="33255FD0"/>
    <w:multiLevelType w:val="multilevel"/>
    <w:tmpl w:val="08B8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7F4BEC"/>
    <w:multiLevelType w:val="hybridMultilevel"/>
    <w:tmpl w:val="E326B2A8"/>
    <w:lvl w:ilvl="0" w:tplc="430C7E52">
      <w:start w:val="1"/>
      <w:numFmt w:val="bullet"/>
      <w:lvlText w:val="-"/>
      <w:lvlJc w:val="left"/>
      <w:pPr>
        <w:ind w:left="720" w:hanging="360"/>
      </w:pPr>
      <w:rPr>
        <w:rFonts w:ascii="Calibri" w:hAnsi="Calibri" w:hint="default"/>
      </w:rPr>
    </w:lvl>
    <w:lvl w:ilvl="1" w:tplc="8E00FBA4">
      <w:start w:val="1"/>
      <w:numFmt w:val="bullet"/>
      <w:lvlText w:val="o"/>
      <w:lvlJc w:val="left"/>
      <w:pPr>
        <w:ind w:left="1440" w:hanging="360"/>
      </w:pPr>
      <w:rPr>
        <w:rFonts w:ascii="Courier New" w:hAnsi="Courier New" w:hint="default"/>
      </w:rPr>
    </w:lvl>
    <w:lvl w:ilvl="2" w:tplc="73EEE3AE">
      <w:start w:val="1"/>
      <w:numFmt w:val="bullet"/>
      <w:lvlText w:val=""/>
      <w:lvlJc w:val="left"/>
      <w:pPr>
        <w:ind w:left="2160" w:hanging="360"/>
      </w:pPr>
      <w:rPr>
        <w:rFonts w:ascii="Wingdings" w:hAnsi="Wingdings" w:hint="default"/>
      </w:rPr>
    </w:lvl>
    <w:lvl w:ilvl="3" w:tplc="4364A698">
      <w:start w:val="1"/>
      <w:numFmt w:val="bullet"/>
      <w:lvlText w:val=""/>
      <w:lvlJc w:val="left"/>
      <w:pPr>
        <w:ind w:left="2880" w:hanging="360"/>
      </w:pPr>
      <w:rPr>
        <w:rFonts w:ascii="Symbol" w:hAnsi="Symbol" w:hint="default"/>
      </w:rPr>
    </w:lvl>
    <w:lvl w:ilvl="4" w:tplc="9E58472C">
      <w:start w:val="1"/>
      <w:numFmt w:val="bullet"/>
      <w:lvlText w:val="o"/>
      <w:lvlJc w:val="left"/>
      <w:pPr>
        <w:ind w:left="3600" w:hanging="360"/>
      </w:pPr>
      <w:rPr>
        <w:rFonts w:ascii="Courier New" w:hAnsi="Courier New" w:hint="default"/>
      </w:rPr>
    </w:lvl>
    <w:lvl w:ilvl="5" w:tplc="B15A6432">
      <w:start w:val="1"/>
      <w:numFmt w:val="bullet"/>
      <w:lvlText w:val=""/>
      <w:lvlJc w:val="left"/>
      <w:pPr>
        <w:ind w:left="4320" w:hanging="360"/>
      </w:pPr>
      <w:rPr>
        <w:rFonts w:ascii="Wingdings" w:hAnsi="Wingdings" w:hint="default"/>
      </w:rPr>
    </w:lvl>
    <w:lvl w:ilvl="6" w:tplc="44B42F3E">
      <w:start w:val="1"/>
      <w:numFmt w:val="bullet"/>
      <w:lvlText w:val=""/>
      <w:lvlJc w:val="left"/>
      <w:pPr>
        <w:ind w:left="5040" w:hanging="360"/>
      </w:pPr>
      <w:rPr>
        <w:rFonts w:ascii="Symbol" w:hAnsi="Symbol" w:hint="default"/>
      </w:rPr>
    </w:lvl>
    <w:lvl w:ilvl="7" w:tplc="CBEE06CA">
      <w:start w:val="1"/>
      <w:numFmt w:val="bullet"/>
      <w:lvlText w:val="o"/>
      <w:lvlJc w:val="left"/>
      <w:pPr>
        <w:ind w:left="5760" w:hanging="360"/>
      </w:pPr>
      <w:rPr>
        <w:rFonts w:ascii="Courier New" w:hAnsi="Courier New" w:hint="default"/>
      </w:rPr>
    </w:lvl>
    <w:lvl w:ilvl="8" w:tplc="EFDC7088">
      <w:start w:val="1"/>
      <w:numFmt w:val="bullet"/>
      <w:lvlText w:val=""/>
      <w:lvlJc w:val="left"/>
      <w:pPr>
        <w:ind w:left="6480" w:hanging="360"/>
      </w:pPr>
      <w:rPr>
        <w:rFonts w:ascii="Wingdings" w:hAnsi="Wingdings" w:hint="default"/>
      </w:rPr>
    </w:lvl>
  </w:abstractNum>
  <w:abstractNum w:abstractNumId="15" w15:restartNumberingAfterBreak="0">
    <w:nsid w:val="3B3D5874"/>
    <w:multiLevelType w:val="multilevel"/>
    <w:tmpl w:val="690C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AF6EF1"/>
    <w:multiLevelType w:val="hybridMultilevel"/>
    <w:tmpl w:val="124EA940"/>
    <w:lvl w:ilvl="0" w:tplc="6D745554">
      <w:start w:val="1"/>
      <w:numFmt w:val="bullet"/>
      <w:lvlText w:val="-"/>
      <w:lvlJc w:val="left"/>
      <w:pPr>
        <w:ind w:left="720" w:hanging="360"/>
      </w:pPr>
      <w:rPr>
        <w:rFonts w:ascii="Calibri" w:hAnsi="Calibri" w:hint="default"/>
      </w:rPr>
    </w:lvl>
    <w:lvl w:ilvl="1" w:tplc="CC08CC72">
      <w:start w:val="1"/>
      <w:numFmt w:val="bullet"/>
      <w:lvlText w:val="o"/>
      <w:lvlJc w:val="left"/>
      <w:pPr>
        <w:ind w:left="1440" w:hanging="360"/>
      </w:pPr>
      <w:rPr>
        <w:rFonts w:ascii="Courier New" w:hAnsi="Courier New" w:hint="default"/>
      </w:rPr>
    </w:lvl>
    <w:lvl w:ilvl="2" w:tplc="C408F5A4">
      <w:start w:val="1"/>
      <w:numFmt w:val="bullet"/>
      <w:lvlText w:val=""/>
      <w:lvlJc w:val="left"/>
      <w:pPr>
        <w:ind w:left="2160" w:hanging="360"/>
      </w:pPr>
      <w:rPr>
        <w:rFonts w:ascii="Wingdings" w:hAnsi="Wingdings" w:hint="default"/>
      </w:rPr>
    </w:lvl>
    <w:lvl w:ilvl="3" w:tplc="47E82594">
      <w:start w:val="1"/>
      <w:numFmt w:val="bullet"/>
      <w:lvlText w:val=""/>
      <w:lvlJc w:val="left"/>
      <w:pPr>
        <w:ind w:left="2880" w:hanging="360"/>
      </w:pPr>
      <w:rPr>
        <w:rFonts w:ascii="Symbol" w:hAnsi="Symbol" w:hint="default"/>
      </w:rPr>
    </w:lvl>
    <w:lvl w:ilvl="4" w:tplc="F8F09B4A">
      <w:start w:val="1"/>
      <w:numFmt w:val="bullet"/>
      <w:lvlText w:val="o"/>
      <w:lvlJc w:val="left"/>
      <w:pPr>
        <w:ind w:left="3600" w:hanging="360"/>
      </w:pPr>
      <w:rPr>
        <w:rFonts w:ascii="Courier New" w:hAnsi="Courier New" w:hint="default"/>
      </w:rPr>
    </w:lvl>
    <w:lvl w:ilvl="5" w:tplc="DFB4ABF4">
      <w:start w:val="1"/>
      <w:numFmt w:val="bullet"/>
      <w:lvlText w:val=""/>
      <w:lvlJc w:val="left"/>
      <w:pPr>
        <w:ind w:left="4320" w:hanging="360"/>
      </w:pPr>
      <w:rPr>
        <w:rFonts w:ascii="Wingdings" w:hAnsi="Wingdings" w:hint="default"/>
      </w:rPr>
    </w:lvl>
    <w:lvl w:ilvl="6" w:tplc="1BAE4FF4">
      <w:start w:val="1"/>
      <w:numFmt w:val="bullet"/>
      <w:lvlText w:val=""/>
      <w:lvlJc w:val="left"/>
      <w:pPr>
        <w:ind w:left="5040" w:hanging="360"/>
      </w:pPr>
      <w:rPr>
        <w:rFonts w:ascii="Symbol" w:hAnsi="Symbol" w:hint="default"/>
      </w:rPr>
    </w:lvl>
    <w:lvl w:ilvl="7" w:tplc="A6F6BC24">
      <w:start w:val="1"/>
      <w:numFmt w:val="bullet"/>
      <w:lvlText w:val="o"/>
      <w:lvlJc w:val="left"/>
      <w:pPr>
        <w:ind w:left="5760" w:hanging="360"/>
      </w:pPr>
      <w:rPr>
        <w:rFonts w:ascii="Courier New" w:hAnsi="Courier New" w:hint="default"/>
      </w:rPr>
    </w:lvl>
    <w:lvl w:ilvl="8" w:tplc="21A874E6">
      <w:start w:val="1"/>
      <w:numFmt w:val="bullet"/>
      <w:lvlText w:val=""/>
      <w:lvlJc w:val="left"/>
      <w:pPr>
        <w:ind w:left="6480" w:hanging="360"/>
      </w:pPr>
      <w:rPr>
        <w:rFonts w:ascii="Wingdings" w:hAnsi="Wingdings" w:hint="default"/>
      </w:rPr>
    </w:lvl>
  </w:abstractNum>
  <w:abstractNum w:abstractNumId="17" w15:restartNumberingAfterBreak="0">
    <w:nsid w:val="3ED3624C"/>
    <w:multiLevelType w:val="hybridMultilevel"/>
    <w:tmpl w:val="13BC964C"/>
    <w:lvl w:ilvl="0" w:tplc="5CBAB240">
      <w:start w:val="1"/>
      <w:numFmt w:val="bullet"/>
      <w:lvlText w:val=""/>
      <w:lvlJc w:val="left"/>
      <w:pPr>
        <w:ind w:left="720" w:hanging="360"/>
      </w:pPr>
      <w:rPr>
        <w:rFonts w:ascii="Symbol" w:hAnsi="Symbol" w:hint="default"/>
      </w:rPr>
    </w:lvl>
    <w:lvl w:ilvl="1" w:tplc="EB8C0D66">
      <w:start w:val="1"/>
      <w:numFmt w:val="bullet"/>
      <w:lvlText w:val="o"/>
      <w:lvlJc w:val="left"/>
      <w:pPr>
        <w:ind w:left="1440" w:hanging="360"/>
      </w:pPr>
      <w:rPr>
        <w:rFonts w:ascii="Courier New" w:hAnsi="Courier New" w:hint="default"/>
      </w:rPr>
    </w:lvl>
    <w:lvl w:ilvl="2" w:tplc="3CF85656">
      <w:start w:val="1"/>
      <w:numFmt w:val="bullet"/>
      <w:lvlText w:val=""/>
      <w:lvlJc w:val="left"/>
      <w:pPr>
        <w:ind w:left="2160" w:hanging="360"/>
      </w:pPr>
      <w:rPr>
        <w:rFonts w:ascii="Wingdings" w:hAnsi="Wingdings" w:hint="default"/>
      </w:rPr>
    </w:lvl>
    <w:lvl w:ilvl="3" w:tplc="A05A2566">
      <w:start w:val="1"/>
      <w:numFmt w:val="bullet"/>
      <w:lvlText w:val=""/>
      <w:lvlJc w:val="left"/>
      <w:pPr>
        <w:ind w:left="2880" w:hanging="360"/>
      </w:pPr>
      <w:rPr>
        <w:rFonts w:ascii="Symbol" w:hAnsi="Symbol" w:hint="default"/>
      </w:rPr>
    </w:lvl>
    <w:lvl w:ilvl="4" w:tplc="1C88ED04">
      <w:start w:val="1"/>
      <w:numFmt w:val="bullet"/>
      <w:lvlText w:val="o"/>
      <w:lvlJc w:val="left"/>
      <w:pPr>
        <w:ind w:left="3600" w:hanging="360"/>
      </w:pPr>
      <w:rPr>
        <w:rFonts w:ascii="Courier New" w:hAnsi="Courier New" w:hint="default"/>
      </w:rPr>
    </w:lvl>
    <w:lvl w:ilvl="5" w:tplc="373E8F28">
      <w:start w:val="1"/>
      <w:numFmt w:val="bullet"/>
      <w:lvlText w:val=""/>
      <w:lvlJc w:val="left"/>
      <w:pPr>
        <w:ind w:left="4320" w:hanging="360"/>
      </w:pPr>
      <w:rPr>
        <w:rFonts w:ascii="Wingdings" w:hAnsi="Wingdings" w:hint="default"/>
      </w:rPr>
    </w:lvl>
    <w:lvl w:ilvl="6" w:tplc="5D40C9A0">
      <w:start w:val="1"/>
      <w:numFmt w:val="bullet"/>
      <w:lvlText w:val=""/>
      <w:lvlJc w:val="left"/>
      <w:pPr>
        <w:ind w:left="5040" w:hanging="360"/>
      </w:pPr>
      <w:rPr>
        <w:rFonts w:ascii="Symbol" w:hAnsi="Symbol" w:hint="default"/>
      </w:rPr>
    </w:lvl>
    <w:lvl w:ilvl="7" w:tplc="74CAC3F8">
      <w:start w:val="1"/>
      <w:numFmt w:val="bullet"/>
      <w:lvlText w:val="o"/>
      <w:lvlJc w:val="left"/>
      <w:pPr>
        <w:ind w:left="5760" w:hanging="360"/>
      </w:pPr>
      <w:rPr>
        <w:rFonts w:ascii="Courier New" w:hAnsi="Courier New" w:hint="default"/>
      </w:rPr>
    </w:lvl>
    <w:lvl w:ilvl="8" w:tplc="BB1470EC">
      <w:start w:val="1"/>
      <w:numFmt w:val="bullet"/>
      <w:lvlText w:val=""/>
      <w:lvlJc w:val="left"/>
      <w:pPr>
        <w:ind w:left="6480" w:hanging="360"/>
      </w:pPr>
      <w:rPr>
        <w:rFonts w:ascii="Wingdings" w:hAnsi="Wingdings" w:hint="default"/>
      </w:rPr>
    </w:lvl>
  </w:abstractNum>
  <w:abstractNum w:abstractNumId="18" w15:restartNumberingAfterBreak="0">
    <w:nsid w:val="431D5FF0"/>
    <w:multiLevelType w:val="multilevel"/>
    <w:tmpl w:val="7FCAD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B34FF0"/>
    <w:multiLevelType w:val="multilevel"/>
    <w:tmpl w:val="C2B8A7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0" w15:restartNumberingAfterBreak="0">
    <w:nsid w:val="51514F51"/>
    <w:multiLevelType w:val="multilevel"/>
    <w:tmpl w:val="2DE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305268"/>
    <w:multiLevelType w:val="hybridMultilevel"/>
    <w:tmpl w:val="9EF22A6C"/>
    <w:lvl w:ilvl="0" w:tplc="20F6E188">
      <w:start w:val="5"/>
      <w:numFmt w:val="bullet"/>
      <w:lvlText w:val="-"/>
      <w:lvlJc w:val="left"/>
      <w:pPr>
        <w:ind w:left="720" w:hanging="360"/>
      </w:pPr>
      <w:rPr>
        <w:rFonts w:ascii="Arial" w:eastAsia="Calibr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2" w15:restartNumberingAfterBreak="0">
    <w:nsid w:val="57E18F2F"/>
    <w:multiLevelType w:val="hybridMultilevel"/>
    <w:tmpl w:val="8B82863A"/>
    <w:lvl w:ilvl="0" w:tplc="F912B78C">
      <w:start w:val="1"/>
      <w:numFmt w:val="bullet"/>
      <w:lvlText w:val="-"/>
      <w:lvlJc w:val="left"/>
      <w:pPr>
        <w:ind w:left="720" w:hanging="360"/>
      </w:pPr>
      <w:rPr>
        <w:rFonts w:ascii="Calibri" w:hAnsi="Calibri" w:hint="default"/>
      </w:rPr>
    </w:lvl>
    <w:lvl w:ilvl="1" w:tplc="21F66342">
      <w:start w:val="1"/>
      <w:numFmt w:val="bullet"/>
      <w:lvlText w:val="o"/>
      <w:lvlJc w:val="left"/>
      <w:pPr>
        <w:ind w:left="1440" w:hanging="360"/>
      </w:pPr>
      <w:rPr>
        <w:rFonts w:ascii="Courier New" w:hAnsi="Courier New" w:hint="default"/>
      </w:rPr>
    </w:lvl>
    <w:lvl w:ilvl="2" w:tplc="76200D2C">
      <w:start w:val="1"/>
      <w:numFmt w:val="bullet"/>
      <w:lvlText w:val=""/>
      <w:lvlJc w:val="left"/>
      <w:pPr>
        <w:ind w:left="2160" w:hanging="360"/>
      </w:pPr>
      <w:rPr>
        <w:rFonts w:ascii="Wingdings" w:hAnsi="Wingdings" w:hint="default"/>
      </w:rPr>
    </w:lvl>
    <w:lvl w:ilvl="3" w:tplc="9F68F498">
      <w:start w:val="1"/>
      <w:numFmt w:val="bullet"/>
      <w:lvlText w:val=""/>
      <w:lvlJc w:val="left"/>
      <w:pPr>
        <w:ind w:left="2880" w:hanging="360"/>
      </w:pPr>
      <w:rPr>
        <w:rFonts w:ascii="Symbol" w:hAnsi="Symbol" w:hint="default"/>
      </w:rPr>
    </w:lvl>
    <w:lvl w:ilvl="4" w:tplc="2B829514">
      <w:start w:val="1"/>
      <w:numFmt w:val="bullet"/>
      <w:lvlText w:val="o"/>
      <w:lvlJc w:val="left"/>
      <w:pPr>
        <w:ind w:left="3600" w:hanging="360"/>
      </w:pPr>
      <w:rPr>
        <w:rFonts w:ascii="Courier New" w:hAnsi="Courier New" w:hint="default"/>
      </w:rPr>
    </w:lvl>
    <w:lvl w:ilvl="5" w:tplc="9C48FB5E">
      <w:start w:val="1"/>
      <w:numFmt w:val="bullet"/>
      <w:lvlText w:val=""/>
      <w:lvlJc w:val="left"/>
      <w:pPr>
        <w:ind w:left="4320" w:hanging="360"/>
      </w:pPr>
      <w:rPr>
        <w:rFonts w:ascii="Wingdings" w:hAnsi="Wingdings" w:hint="default"/>
      </w:rPr>
    </w:lvl>
    <w:lvl w:ilvl="6" w:tplc="DD2455E2">
      <w:start w:val="1"/>
      <w:numFmt w:val="bullet"/>
      <w:lvlText w:val=""/>
      <w:lvlJc w:val="left"/>
      <w:pPr>
        <w:ind w:left="5040" w:hanging="360"/>
      </w:pPr>
      <w:rPr>
        <w:rFonts w:ascii="Symbol" w:hAnsi="Symbol" w:hint="default"/>
      </w:rPr>
    </w:lvl>
    <w:lvl w:ilvl="7" w:tplc="1870EB4E">
      <w:start w:val="1"/>
      <w:numFmt w:val="bullet"/>
      <w:lvlText w:val="o"/>
      <w:lvlJc w:val="left"/>
      <w:pPr>
        <w:ind w:left="5760" w:hanging="360"/>
      </w:pPr>
      <w:rPr>
        <w:rFonts w:ascii="Courier New" w:hAnsi="Courier New" w:hint="default"/>
      </w:rPr>
    </w:lvl>
    <w:lvl w:ilvl="8" w:tplc="C7467F26">
      <w:start w:val="1"/>
      <w:numFmt w:val="bullet"/>
      <w:lvlText w:val=""/>
      <w:lvlJc w:val="left"/>
      <w:pPr>
        <w:ind w:left="6480" w:hanging="360"/>
      </w:pPr>
      <w:rPr>
        <w:rFonts w:ascii="Wingdings" w:hAnsi="Wingdings" w:hint="default"/>
      </w:rPr>
    </w:lvl>
  </w:abstractNum>
  <w:abstractNum w:abstractNumId="23" w15:restartNumberingAfterBreak="0">
    <w:nsid w:val="5BD83C4C"/>
    <w:multiLevelType w:val="multilevel"/>
    <w:tmpl w:val="DA8CC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013111"/>
    <w:multiLevelType w:val="multilevel"/>
    <w:tmpl w:val="2D545C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2B74DC"/>
    <w:multiLevelType w:val="multilevel"/>
    <w:tmpl w:val="F9CE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B24868"/>
    <w:multiLevelType w:val="multilevel"/>
    <w:tmpl w:val="244A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A75343"/>
    <w:multiLevelType w:val="hybridMultilevel"/>
    <w:tmpl w:val="2F089D16"/>
    <w:lvl w:ilvl="0" w:tplc="407A12B6">
      <w:numFmt w:val="bullet"/>
      <w:lvlText w:val=""/>
      <w:lvlJc w:val="left"/>
      <w:pPr>
        <w:ind w:left="345" w:hanging="360"/>
      </w:pPr>
      <w:rPr>
        <w:rFonts w:ascii="Wingdings" w:eastAsia="Roboto" w:hAnsi="Wingdings" w:cs="Roboto" w:hint="default"/>
      </w:rPr>
    </w:lvl>
    <w:lvl w:ilvl="1" w:tplc="20000003" w:tentative="1">
      <w:start w:val="1"/>
      <w:numFmt w:val="bullet"/>
      <w:lvlText w:val="o"/>
      <w:lvlJc w:val="left"/>
      <w:pPr>
        <w:ind w:left="1065" w:hanging="360"/>
      </w:pPr>
      <w:rPr>
        <w:rFonts w:ascii="Courier New" w:hAnsi="Courier New" w:cs="Courier New" w:hint="default"/>
      </w:rPr>
    </w:lvl>
    <w:lvl w:ilvl="2" w:tplc="20000005" w:tentative="1">
      <w:start w:val="1"/>
      <w:numFmt w:val="bullet"/>
      <w:lvlText w:val=""/>
      <w:lvlJc w:val="left"/>
      <w:pPr>
        <w:ind w:left="1785" w:hanging="360"/>
      </w:pPr>
      <w:rPr>
        <w:rFonts w:ascii="Wingdings" w:hAnsi="Wingdings" w:hint="default"/>
      </w:rPr>
    </w:lvl>
    <w:lvl w:ilvl="3" w:tplc="20000001" w:tentative="1">
      <w:start w:val="1"/>
      <w:numFmt w:val="bullet"/>
      <w:lvlText w:val=""/>
      <w:lvlJc w:val="left"/>
      <w:pPr>
        <w:ind w:left="2505" w:hanging="360"/>
      </w:pPr>
      <w:rPr>
        <w:rFonts w:ascii="Symbol" w:hAnsi="Symbol" w:hint="default"/>
      </w:rPr>
    </w:lvl>
    <w:lvl w:ilvl="4" w:tplc="20000003" w:tentative="1">
      <w:start w:val="1"/>
      <w:numFmt w:val="bullet"/>
      <w:lvlText w:val="o"/>
      <w:lvlJc w:val="left"/>
      <w:pPr>
        <w:ind w:left="3225" w:hanging="360"/>
      </w:pPr>
      <w:rPr>
        <w:rFonts w:ascii="Courier New" w:hAnsi="Courier New" w:cs="Courier New" w:hint="default"/>
      </w:rPr>
    </w:lvl>
    <w:lvl w:ilvl="5" w:tplc="20000005" w:tentative="1">
      <w:start w:val="1"/>
      <w:numFmt w:val="bullet"/>
      <w:lvlText w:val=""/>
      <w:lvlJc w:val="left"/>
      <w:pPr>
        <w:ind w:left="3945" w:hanging="360"/>
      </w:pPr>
      <w:rPr>
        <w:rFonts w:ascii="Wingdings" w:hAnsi="Wingdings" w:hint="default"/>
      </w:rPr>
    </w:lvl>
    <w:lvl w:ilvl="6" w:tplc="20000001" w:tentative="1">
      <w:start w:val="1"/>
      <w:numFmt w:val="bullet"/>
      <w:lvlText w:val=""/>
      <w:lvlJc w:val="left"/>
      <w:pPr>
        <w:ind w:left="4665" w:hanging="360"/>
      </w:pPr>
      <w:rPr>
        <w:rFonts w:ascii="Symbol" w:hAnsi="Symbol" w:hint="default"/>
      </w:rPr>
    </w:lvl>
    <w:lvl w:ilvl="7" w:tplc="20000003" w:tentative="1">
      <w:start w:val="1"/>
      <w:numFmt w:val="bullet"/>
      <w:lvlText w:val="o"/>
      <w:lvlJc w:val="left"/>
      <w:pPr>
        <w:ind w:left="5385" w:hanging="360"/>
      </w:pPr>
      <w:rPr>
        <w:rFonts w:ascii="Courier New" w:hAnsi="Courier New" w:cs="Courier New" w:hint="default"/>
      </w:rPr>
    </w:lvl>
    <w:lvl w:ilvl="8" w:tplc="20000005" w:tentative="1">
      <w:start w:val="1"/>
      <w:numFmt w:val="bullet"/>
      <w:lvlText w:val=""/>
      <w:lvlJc w:val="left"/>
      <w:pPr>
        <w:ind w:left="6105" w:hanging="360"/>
      </w:pPr>
      <w:rPr>
        <w:rFonts w:ascii="Wingdings" w:hAnsi="Wingdings" w:hint="default"/>
      </w:rPr>
    </w:lvl>
  </w:abstractNum>
  <w:abstractNum w:abstractNumId="28" w15:restartNumberingAfterBreak="0">
    <w:nsid w:val="66DF4F84"/>
    <w:multiLevelType w:val="multilevel"/>
    <w:tmpl w:val="9F727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92724A"/>
    <w:multiLevelType w:val="multilevel"/>
    <w:tmpl w:val="C364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043CD8"/>
    <w:multiLevelType w:val="multilevel"/>
    <w:tmpl w:val="B718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B21D5A"/>
    <w:multiLevelType w:val="multilevel"/>
    <w:tmpl w:val="7CBC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D07DEB"/>
    <w:multiLevelType w:val="hybridMultilevel"/>
    <w:tmpl w:val="859E66D2"/>
    <w:lvl w:ilvl="0" w:tplc="EA3C91A0">
      <w:start w:val="1"/>
      <w:numFmt w:val="decimal"/>
      <w:lvlText w:val="%1."/>
      <w:lvlJc w:val="left"/>
      <w:pPr>
        <w:ind w:left="705" w:hanging="360"/>
      </w:pPr>
    </w:lvl>
    <w:lvl w:ilvl="1" w:tplc="195C55AE">
      <w:start w:val="1"/>
      <w:numFmt w:val="lowerLetter"/>
      <w:lvlText w:val="%2."/>
      <w:lvlJc w:val="left"/>
      <w:pPr>
        <w:ind w:left="1440" w:hanging="360"/>
      </w:pPr>
    </w:lvl>
    <w:lvl w:ilvl="2" w:tplc="8362EAA4">
      <w:start w:val="1"/>
      <w:numFmt w:val="lowerRoman"/>
      <w:lvlText w:val="%3."/>
      <w:lvlJc w:val="right"/>
      <w:pPr>
        <w:ind w:left="2160" w:hanging="180"/>
      </w:pPr>
    </w:lvl>
    <w:lvl w:ilvl="3" w:tplc="571401EC">
      <w:start w:val="1"/>
      <w:numFmt w:val="decimal"/>
      <w:lvlText w:val="%4."/>
      <w:lvlJc w:val="left"/>
      <w:pPr>
        <w:ind w:left="2880" w:hanging="360"/>
      </w:pPr>
    </w:lvl>
    <w:lvl w:ilvl="4" w:tplc="F5BCD790">
      <w:start w:val="1"/>
      <w:numFmt w:val="lowerLetter"/>
      <w:lvlText w:val="%5."/>
      <w:lvlJc w:val="left"/>
      <w:pPr>
        <w:ind w:left="3600" w:hanging="360"/>
      </w:pPr>
    </w:lvl>
    <w:lvl w:ilvl="5" w:tplc="52C6023E">
      <w:start w:val="1"/>
      <w:numFmt w:val="lowerRoman"/>
      <w:lvlText w:val="%6."/>
      <w:lvlJc w:val="right"/>
      <w:pPr>
        <w:ind w:left="4320" w:hanging="180"/>
      </w:pPr>
    </w:lvl>
    <w:lvl w:ilvl="6" w:tplc="494E8BFC">
      <w:start w:val="1"/>
      <w:numFmt w:val="decimal"/>
      <w:lvlText w:val="%7."/>
      <w:lvlJc w:val="left"/>
      <w:pPr>
        <w:ind w:left="5040" w:hanging="360"/>
      </w:pPr>
    </w:lvl>
    <w:lvl w:ilvl="7" w:tplc="BAA83C34">
      <w:start w:val="1"/>
      <w:numFmt w:val="lowerLetter"/>
      <w:lvlText w:val="%8."/>
      <w:lvlJc w:val="left"/>
      <w:pPr>
        <w:ind w:left="5760" w:hanging="360"/>
      </w:pPr>
    </w:lvl>
    <w:lvl w:ilvl="8" w:tplc="E17859EC">
      <w:start w:val="1"/>
      <w:numFmt w:val="lowerRoman"/>
      <w:lvlText w:val="%9."/>
      <w:lvlJc w:val="right"/>
      <w:pPr>
        <w:ind w:left="6480" w:hanging="180"/>
      </w:pPr>
    </w:lvl>
  </w:abstractNum>
  <w:abstractNum w:abstractNumId="33" w15:restartNumberingAfterBreak="0">
    <w:nsid w:val="76F42D8C"/>
    <w:multiLevelType w:val="multilevel"/>
    <w:tmpl w:val="1178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DEC31F"/>
    <w:multiLevelType w:val="hybridMultilevel"/>
    <w:tmpl w:val="618EF184"/>
    <w:lvl w:ilvl="0" w:tplc="097E8B8C">
      <w:start w:val="1"/>
      <w:numFmt w:val="bullet"/>
      <w:lvlText w:val="-"/>
      <w:lvlJc w:val="left"/>
      <w:pPr>
        <w:ind w:left="720" w:hanging="360"/>
      </w:pPr>
      <w:rPr>
        <w:rFonts w:ascii="Calibri" w:hAnsi="Calibri" w:hint="default"/>
      </w:rPr>
    </w:lvl>
    <w:lvl w:ilvl="1" w:tplc="00E6BCB2">
      <w:start w:val="1"/>
      <w:numFmt w:val="bullet"/>
      <w:lvlText w:val="o"/>
      <w:lvlJc w:val="left"/>
      <w:pPr>
        <w:ind w:left="1440" w:hanging="360"/>
      </w:pPr>
      <w:rPr>
        <w:rFonts w:ascii="Courier New" w:hAnsi="Courier New" w:hint="default"/>
      </w:rPr>
    </w:lvl>
    <w:lvl w:ilvl="2" w:tplc="823A8FF8">
      <w:start w:val="1"/>
      <w:numFmt w:val="bullet"/>
      <w:lvlText w:val=""/>
      <w:lvlJc w:val="left"/>
      <w:pPr>
        <w:ind w:left="2160" w:hanging="360"/>
      </w:pPr>
      <w:rPr>
        <w:rFonts w:ascii="Wingdings" w:hAnsi="Wingdings" w:hint="default"/>
      </w:rPr>
    </w:lvl>
    <w:lvl w:ilvl="3" w:tplc="B1B8795C">
      <w:start w:val="1"/>
      <w:numFmt w:val="bullet"/>
      <w:lvlText w:val=""/>
      <w:lvlJc w:val="left"/>
      <w:pPr>
        <w:ind w:left="2880" w:hanging="360"/>
      </w:pPr>
      <w:rPr>
        <w:rFonts w:ascii="Symbol" w:hAnsi="Symbol" w:hint="default"/>
      </w:rPr>
    </w:lvl>
    <w:lvl w:ilvl="4" w:tplc="1F6AA6FC">
      <w:start w:val="1"/>
      <w:numFmt w:val="bullet"/>
      <w:lvlText w:val="o"/>
      <w:lvlJc w:val="left"/>
      <w:pPr>
        <w:ind w:left="3600" w:hanging="360"/>
      </w:pPr>
      <w:rPr>
        <w:rFonts w:ascii="Courier New" w:hAnsi="Courier New" w:hint="default"/>
      </w:rPr>
    </w:lvl>
    <w:lvl w:ilvl="5" w:tplc="90C09400">
      <w:start w:val="1"/>
      <w:numFmt w:val="bullet"/>
      <w:lvlText w:val=""/>
      <w:lvlJc w:val="left"/>
      <w:pPr>
        <w:ind w:left="4320" w:hanging="360"/>
      </w:pPr>
      <w:rPr>
        <w:rFonts w:ascii="Wingdings" w:hAnsi="Wingdings" w:hint="default"/>
      </w:rPr>
    </w:lvl>
    <w:lvl w:ilvl="6" w:tplc="61CAF8D0">
      <w:start w:val="1"/>
      <w:numFmt w:val="bullet"/>
      <w:lvlText w:val=""/>
      <w:lvlJc w:val="left"/>
      <w:pPr>
        <w:ind w:left="5040" w:hanging="360"/>
      </w:pPr>
      <w:rPr>
        <w:rFonts w:ascii="Symbol" w:hAnsi="Symbol" w:hint="default"/>
      </w:rPr>
    </w:lvl>
    <w:lvl w:ilvl="7" w:tplc="C6D42EAA">
      <w:start w:val="1"/>
      <w:numFmt w:val="bullet"/>
      <w:lvlText w:val="o"/>
      <w:lvlJc w:val="left"/>
      <w:pPr>
        <w:ind w:left="5760" w:hanging="360"/>
      </w:pPr>
      <w:rPr>
        <w:rFonts w:ascii="Courier New" w:hAnsi="Courier New" w:hint="default"/>
      </w:rPr>
    </w:lvl>
    <w:lvl w:ilvl="8" w:tplc="84005A02">
      <w:start w:val="1"/>
      <w:numFmt w:val="bullet"/>
      <w:lvlText w:val=""/>
      <w:lvlJc w:val="left"/>
      <w:pPr>
        <w:ind w:left="6480" w:hanging="360"/>
      </w:pPr>
      <w:rPr>
        <w:rFonts w:ascii="Wingdings" w:hAnsi="Wingdings" w:hint="default"/>
      </w:rPr>
    </w:lvl>
  </w:abstractNum>
  <w:abstractNum w:abstractNumId="35" w15:restartNumberingAfterBreak="0">
    <w:nsid w:val="7C633739"/>
    <w:multiLevelType w:val="hybridMultilevel"/>
    <w:tmpl w:val="0D70FA6E"/>
    <w:lvl w:ilvl="0" w:tplc="05503B08">
      <w:start w:val="1"/>
      <w:numFmt w:val="bullet"/>
      <w:lvlText w:val=""/>
      <w:lvlJc w:val="left"/>
      <w:pPr>
        <w:ind w:left="720" w:hanging="360"/>
      </w:pPr>
      <w:rPr>
        <w:rFonts w:ascii="Symbol" w:hAnsi="Symbol" w:hint="default"/>
      </w:rPr>
    </w:lvl>
    <w:lvl w:ilvl="1" w:tplc="1C0EC188">
      <w:start w:val="1"/>
      <w:numFmt w:val="bullet"/>
      <w:lvlText w:val="o"/>
      <w:lvlJc w:val="left"/>
      <w:pPr>
        <w:ind w:left="1440" w:hanging="360"/>
      </w:pPr>
      <w:rPr>
        <w:rFonts w:ascii="Courier New" w:hAnsi="Courier New" w:hint="default"/>
      </w:rPr>
    </w:lvl>
    <w:lvl w:ilvl="2" w:tplc="F3E06A92">
      <w:start w:val="1"/>
      <w:numFmt w:val="bullet"/>
      <w:lvlText w:val=""/>
      <w:lvlJc w:val="left"/>
      <w:pPr>
        <w:ind w:left="2160" w:hanging="360"/>
      </w:pPr>
      <w:rPr>
        <w:rFonts w:ascii="Wingdings" w:hAnsi="Wingdings" w:hint="default"/>
      </w:rPr>
    </w:lvl>
    <w:lvl w:ilvl="3" w:tplc="E5522358">
      <w:start w:val="1"/>
      <w:numFmt w:val="bullet"/>
      <w:lvlText w:val=""/>
      <w:lvlJc w:val="left"/>
      <w:pPr>
        <w:ind w:left="2880" w:hanging="360"/>
      </w:pPr>
      <w:rPr>
        <w:rFonts w:ascii="Symbol" w:hAnsi="Symbol" w:hint="default"/>
      </w:rPr>
    </w:lvl>
    <w:lvl w:ilvl="4" w:tplc="3886B8FC">
      <w:start w:val="1"/>
      <w:numFmt w:val="bullet"/>
      <w:lvlText w:val="o"/>
      <w:lvlJc w:val="left"/>
      <w:pPr>
        <w:ind w:left="3600" w:hanging="360"/>
      </w:pPr>
      <w:rPr>
        <w:rFonts w:ascii="Courier New" w:hAnsi="Courier New" w:hint="default"/>
      </w:rPr>
    </w:lvl>
    <w:lvl w:ilvl="5" w:tplc="1BBE948C">
      <w:start w:val="1"/>
      <w:numFmt w:val="bullet"/>
      <w:lvlText w:val=""/>
      <w:lvlJc w:val="left"/>
      <w:pPr>
        <w:ind w:left="4320" w:hanging="360"/>
      </w:pPr>
      <w:rPr>
        <w:rFonts w:ascii="Wingdings" w:hAnsi="Wingdings" w:hint="default"/>
      </w:rPr>
    </w:lvl>
    <w:lvl w:ilvl="6" w:tplc="697ADDBC">
      <w:start w:val="1"/>
      <w:numFmt w:val="bullet"/>
      <w:lvlText w:val=""/>
      <w:lvlJc w:val="left"/>
      <w:pPr>
        <w:ind w:left="5040" w:hanging="360"/>
      </w:pPr>
      <w:rPr>
        <w:rFonts w:ascii="Symbol" w:hAnsi="Symbol" w:hint="default"/>
      </w:rPr>
    </w:lvl>
    <w:lvl w:ilvl="7" w:tplc="0FA80844">
      <w:start w:val="1"/>
      <w:numFmt w:val="bullet"/>
      <w:lvlText w:val="o"/>
      <w:lvlJc w:val="left"/>
      <w:pPr>
        <w:ind w:left="5760" w:hanging="360"/>
      </w:pPr>
      <w:rPr>
        <w:rFonts w:ascii="Courier New" w:hAnsi="Courier New" w:hint="default"/>
      </w:rPr>
    </w:lvl>
    <w:lvl w:ilvl="8" w:tplc="51AEE346">
      <w:start w:val="1"/>
      <w:numFmt w:val="bullet"/>
      <w:lvlText w:val=""/>
      <w:lvlJc w:val="left"/>
      <w:pPr>
        <w:ind w:left="6480" w:hanging="360"/>
      </w:pPr>
      <w:rPr>
        <w:rFonts w:ascii="Wingdings" w:hAnsi="Wingdings" w:hint="default"/>
      </w:rPr>
    </w:lvl>
  </w:abstractNum>
  <w:abstractNum w:abstractNumId="36" w15:restartNumberingAfterBreak="0">
    <w:nsid w:val="7E085939"/>
    <w:multiLevelType w:val="hybridMultilevel"/>
    <w:tmpl w:val="2F6A7538"/>
    <w:lvl w:ilvl="0" w:tplc="FFFFFFFF">
      <w:start w:val="1"/>
      <w:numFmt w:val="decimal"/>
      <w:pStyle w:val="Heading1"/>
      <w:lvlText w:val="%1."/>
      <w:lvlJc w:val="left"/>
      <w:pPr>
        <w:ind w:left="705" w:hanging="360"/>
      </w:pPr>
    </w:lvl>
    <w:lvl w:ilvl="1" w:tplc="20000019" w:tentative="1">
      <w:start w:val="1"/>
      <w:numFmt w:val="lowerLetter"/>
      <w:lvlText w:val="%2."/>
      <w:lvlJc w:val="left"/>
      <w:pPr>
        <w:ind w:left="1425" w:hanging="360"/>
      </w:pPr>
    </w:lvl>
    <w:lvl w:ilvl="2" w:tplc="2000001B" w:tentative="1">
      <w:start w:val="1"/>
      <w:numFmt w:val="lowerRoman"/>
      <w:lvlText w:val="%3."/>
      <w:lvlJc w:val="right"/>
      <w:pPr>
        <w:ind w:left="2145" w:hanging="180"/>
      </w:pPr>
    </w:lvl>
    <w:lvl w:ilvl="3" w:tplc="2000000F" w:tentative="1">
      <w:start w:val="1"/>
      <w:numFmt w:val="decimal"/>
      <w:lvlText w:val="%4."/>
      <w:lvlJc w:val="left"/>
      <w:pPr>
        <w:ind w:left="2865" w:hanging="360"/>
      </w:pPr>
    </w:lvl>
    <w:lvl w:ilvl="4" w:tplc="20000019" w:tentative="1">
      <w:start w:val="1"/>
      <w:numFmt w:val="lowerLetter"/>
      <w:lvlText w:val="%5."/>
      <w:lvlJc w:val="left"/>
      <w:pPr>
        <w:ind w:left="3585" w:hanging="360"/>
      </w:pPr>
    </w:lvl>
    <w:lvl w:ilvl="5" w:tplc="2000001B" w:tentative="1">
      <w:start w:val="1"/>
      <w:numFmt w:val="lowerRoman"/>
      <w:lvlText w:val="%6."/>
      <w:lvlJc w:val="right"/>
      <w:pPr>
        <w:ind w:left="4305" w:hanging="180"/>
      </w:pPr>
    </w:lvl>
    <w:lvl w:ilvl="6" w:tplc="2000000F" w:tentative="1">
      <w:start w:val="1"/>
      <w:numFmt w:val="decimal"/>
      <w:lvlText w:val="%7."/>
      <w:lvlJc w:val="left"/>
      <w:pPr>
        <w:ind w:left="5025" w:hanging="360"/>
      </w:pPr>
    </w:lvl>
    <w:lvl w:ilvl="7" w:tplc="20000019" w:tentative="1">
      <w:start w:val="1"/>
      <w:numFmt w:val="lowerLetter"/>
      <w:lvlText w:val="%8."/>
      <w:lvlJc w:val="left"/>
      <w:pPr>
        <w:ind w:left="5745" w:hanging="360"/>
      </w:pPr>
    </w:lvl>
    <w:lvl w:ilvl="8" w:tplc="2000001B" w:tentative="1">
      <w:start w:val="1"/>
      <w:numFmt w:val="lowerRoman"/>
      <w:lvlText w:val="%9."/>
      <w:lvlJc w:val="right"/>
      <w:pPr>
        <w:ind w:left="6465" w:hanging="180"/>
      </w:pPr>
    </w:lvl>
  </w:abstractNum>
  <w:num w:numId="1" w16cid:durableId="247739174">
    <w:abstractNumId w:val="32"/>
  </w:num>
  <w:num w:numId="2" w16cid:durableId="579948430">
    <w:abstractNumId w:val="34"/>
  </w:num>
  <w:num w:numId="3" w16cid:durableId="1315140142">
    <w:abstractNumId w:val="35"/>
  </w:num>
  <w:num w:numId="4" w16cid:durableId="1707214991">
    <w:abstractNumId w:val="14"/>
  </w:num>
  <w:num w:numId="5" w16cid:durableId="1636058868">
    <w:abstractNumId w:val="16"/>
  </w:num>
  <w:num w:numId="6" w16cid:durableId="2067952306">
    <w:abstractNumId w:val="7"/>
  </w:num>
  <w:num w:numId="7" w16cid:durableId="466971188">
    <w:abstractNumId w:val="22"/>
  </w:num>
  <w:num w:numId="8" w16cid:durableId="580331000">
    <w:abstractNumId w:val="1"/>
  </w:num>
  <w:num w:numId="9" w16cid:durableId="664237959">
    <w:abstractNumId w:val="17"/>
  </w:num>
  <w:num w:numId="10" w16cid:durableId="1004670726">
    <w:abstractNumId w:val="6"/>
  </w:num>
  <w:num w:numId="11" w16cid:durableId="1742604955">
    <w:abstractNumId w:val="8"/>
  </w:num>
  <w:num w:numId="12" w16cid:durableId="1111246011">
    <w:abstractNumId w:val="36"/>
  </w:num>
  <w:num w:numId="13" w16cid:durableId="267126003">
    <w:abstractNumId w:val="5"/>
  </w:num>
  <w:num w:numId="14" w16cid:durableId="49811682">
    <w:abstractNumId w:val="26"/>
  </w:num>
  <w:num w:numId="15" w16cid:durableId="1034891720">
    <w:abstractNumId w:val="29"/>
  </w:num>
  <w:num w:numId="16" w16cid:durableId="954751532">
    <w:abstractNumId w:val="3"/>
  </w:num>
  <w:num w:numId="17" w16cid:durableId="2145388836">
    <w:abstractNumId w:val="18"/>
  </w:num>
  <w:num w:numId="18" w16cid:durableId="47269338">
    <w:abstractNumId w:val="30"/>
  </w:num>
  <w:num w:numId="19" w16cid:durableId="1667051632">
    <w:abstractNumId w:val="4"/>
  </w:num>
  <w:num w:numId="20" w16cid:durableId="1835997776">
    <w:abstractNumId w:val="31"/>
  </w:num>
  <w:num w:numId="21" w16cid:durableId="474494859">
    <w:abstractNumId w:val="12"/>
  </w:num>
  <w:num w:numId="22" w16cid:durableId="1803382895">
    <w:abstractNumId w:val="27"/>
  </w:num>
  <w:num w:numId="23" w16cid:durableId="772283877">
    <w:abstractNumId w:val="11"/>
  </w:num>
  <w:num w:numId="24" w16cid:durableId="1140882689">
    <w:abstractNumId w:val="19"/>
  </w:num>
  <w:num w:numId="25" w16cid:durableId="1211721701">
    <w:abstractNumId w:val="28"/>
  </w:num>
  <w:num w:numId="26" w16cid:durableId="1903520160">
    <w:abstractNumId w:val="9"/>
  </w:num>
  <w:num w:numId="27" w16cid:durableId="360253551">
    <w:abstractNumId w:val="24"/>
  </w:num>
  <w:num w:numId="28" w16cid:durableId="694311153">
    <w:abstractNumId w:val="21"/>
  </w:num>
  <w:num w:numId="29" w16cid:durableId="735512754">
    <w:abstractNumId w:val="20"/>
  </w:num>
  <w:num w:numId="30" w16cid:durableId="834882809">
    <w:abstractNumId w:val="15"/>
  </w:num>
  <w:num w:numId="31" w16cid:durableId="1515875654">
    <w:abstractNumId w:val="25"/>
  </w:num>
  <w:num w:numId="32" w16cid:durableId="429198821">
    <w:abstractNumId w:val="33"/>
  </w:num>
  <w:num w:numId="33" w16cid:durableId="1228766022">
    <w:abstractNumId w:val="13"/>
  </w:num>
  <w:num w:numId="34" w16cid:durableId="912008690">
    <w:abstractNumId w:val="0"/>
  </w:num>
  <w:num w:numId="35" w16cid:durableId="1886526660">
    <w:abstractNumId w:val="2"/>
  </w:num>
  <w:num w:numId="36" w16cid:durableId="1264343022">
    <w:abstractNumId w:val="10"/>
  </w:num>
  <w:num w:numId="37" w16cid:durableId="39401569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Verhoef">
    <w15:presenceInfo w15:providerId="AD" w15:userId="S::un0121919@windesheim.nl::1c7d65a7-9b24-4eab-bb50-67ec334e7b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F00"/>
    <w:rsid w:val="00011A83"/>
    <w:rsid w:val="000461D9"/>
    <w:rsid w:val="00047BA7"/>
    <w:rsid w:val="00087412"/>
    <w:rsid w:val="000E1ADB"/>
    <w:rsid w:val="000E6C67"/>
    <w:rsid w:val="000F2FAB"/>
    <w:rsid w:val="00120B83"/>
    <w:rsid w:val="001302B9"/>
    <w:rsid w:val="00142A4B"/>
    <w:rsid w:val="00165087"/>
    <w:rsid w:val="00167034"/>
    <w:rsid w:val="001925FA"/>
    <w:rsid w:val="001B0DBD"/>
    <w:rsid w:val="001E78CE"/>
    <w:rsid w:val="00210E77"/>
    <w:rsid w:val="0026217B"/>
    <w:rsid w:val="0027676F"/>
    <w:rsid w:val="00296F4D"/>
    <w:rsid w:val="002C457E"/>
    <w:rsid w:val="002F6857"/>
    <w:rsid w:val="00311A0C"/>
    <w:rsid w:val="00316347"/>
    <w:rsid w:val="00334942"/>
    <w:rsid w:val="0034618E"/>
    <w:rsid w:val="00352AC9"/>
    <w:rsid w:val="00367657"/>
    <w:rsid w:val="0038237B"/>
    <w:rsid w:val="003D15D1"/>
    <w:rsid w:val="0045547A"/>
    <w:rsid w:val="004750DF"/>
    <w:rsid w:val="004B422E"/>
    <w:rsid w:val="004D4675"/>
    <w:rsid w:val="005257D6"/>
    <w:rsid w:val="00556572"/>
    <w:rsid w:val="00571C1F"/>
    <w:rsid w:val="005B479D"/>
    <w:rsid w:val="005D7A02"/>
    <w:rsid w:val="005F0340"/>
    <w:rsid w:val="00603D8A"/>
    <w:rsid w:val="0063584F"/>
    <w:rsid w:val="00655FF3"/>
    <w:rsid w:val="00657078"/>
    <w:rsid w:val="00664880"/>
    <w:rsid w:val="00680277"/>
    <w:rsid w:val="006A25DF"/>
    <w:rsid w:val="006B397C"/>
    <w:rsid w:val="006C3807"/>
    <w:rsid w:val="0071507B"/>
    <w:rsid w:val="00735285"/>
    <w:rsid w:val="00752F4B"/>
    <w:rsid w:val="00761E0D"/>
    <w:rsid w:val="00785730"/>
    <w:rsid w:val="007C6920"/>
    <w:rsid w:val="007C7ACA"/>
    <w:rsid w:val="007E3E31"/>
    <w:rsid w:val="0086772C"/>
    <w:rsid w:val="008B5721"/>
    <w:rsid w:val="008D667F"/>
    <w:rsid w:val="008E0745"/>
    <w:rsid w:val="008E2D5E"/>
    <w:rsid w:val="009F4272"/>
    <w:rsid w:val="00A0645D"/>
    <w:rsid w:val="00A4457F"/>
    <w:rsid w:val="00A8632F"/>
    <w:rsid w:val="00A8F912"/>
    <w:rsid w:val="00AB2F00"/>
    <w:rsid w:val="00AC593F"/>
    <w:rsid w:val="00AD4182"/>
    <w:rsid w:val="00B23E14"/>
    <w:rsid w:val="00BD597B"/>
    <w:rsid w:val="00BD6F48"/>
    <w:rsid w:val="00C7752B"/>
    <w:rsid w:val="00C856AD"/>
    <w:rsid w:val="00D16DF1"/>
    <w:rsid w:val="00D43AFB"/>
    <w:rsid w:val="00D44F81"/>
    <w:rsid w:val="00D607A8"/>
    <w:rsid w:val="00DF0630"/>
    <w:rsid w:val="00DF37AF"/>
    <w:rsid w:val="00E156A2"/>
    <w:rsid w:val="00E407D2"/>
    <w:rsid w:val="00E46095"/>
    <w:rsid w:val="00E87314"/>
    <w:rsid w:val="00EF0C75"/>
    <w:rsid w:val="00EF4BE1"/>
    <w:rsid w:val="00F0626F"/>
    <w:rsid w:val="00F34237"/>
    <w:rsid w:val="00F36343"/>
    <w:rsid w:val="00FD0B08"/>
    <w:rsid w:val="00FD26B4"/>
    <w:rsid w:val="00FE1EBD"/>
    <w:rsid w:val="00FF46A9"/>
    <w:rsid w:val="0160E5A9"/>
    <w:rsid w:val="0182AA71"/>
    <w:rsid w:val="019B7868"/>
    <w:rsid w:val="01A6496A"/>
    <w:rsid w:val="01C1F1DC"/>
    <w:rsid w:val="01DC469A"/>
    <w:rsid w:val="01DFEC8C"/>
    <w:rsid w:val="01F3A9A5"/>
    <w:rsid w:val="026353B5"/>
    <w:rsid w:val="0284E685"/>
    <w:rsid w:val="02ECFCBC"/>
    <w:rsid w:val="02F5BE28"/>
    <w:rsid w:val="02FCB60A"/>
    <w:rsid w:val="032DCA40"/>
    <w:rsid w:val="034495C3"/>
    <w:rsid w:val="036B618F"/>
    <w:rsid w:val="03FB32A7"/>
    <w:rsid w:val="03FB8E03"/>
    <w:rsid w:val="04CE74C2"/>
    <w:rsid w:val="04F1BDA1"/>
    <w:rsid w:val="04F6213C"/>
    <w:rsid w:val="05178D4E"/>
    <w:rsid w:val="0549D692"/>
    <w:rsid w:val="054C8E81"/>
    <w:rsid w:val="058AAE79"/>
    <w:rsid w:val="06CA91E3"/>
    <w:rsid w:val="06EAFED3"/>
    <w:rsid w:val="06F43758"/>
    <w:rsid w:val="08736F74"/>
    <w:rsid w:val="08817754"/>
    <w:rsid w:val="08842F43"/>
    <w:rsid w:val="09357F6A"/>
    <w:rsid w:val="096405EB"/>
    <w:rsid w:val="0A23D9E8"/>
    <w:rsid w:val="0A8E6C5D"/>
    <w:rsid w:val="0A92E9B9"/>
    <w:rsid w:val="0B3CA764"/>
    <w:rsid w:val="0B7935FB"/>
    <w:rsid w:val="0B9151DF"/>
    <w:rsid w:val="0BD83F58"/>
    <w:rsid w:val="0BDC1B77"/>
    <w:rsid w:val="0C187507"/>
    <w:rsid w:val="0C2EBA1A"/>
    <w:rsid w:val="0C49C8A7"/>
    <w:rsid w:val="0C9BA6AD"/>
    <w:rsid w:val="0CD4B6AA"/>
    <w:rsid w:val="0CEAE18C"/>
    <w:rsid w:val="0CF3658F"/>
    <w:rsid w:val="0D0E4F77"/>
    <w:rsid w:val="0D15065C"/>
    <w:rsid w:val="0D23A2E8"/>
    <w:rsid w:val="0D838FBB"/>
    <w:rsid w:val="0DD63736"/>
    <w:rsid w:val="0E35BE2C"/>
    <w:rsid w:val="0E8F67C6"/>
    <w:rsid w:val="0EBEA19D"/>
    <w:rsid w:val="0EC588C0"/>
    <w:rsid w:val="0F10BB76"/>
    <w:rsid w:val="0F17EA1E"/>
    <w:rsid w:val="0F2C33C2"/>
    <w:rsid w:val="0F595EFD"/>
    <w:rsid w:val="0F665ADC"/>
    <w:rsid w:val="0F71FA6F"/>
    <w:rsid w:val="0FC2B2C5"/>
    <w:rsid w:val="0FD3476F"/>
    <w:rsid w:val="10A6FC5E"/>
    <w:rsid w:val="10E7355D"/>
    <w:rsid w:val="10F13AC5"/>
    <w:rsid w:val="10FDADE1"/>
    <w:rsid w:val="1109D9C4"/>
    <w:rsid w:val="110A346E"/>
    <w:rsid w:val="112AEF47"/>
    <w:rsid w:val="114D6783"/>
    <w:rsid w:val="1155A0F7"/>
    <w:rsid w:val="1169DBBE"/>
    <w:rsid w:val="11D05AF1"/>
    <w:rsid w:val="123941D8"/>
    <w:rsid w:val="124780DC"/>
    <w:rsid w:val="13491ABD"/>
    <w:rsid w:val="1362D8E9"/>
    <w:rsid w:val="136F5280"/>
    <w:rsid w:val="1372034A"/>
    <w:rsid w:val="13B64F9E"/>
    <w:rsid w:val="141B46CD"/>
    <w:rsid w:val="148C62AA"/>
    <w:rsid w:val="148D41B9"/>
    <w:rsid w:val="14998EFA"/>
    <w:rsid w:val="14CC7B49"/>
    <w:rsid w:val="14EFDB08"/>
    <w:rsid w:val="150B22E1"/>
    <w:rsid w:val="15254340"/>
    <w:rsid w:val="157F219E"/>
    <w:rsid w:val="1591AC28"/>
    <w:rsid w:val="15D06571"/>
    <w:rsid w:val="15D8E6AF"/>
    <w:rsid w:val="15FE606A"/>
    <w:rsid w:val="1654B2F3"/>
    <w:rsid w:val="170ABD0D"/>
    <w:rsid w:val="171AF1FF"/>
    <w:rsid w:val="172A093D"/>
    <w:rsid w:val="173BC8D7"/>
    <w:rsid w:val="17A734A5"/>
    <w:rsid w:val="182391C9"/>
    <w:rsid w:val="183FBA1F"/>
    <w:rsid w:val="18812AB0"/>
    <w:rsid w:val="190F6736"/>
    <w:rsid w:val="19A7F59D"/>
    <w:rsid w:val="19BF622A"/>
    <w:rsid w:val="19ED9FF1"/>
    <w:rsid w:val="1A03281D"/>
    <w:rsid w:val="1ABC3276"/>
    <w:rsid w:val="1ADDD052"/>
    <w:rsid w:val="1AF795A7"/>
    <w:rsid w:val="1B1D5ED9"/>
    <w:rsid w:val="1BFD7A60"/>
    <w:rsid w:val="1C221B1D"/>
    <w:rsid w:val="1C599282"/>
    <w:rsid w:val="1D3F17DE"/>
    <w:rsid w:val="1D5BC27F"/>
    <w:rsid w:val="1DA4835A"/>
    <w:rsid w:val="1DAE443E"/>
    <w:rsid w:val="1DBCE16E"/>
    <w:rsid w:val="1DF562E3"/>
    <w:rsid w:val="1E140EA5"/>
    <w:rsid w:val="1E74A40D"/>
    <w:rsid w:val="1E8D7678"/>
    <w:rsid w:val="1EB6CB7F"/>
    <w:rsid w:val="1ED8CCD6"/>
    <w:rsid w:val="1F249E4D"/>
    <w:rsid w:val="1F40ADCA"/>
    <w:rsid w:val="1F58B1CF"/>
    <w:rsid w:val="1F913344"/>
    <w:rsid w:val="203B6C21"/>
    <w:rsid w:val="20529BE0"/>
    <w:rsid w:val="20E95959"/>
    <w:rsid w:val="20EB89D6"/>
    <w:rsid w:val="20F1C660"/>
    <w:rsid w:val="21056715"/>
    <w:rsid w:val="214E8921"/>
    <w:rsid w:val="2166D72B"/>
    <w:rsid w:val="217519CA"/>
    <w:rsid w:val="21E35565"/>
    <w:rsid w:val="223936BA"/>
    <w:rsid w:val="223CE0EC"/>
    <w:rsid w:val="224A9037"/>
    <w:rsid w:val="22905291"/>
    <w:rsid w:val="229CA748"/>
    <w:rsid w:val="22AC1A3D"/>
    <w:rsid w:val="22D738AF"/>
    <w:rsid w:val="23481530"/>
    <w:rsid w:val="23A25930"/>
    <w:rsid w:val="23ADFDDE"/>
    <w:rsid w:val="2409F996"/>
    <w:rsid w:val="247A72C5"/>
    <w:rsid w:val="24CE9BA1"/>
    <w:rsid w:val="24E10ADF"/>
    <w:rsid w:val="24E3E591"/>
    <w:rsid w:val="251999E7"/>
    <w:rsid w:val="26868528"/>
    <w:rsid w:val="269E4C61"/>
    <w:rsid w:val="26C0D195"/>
    <w:rsid w:val="27334753"/>
    <w:rsid w:val="27D618AF"/>
    <w:rsid w:val="27FDF6C5"/>
    <w:rsid w:val="28360A9C"/>
    <w:rsid w:val="284C29F2"/>
    <w:rsid w:val="284CEB89"/>
    <w:rsid w:val="285DADC5"/>
    <w:rsid w:val="28845DAD"/>
    <w:rsid w:val="289A39EF"/>
    <w:rsid w:val="28E38969"/>
    <w:rsid w:val="28E75E3A"/>
    <w:rsid w:val="2902A1EF"/>
    <w:rsid w:val="295BCD4F"/>
    <w:rsid w:val="29E7FA53"/>
    <w:rsid w:val="2A623659"/>
    <w:rsid w:val="2ADBD371"/>
    <w:rsid w:val="2B642A04"/>
    <w:rsid w:val="2B99CBE3"/>
    <w:rsid w:val="2BC4766A"/>
    <w:rsid w:val="2C06B876"/>
    <w:rsid w:val="2C0F9FBD"/>
    <w:rsid w:val="2C77A3D2"/>
    <w:rsid w:val="2CC3C479"/>
    <w:rsid w:val="2CE77C70"/>
    <w:rsid w:val="2D359C44"/>
    <w:rsid w:val="2D3DA575"/>
    <w:rsid w:val="2D6046CB"/>
    <w:rsid w:val="2D8466DB"/>
    <w:rsid w:val="2DE2BA69"/>
    <w:rsid w:val="2E48B7A1"/>
    <w:rsid w:val="2E6D3849"/>
    <w:rsid w:val="2EAF29A9"/>
    <w:rsid w:val="2EBB6B76"/>
    <w:rsid w:val="2F02EDFE"/>
    <w:rsid w:val="2F28142E"/>
    <w:rsid w:val="2F3E7F13"/>
    <w:rsid w:val="2F96181A"/>
    <w:rsid w:val="2F9C6D70"/>
    <w:rsid w:val="2FC95FA0"/>
    <w:rsid w:val="30264246"/>
    <w:rsid w:val="303B9F02"/>
    <w:rsid w:val="308FB982"/>
    <w:rsid w:val="30AB9622"/>
    <w:rsid w:val="30BA6C9F"/>
    <w:rsid w:val="30E18E5C"/>
    <w:rsid w:val="30FA8F7B"/>
    <w:rsid w:val="31E20532"/>
    <w:rsid w:val="32CAD1B7"/>
    <w:rsid w:val="331AEAA4"/>
    <w:rsid w:val="336EFE79"/>
    <w:rsid w:val="3395C26D"/>
    <w:rsid w:val="33BBD343"/>
    <w:rsid w:val="342400C5"/>
    <w:rsid w:val="3491F438"/>
    <w:rsid w:val="34A0B067"/>
    <w:rsid w:val="34B98F7C"/>
    <w:rsid w:val="34BD2799"/>
    <w:rsid w:val="35546AC6"/>
    <w:rsid w:val="35B4FF7F"/>
    <w:rsid w:val="35BA0340"/>
    <w:rsid w:val="35C8426C"/>
    <w:rsid w:val="35E604A3"/>
    <w:rsid w:val="363711E9"/>
    <w:rsid w:val="36A23566"/>
    <w:rsid w:val="36AD1F0B"/>
    <w:rsid w:val="36B9BBC3"/>
    <w:rsid w:val="36C0D950"/>
    <w:rsid w:val="378EA392"/>
    <w:rsid w:val="37BF28CC"/>
    <w:rsid w:val="37D024D7"/>
    <w:rsid w:val="37EC3C79"/>
    <w:rsid w:val="3806FDB3"/>
    <w:rsid w:val="380DFAE7"/>
    <w:rsid w:val="395AF92D"/>
    <w:rsid w:val="395E397D"/>
    <w:rsid w:val="399189FF"/>
    <w:rsid w:val="39AD75C1"/>
    <w:rsid w:val="39B3936B"/>
    <w:rsid w:val="39F6AF9E"/>
    <w:rsid w:val="3A77A605"/>
    <w:rsid w:val="3AEA23EE"/>
    <w:rsid w:val="3AF1E110"/>
    <w:rsid w:val="3B2BCAC1"/>
    <w:rsid w:val="3B616271"/>
    <w:rsid w:val="3B782529"/>
    <w:rsid w:val="3BABB6DF"/>
    <w:rsid w:val="3BCC8DB4"/>
    <w:rsid w:val="3BEE8DC6"/>
    <w:rsid w:val="3C2F5823"/>
    <w:rsid w:val="3C50001C"/>
    <w:rsid w:val="3C88A318"/>
    <w:rsid w:val="3C9299EF"/>
    <w:rsid w:val="3CAB582C"/>
    <w:rsid w:val="3CF776D6"/>
    <w:rsid w:val="3CFD32D2"/>
    <w:rsid w:val="3D4CF877"/>
    <w:rsid w:val="3D4ECA96"/>
    <w:rsid w:val="3D4F35B8"/>
    <w:rsid w:val="3D6C6031"/>
    <w:rsid w:val="3D721860"/>
    <w:rsid w:val="3DB3E771"/>
    <w:rsid w:val="3E694A8B"/>
    <w:rsid w:val="3E7EA14E"/>
    <w:rsid w:val="3EB54438"/>
    <w:rsid w:val="3ED1F0A2"/>
    <w:rsid w:val="3EDCA700"/>
    <w:rsid w:val="3F401A07"/>
    <w:rsid w:val="3F47BD29"/>
    <w:rsid w:val="3F4BD5DE"/>
    <w:rsid w:val="3FB45B40"/>
    <w:rsid w:val="3FEAEF0F"/>
    <w:rsid w:val="40284DFD"/>
    <w:rsid w:val="403C60FD"/>
    <w:rsid w:val="40445396"/>
    <w:rsid w:val="4049B458"/>
    <w:rsid w:val="40754D27"/>
    <w:rsid w:val="40E7A63F"/>
    <w:rsid w:val="40E9FE11"/>
    <w:rsid w:val="40F4AE88"/>
    <w:rsid w:val="41660B12"/>
    <w:rsid w:val="4173D4A9"/>
    <w:rsid w:val="419E69B3"/>
    <w:rsid w:val="419F53C7"/>
    <w:rsid w:val="41C2EA5B"/>
    <w:rsid w:val="41D0A3F5"/>
    <w:rsid w:val="41F4EBA4"/>
    <w:rsid w:val="423E3D7E"/>
    <w:rsid w:val="4295976B"/>
    <w:rsid w:val="42A8CC8E"/>
    <w:rsid w:val="42D943BF"/>
    <w:rsid w:val="432B02C1"/>
    <w:rsid w:val="436BD16F"/>
    <w:rsid w:val="43B1CFEC"/>
    <w:rsid w:val="43CFA0AC"/>
    <w:rsid w:val="442DF261"/>
    <w:rsid w:val="451DE60A"/>
    <w:rsid w:val="45B23533"/>
    <w:rsid w:val="45C0EE0E"/>
    <w:rsid w:val="4645326F"/>
    <w:rsid w:val="468FCC1F"/>
    <w:rsid w:val="46A41518"/>
    <w:rsid w:val="46EB747F"/>
    <w:rsid w:val="46ECB9D2"/>
    <w:rsid w:val="47481B1D"/>
    <w:rsid w:val="476EE130"/>
    <w:rsid w:val="4779A66D"/>
    <w:rsid w:val="47CD3CEA"/>
    <w:rsid w:val="480A4DC9"/>
    <w:rsid w:val="487B5E08"/>
    <w:rsid w:val="48A7E265"/>
    <w:rsid w:val="48B6AD16"/>
    <w:rsid w:val="48F418EA"/>
    <w:rsid w:val="49488543"/>
    <w:rsid w:val="4A0E63C5"/>
    <w:rsid w:val="4A887DC4"/>
    <w:rsid w:val="4AE21AE5"/>
    <w:rsid w:val="4AF236C2"/>
    <w:rsid w:val="4B87698A"/>
    <w:rsid w:val="4CABC8D3"/>
    <w:rsid w:val="4CDF0729"/>
    <w:rsid w:val="4DB85982"/>
    <w:rsid w:val="4DC37710"/>
    <w:rsid w:val="4DCEC9F0"/>
    <w:rsid w:val="4E2D6313"/>
    <w:rsid w:val="4E44713D"/>
    <w:rsid w:val="4E71413D"/>
    <w:rsid w:val="4EA021CD"/>
    <w:rsid w:val="4F3FEF1C"/>
    <w:rsid w:val="4F999787"/>
    <w:rsid w:val="50B9CB1C"/>
    <w:rsid w:val="50EFFA44"/>
    <w:rsid w:val="50FEBA1B"/>
    <w:rsid w:val="516503D5"/>
    <w:rsid w:val="51AE9497"/>
    <w:rsid w:val="51C80941"/>
    <w:rsid w:val="521ED98A"/>
    <w:rsid w:val="528BCAA5"/>
    <w:rsid w:val="52BF9BED"/>
    <w:rsid w:val="52FB4C06"/>
    <w:rsid w:val="530F9165"/>
    <w:rsid w:val="53245E4D"/>
    <w:rsid w:val="533720F7"/>
    <w:rsid w:val="53676693"/>
    <w:rsid w:val="537F4F2C"/>
    <w:rsid w:val="53950C7F"/>
    <w:rsid w:val="54101C6B"/>
    <w:rsid w:val="543E7BFE"/>
    <w:rsid w:val="549B0CE3"/>
    <w:rsid w:val="54D83E85"/>
    <w:rsid w:val="54E85944"/>
    <w:rsid w:val="55D5DDD8"/>
    <w:rsid w:val="55F76F5E"/>
    <w:rsid w:val="56088319"/>
    <w:rsid w:val="5678C025"/>
    <w:rsid w:val="56AB33B2"/>
    <w:rsid w:val="56F4A6B0"/>
    <w:rsid w:val="5753FA22"/>
    <w:rsid w:val="57E5C50F"/>
    <w:rsid w:val="57F38F93"/>
    <w:rsid w:val="58583ACD"/>
    <w:rsid w:val="58669677"/>
    <w:rsid w:val="58C392FF"/>
    <w:rsid w:val="58F4F66C"/>
    <w:rsid w:val="58F60A18"/>
    <w:rsid w:val="59E5E590"/>
    <w:rsid w:val="5A110A10"/>
    <w:rsid w:val="5A29C701"/>
    <w:rsid w:val="5AA8D614"/>
    <w:rsid w:val="5ADBF43C"/>
    <w:rsid w:val="5AF43830"/>
    <w:rsid w:val="5B24D52C"/>
    <w:rsid w:val="5B48BABF"/>
    <w:rsid w:val="5B7B2E30"/>
    <w:rsid w:val="5BCE06F2"/>
    <w:rsid w:val="5C2DAADA"/>
    <w:rsid w:val="5C32ACEB"/>
    <w:rsid w:val="5C32F134"/>
    <w:rsid w:val="5C3B0CB6"/>
    <w:rsid w:val="5C681595"/>
    <w:rsid w:val="5CC0A58D"/>
    <w:rsid w:val="5CFD1879"/>
    <w:rsid w:val="5D0C66F3"/>
    <w:rsid w:val="5D712D64"/>
    <w:rsid w:val="5E3CEA05"/>
    <w:rsid w:val="5E4AFDE1"/>
    <w:rsid w:val="5E5998CA"/>
    <w:rsid w:val="5E96EF5C"/>
    <w:rsid w:val="5EF08B50"/>
    <w:rsid w:val="5F7D33A1"/>
    <w:rsid w:val="60016B51"/>
    <w:rsid w:val="60130E43"/>
    <w:rsid w:val="601398DC"/>
    <w:rsid w:val="6111C118"/>
    <w:rsid w:val="613BB5BE"/>
    <w:rsid w:val="61565FA4"/>
    <w:rsid w:val="61811154"/>
    <w:rsid w:val="61A1CC2D"/>
    <w:rsid w:val="61B16151"/>
    <w:rsid w:val="6203B852"/>
    <w:rsid w:val="62413CB3"/>
    <w:rsid w:val="62B7A0EE"/>
    <w:rsid w:val="633F830B"/>
    <w:rsid w:val="63436378"/>
    <w:rsid w:val="634E009B"/>
    <w:rsid w:val="63540A8F"/>
    <w:rsid w:val="639636CC"/>
    <w:rsid w:val="63CA4CF3"/>
    <w:rsid w:val="63FB46ED"/>
    <w:rsid w:val="6400016C"/>
    <w:rsid w:val="64020A09"/>
    <w:rsid w:val="640261EE"/>
    <w:rsid w:val="6410AB23"/>
    <w:rsid w:val="64B8B216"/>
    <w:rsid w:val="64BAB5E7"/>
    <w:rsid w:val="64D797AD"/>
    <w:rsid w:val="656BF62E"/>
    <w:rsid w:val="658838F3"/>
    <w:rsid w:val="65AAAE14"/>
    <w:rsid w:val="6625ED41"/>
    <w:rsid w:val="66354413"/>
    <w:rsid w:val="66EB8659"/>
    <w:rsid w:val="67240954"/>
    <w:rsid w:val="6764CD46"/>
    <w:rsid w:val="68E0BBCC"/>
    <w:rsid w:val="68F3356F"/>
    <w:rsid w:val="69009DA7"/>
    <w:rsid w:val="6904FA38"/>
    <w:rsid w:val="69103A53"/>
    <w:rsid w:val="6937C273"/>
    <w:rsid w:val="69888ECE"/>
    <w:rsid w:val="69F1E90A"/>
    <w:rsid w:val="6A62E83E"/>
    <w:rsid w:val="6A851689"/>
    <w:rsid w:val="6AD023A5"/>
    <w:rsid w:val="6AD392D4"/>
    <w:rsid w:val="6AD886E5"/>
    <w:rsid w:val="6B39B76F"/>
    <w:rsid w:val="6B8B56BB"/>
    <w:rsid w:val="6BAD3CDE"/>
    <w:rsid w:val="6BB7091B"/>
    <w:rsid w:val="6C05DD97"/>
    <w:rsid w:val="6C076A05"/>
    <w:rsid w:val="6C22F8B8"/>
    <w:rsid w:val="6C383E69"/>
    <w:rsid w:val="6C4D7A95"/>
    <w:rsid w:val="6D038E8F"/>
    <w:rsid w:val="6D091CB2"/>
    <w:rsid w:val="6DB16CA8"/>
    <w:rsid w:val="6DB8BC59"/>
    <w:rsid w:val="6E06FF36"/>
    <w:rsid w:val="6E282BAC"/>
    <w:rsid w:val="6ED5F69B"/>
    <w:rsid w:val="6F45C4F3"/>
    <w:rsid w:val="6FC74A80"/>
    <w:rsid w:val="6FD64218"/>
    <w:rsid w:val="6FD83399"/>
    <w:rsid w:val="7061E179"/>
    <w:rsid w:val="7070C958"/>
    <w:rsid w:val="708E8ED9"/>
    <w:rsid w:val="7090A3BD"/>
    <w:rsid w:val="70C49918"/>
    <w:rsid w:val="70D94EBA"/>
    <w:rsid w:val="70FEBDDD"/>
    <w:rsid w:val="711BB617"/>
    <w:rsid w:val="712F2C11"/>
    <w:rsid w:val="715CC1E6"/>
    <w:rsid w:val="71648733"/>
    <w:rsid w:val="7174B068"/>
    <w:rsid w:val="71F6DC6E"/>
    <w:rsid w:val="721EBA84"/>
    <w:rsid w:val="724CF2AC"/>
    <w:rsid w:val="725BF6BE"/>
    <w:rsid w:val="733AF305"/>
    <w:rsid w:val="735BADDE"/>
    <w:rsid w:val="73A86A1A"/>
    <w:rsid w:val="73D1EBB4"/>
    <w:rsid w:val="73F7C71F"/>
    <w:rsid w:val="74011988"/>
    <w:rsid w:val="7454F4EB"/>
    <w:rsid w:val="746CF26E"/>
    <w:rsid w:val="74E9C8C2"/>
    <w:rsid w:val="74EB9B89"/>
    <w:rsid w:val="751012ED"/>
    <w:rsid w:val="753C8CFF"/>
    <w:rsid w:val="757394E2"/>
    <w:rsid w:val="75C6F989"/>
    <w:rsid w:val="75F2363E"/>
    <w:rsid w:val="764C0564"/>
    <w:rsid w:val="76859923"/>
    <w:rsid w:val="76C514A4"/>
    <w:rsid w:val="76CA4D91"/>
    <w:rsid w:val="772DF19B"/>
    <w:rsid w:val="7750D6D8"/>
    <w:rsid w:val="77842FB8"/>
    <w:rsid w:val="77E7D5C5"/>
    <w:rsid w:val="77F2C29C"/>
    <w:rsid w:val="783FA8F5"/>
    <w:rsid w:val="78C8178F"/>
    <w:rsid w:val="78D90807"/>
    <w:rsid w:val="78E11138"/>
    <w:rsid w:val="78F4E758"/>
    <w:rsid w:val="79064EB5"/>
    <w:rsid w:val="794EF27D"/>
    <w:rsid w:val="795A664F"/>
    <w:rsid w:val="7983A626"/>
    <w:rsid w:val="799DB37C"/>
    <w:rsid w:val="79F5A112"/>
    <w:rsid w:val="7A08FF62"/>
    <w:rsid w:val="7A486254"/>
    <w:rsid w:val="7A63E7F0"/>
    <w:rsid w:val="7A6B3DFE"/>
    <w:rsid w:val="7B3983DD"/>
    <w:rsid w:val="7B52B057"/>
    <w:rsid w:val="7B66BFC3"/>
    <w:rsid w:val="7BF64826"/>
    <w:rsid w:val="7C10A8C9"/>
    <w:rsid w:val="7CD5543E"/>
    <w:rsid w:val="7CF4D1D3"/>
    <w:rsid w:val="7D2B8AB0"/>
    <w:rsid w:val="7D362403"/>
    <w:rsid w:val="7D398F15"/>
    <w:rsid w:val="7D422526"/>
    <w:rsid w:val="7D8BF122"/>
    <w:rsid w:val="7D9B88B2"/>
    <w:rsid w:val="7DC5435B"/>
    <w:rsid w:val="7DD53D34"/>
    <w:rsid w:val="7DE487F8"/>
    <w:rsid w:val="7DF8C31B"/>
    <w:rsid w:val="7E3F2874"/>
    <w:rsid w:val="7E71249F"/>
    <w:rsid w:val="7EB47849"/>
    <w:rsid w:val="7EC77AFF"/>
    <w:rsid w:val="7EF4B30E"/>
    <w:rsid w:val="7F0D3EDB"/>
    <w:rsid w:val="7F111E44"/>
    <w:rsid w:val="7F19B274"/>
    <w:rsid w:val="7F2852FF"/>
    <w:rsid w:val="7F3EAF21"/>
    <w:rsid w:val="7F81A538"/>
    <w:rsid w:val="7FBE1D6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EE4A46"/>
  <w15:docId w15:val="{94B01D8E-B928-4D23-B785-7CBD4073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en" w:eastAsia="ja-JP"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93F"/>
    <w:rPr>
      <w:color w:val="auto"/>
    </w:rPr>
  </w:style>
  <w:style w:type="paragraph" w:styleId="Heading1">
    <w:name w:val="heading 1"/>
    <w:basedOn w:val="Normal"/>
    <w:next w:val="Normal"/>
    <w:autoRedefine/>
    <w:uiPriority w:val="9"/>
    <w:qFormat/>
    <w:rsid w:val="00210E77"/>
    <w:pPr>
      <w:numPr>
        <w:numId w:val="12"/>
      </w:numPr>
      <w:spacing w:before="480" w:line="240" w:lineRule="auto"/>
      <w:outlineLvl w:val="0"/>
    </w:pPr>
    <w:rPr>
      <w:color w:val="1F497D" w:themeColor="text2"/>
      <w:sz w:val="32"/>
      <w:szCs w:val="32"/>
      <w:lang w:val="en-NL"/>
    </w:rPr>
  </w:style>
  <w:style w:type="paragraph" w:styleId="Heading2">
    <w:name w:val="heading 2"/>
    <w:basedOn w:val="Normal"/>
    <w:next w:val="Normal"/>
    <w:autoRedefine/>
    <w:uiPriority w:val="9"/>
    <w:unhideWhenUsed/>
    <w:qFormat/>
    <w:rsid w:val="00571C1F"/>
    <w:pPr>
      <w:spacing w:before="320" w:line="240" w:lineRule="auto"/>
      <w:ind w:left="0"/>
      <w:outlineLvl w:val="1"/>
    </w:pPr>
    <w:rPr>
      <w:b/>
      <w:bCs/>
    </w:rPr>
  </w:style>
  <w:style w:type="paragraph" w:styleId="Heading3">
    <w:name w:val="heading 3"/>
    <w:basedOn w:val="Normal"/>
    <w:next w:val="Normal"/>
    <w:uiPriority w:val="9"/>
    <w:unhideWhenUsed/>
    <w:qFormat/>
    <w:rsid w:val="00761E0D"/>
    <w:pPr>
      <w:spacing w:line="240" w:lineRule="auto"/>
      <w:outlineLvl w:val="2"/>
    </w:pPr>
    <w:rPr>
      <w:b/>
      <w:color w:val="1F497D" w:themeColor="text2"/>
      <w:sz w:val="24"/>
      <w:szCs w:val="24"/>
    </w:rPr>
  </w:style>
  <w:style w:type="paragraph" w:styleId="Heading4">
    <w:name w:val="heading 4"/>
    <w:basedOn w:val="Normal"/>
    <w:next w:val="Normal"/>
    <w:link w:val="Heading4Char"/>
    <w:uiPriority w:val="9"/>
    <w:unhideWhenUsed/>
    <w:qFormat/>
    <w:pPr>
      <w:keepNext/>
      <w:keepLines/>
      <w:spacing w:before="0"/>
      <w:outlineLvl w:val="3"/>
    </w:pPr>
    <w:rPr>
      <w:b/>
      <w:color w:val="6D64E8"/>
      <w:sz w:val="40"/>
      <w:szCs w:val="40"/>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27676F"/>
    <w:pPr>
      <w:spacing w:before="0" w:line="240" w:lineRule="auto"/>
      <w:ind w:left="0"/>
    </w:pPr>
  </w:style>
  <w:style w:type="paragraph" w:styleId="Header">
    <w:name w:val="header"/>
    <w:basedOn w:val="Normal"/>
    <w:link w:val="HeaderChar"/>
    <w:uiPriority w:val="99"/>
    <w:unhideWhenUsed/>
    <w:rsid w:val="004B422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B422E"/>
  </w:style>
  <w:style w:type="paragraph" w:styleId="Footer">
    <w:name w:val="footer"/>
    <w:basedOn w:val="Normal"/>
    <w:link w:val="FooterChar"/>
    <w:uiPriority w:val="99"/>
    <w:unhideWhenUsed/>
    <w:rsid w:val="004B422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4B422E"/>
  </w:style>
  <w:style w:type="paragraph" w:styleId="TOCHeading">
    <w:name w:val="TOC Heading"/>
    <w:basedOn w:val="Heading1"/>
    <w:next w:val="Normal"/>
    <w:uiPriority w:val="39"/>
    <w:unhideWhenUsed/>
    <w:qFormat/>
    <w:rsid w:val="004B422E"/>
    <w:pPr>
      <w:keepNext/>
      <w:keepLines/>
      <w:spacing w:before="240" w:line="259" w:lineRule="auto"/>
      <w:ind w:left="0"/>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4B422E"/>
    <w:pPr>
      <w:spacing w:after="100"/>
      <w:ind w:left="220"/>
    </w:pPr>
  </w:style>
  <w:style w:type="character" w:styleId="PlaceholderText">
    <w:name w:val="Placeholder Text"/>
    <w:basedOn w:val="DefaultParagraphFont"/>
    <w:uiPriority w:val="99"/>
    <w:semiHidden/>
    <w:rsid w:val="00DF0630"/>
    <w:rPr>
      <w:color w:val="666666"/>
    </w:rPr>
  </w:style>
  <w:style w:type="paragraph" w:styleId="NormalWeb">
    <w:name w:val="Normal (Web)"/>
    <w:basedOn w:val="Normal"/>
    <w:uiPriority w:val="99"/>
    <w:semiHidden/>
    <w:unhideWhenUsed/>
    <w:rsid w:val="00E407D2"/>
    <w:pPr>
      <w:spacing w:before="100" w:beforeAutospacing="1" w:after="100" w:afterAutospacing="1" w:line="240" w:lineRule="auto"/>
      <w:ind w:left="0"/>
    </w:pPr>
    <w:rPr>
      <w:rFonts w:ascii="Times New Roman" w:eastAsia="Times New Roman" w:hAnsi="Times New Roman" w:cs="Times New Roman"/>
      <w:sz w:val="24"/>
      <w:szCs w:val="24"/>
      <w:lang w:val="en-NL" w:eastAsia="en-NL"/>
    </w:rPr>
  </w:style>
  <w:style w:type="character" w:styleId="Strong">
    <w:name w:val="Strong"/>
    <w:basedOn w:val="DefaultParagraphFont"/>
    <w:uiPriority w:val="22"/>
    <w:qFormat/>
    <w:rsid w:val="00E407D2"/>
    <w:rPr>
      <w:b/>
      <w:bCs/>
    </w:rPr>
  </w:style>
  <w:style w:type="character" w:customStyle="1" w:styleId="katex-mathml">
    <w:name w:val="katex-mathml"/>
    <w:basedOn w:val="DefaultParagraphFont"/>
    <w:rsid w:val="00E407D2"/>
  </w:style>
  <w:style w:type="character" w:customStyle="1" w:styleId="mord">
    <w:name w:val="mord"/>
    <w:basedOn w:val="DefaultParagraphFont"/>
    <w:rsid w:val="00E407D2"/>
  </w:style>
  <w:style w:type="character" w:customStyle="1" w:styleId="mrel">
    <w:name w:val="mrel"/>
    <w:basedOn w:val="DefaultParagraphFont"/>
    <w:rsid w:val="00E407D2"/>
  </w:style>
  <w:style w:type="character" w:customStyle="1" w:styleId="mbin">
    <w:name w:val="mbin"/>
    <w:basedOn w:val="DefaultParagraphFont"/>
    <w:rsid w:val="00E407D2"/>
  </w:style>
  <w:style w:type="character" w:customStyle="1" w:styleId="vlist-s">
    <w:name w:val="vlist-s"/>
    <w:basedOn w:val="DefaultParagraphFont"/>
    <w:rsid w:val="00E407D2"/>
  </w:style>
  <w:style w:type="character" w:customStyle="1" w:styleId="mpunct">
    <w:name w:val="mpunct"/>
    <w:basedOn w:val="DefaultParagraphFont"/>
    <w:rsid w:val="00E407D2"/>
  </w:style>
  <w:style w:type="paragraph" w:styleId="Quote">
    <w:name w:val="Quote"/>
    <w:basedOn w:val="Normal"/>
    <w:next w:val="Normal"/>
    <w:link w:val="QuoteChar"/>
    <w:uiPriority w:val="29"/>
    <w:qFormat/>
    <w:rsid w:val="004750DF"/>
    <w:pPr>
      <w:spacing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750DF"/>
    <w:rPr>
      <w:i/>
      <w:iCs/>
      <w:color w:val="404040" w:themeColor="text1" w:themeTint="BF"/>
    </w:rPr>
  </w:style>
  <w:style w:type="paragraph" w:styleId="ListParagraph">
    <w:name w:val="List Paragraph"/>
    <w:basedOn w:val="Normal"/>
    <w:uiPriority w:val="34"/>
    <w:qFormat/>
    <w:rsid w:val="0038237B"/>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color w:val="auto"/>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5D7A02"/>
    <w:rPr>
      <w:rFonts w:ascii="Segoe UI" w:hAnsi="Segoe UI" w:cs="Segoe UI" w:hint="default"/>
      <w:sz w:val="18"/>
      <w:szCs w:val="18"/>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TOC3">
    <w:name w:val="toc 3"/>
    <w:basedOn w:val="Normal"/>
    <w:next w:val="Normal"/>
    <w:autoRedefine/>
    <w:uiPriority w:val="39"/>
    <w:unhideWhenUsed/>
    <w:rsid w:val="00761E0D"/>
    <w:pPr>
      <w:spacing w:after="100"/>
      <w:ind w:left="440"/>
    </w:pPr>
  </w:style>
  <w:style w:type="paragraph" w:styleId="TOC4">
    <w:name w:val="toc 4"/>
    <w:basedOn w:val="Normal"/>
    <w:next w:val="Normal"/>
    <w:autoRedefine/>
    <w:uiPriority w:val="39"/>
    <w:unhideWhenUsed/>
    <w:rsid w:val="00761E0D"/>
    <w:pPr>
      <w:spacing w:before="0" w:after="100" w:line="278" w:lineRule="auto"/>
      <w:ind w:left="720"/>
    </w:pPr>
    <w:rPr>
      <w:rFonts w:asciiTheme="minorHAnsi" w:eastAsiaTheme="minorEastAsia" w:hAnsiTheme="minorHAnsi" w:cstheme="minorBidi"/>
      <w:kern w:val="2"/>
      <w:sz w:val="24"/>
      <w:szCs w:val="24"/>
      <w:lang w:val="en-NL" w:eastAsia="en-NL"/>
      <w14:ligatures w14:val="standardContextual"/>
    </w:rPr>
  </w:style>
  <w:style w:type="paragraph" w:styleId="TOC5">
    <w:name w:val="toc 5"/>
    <w:basedOn w:val="Normal"/>
    <w:next w:val="Normal"/>
    <w:autoRedefine/>
    <w:uiPriority w:val="39"/>
    <w:unhideWhenUsed/>
    <w:rsid w:val="00761E0D"/>
    <w:pPr>
      <w:spacing w:before="0" w:after="100" w:line="278" w:lineRule="auto"/>
      <w:ind w:left="960"/>
    </w:pPr>
    <w:rPr>
      <w:rFonts w:asciiTheme="minorHAnsi" w:eastAsiaTheme="minorEastAsia" w:hAnsiTheme="minorHAnsi" w:cstheme="minorBidi"/>
      <w:kern w:val="2"/>
      <w:sz w:val="24"/>
      <w:szCs w:val="24"/>
      <w:lang w:val="en-NL" w:eastAsia="en-NL"/>
      <w14:ligatures w14:val="standardContextual"/>
    </w:rPr>
  </w:style>
  <w:style w:type="paragraph" w:styleId="TOC6">
    <w:name w:val="toc 6"/>
    <w:basedOn w:val="Normal"/>
    <w:next w:val="Normal"/>
    <w:autoRedefine/>
    <w:uiPriority w:val="39"/>
    <w:unhideWhenUsed/>
    <w:rsid w:val="00761E0D"/>
    <w:pPr>
      <w:spacing w:before="0" w:after="100" w:line="278" w:lineRule="auto"/>
      <w:ind w:left="1200"/>
    </w:pPr>
    <w:rPr>
      <w:rFonts w:asciiTheme="minorHAnsi" w:eastAsiaTheme="minorEastAsia" w:hAnsiTheme="minorHAnsi" w:cstheme="minorBidi"/>
      <w:kern w:val="2"/>
      <w:sz w:val="24"/>
      <w:szCs w:val="24"/>
      <w:lang w:val="en-NL" w:eastAsia="en-NL"/>
      <w14:ligatures w14:val="standardContextual"/>
    </w:rPr>
  </w:style>
  <w:style w:type="paragraph" w:styleId="TOC7">
    <w:name w:val="toc 7"/>
    <w:basedOn w:val="Normal"/>
    <w:next w:val="Normal"/>
    <w:autoRedefine/>
    <w:uiPriority w:val="39"/>
    <w:unhideWhenUsed/>
    <w:rsid w:val="00761E0D"/>
    <w:pPr>
      <w:spacing w:before="0" w:after="100" w:line="278" w:lineRule="auto"/>
      <w:ind w:left="1440"/>
    </w:pPr>
    <w:rPr>
      <w:rFonts w:asciiTheme="minorHAnsi" w:eastAsiaTheme="minorEastAsia" w:hAnsiTheme="minorHAnsi" w:cstheme="minorBidi"/>
      <w:kern w:val="2"/>
      <w:sz w:val="24"/>
      <w:szCs w:val="24"/>
      <w:lang w:val="en-NL" w:eastAsia="en-NL"/>
      <w14:ligatures w14:val="standardContextual"/>
    </w:rPr>
  </w:style>
  <w:style w:type="paragraph" w:styleId="TOC8">
    <w:name w:val="toc 8"/>
    <w:basedOn w:val="Normal"/>
    <w:next w:val="Normal"/>
    <w:autoRedefine/>
    <w:uiPriority w:val="39"/>
    <w:unhideWhenUsed/>
    <w:rsid w:val="00761E0D"/>
    <w:pPr>
      <w:spacing w:before="0" w:after="100" w:line="278" w:lineRule="auto"/>
      <w:ind w:left="1680"/>
    </w:pPr>
    <w:rPr>
      <w:rFonts w:asciiTheme="minorHAnsi" w:eastAsiaTheme="minorEastAsia" w:hAnsiTheme="minorHAnsi" w:cstheme="minorBidi"/>
      <w:kern w:val="2"/>
      <w:sz w:val="24"/>
      <w:szCs w:val="24"/>
      <w:lang w:val="en-NL" w:eastAsia="en-NL"/>
      <w14:ligatures w14:val="standardContextual"/>
    </w:rPr>
  </w:style>
  <w:style w:type="paragraph" w:styleId="TOC9">
    <w:name w:val="toc 9"/>
    <w:basedOn w:val="Normal"/>
    <w:next w:val="Normal"/>
    <w:autoRedefine/>
    <w:uiPriority w:val="39"/>
    <w:unhideWhenUsed/>
    <w:rsid w:val="00761E0D"/>
    <w:pPr>
      <w:spacing w:before="0" w:after="100" w:line="278" w:lineRule="auto"/>
      <w:ind w:left="1920"/>
    </w:pPr>
    <w:rPr>
      <w:rFonts w:asciiTheme="minorHAnsi" w:eastAsiaTheme="minorEastAsia" w:hAnsiTheme="minorHAnsi" w:cstheme="minorBidi"/>
      <w:kern w:val="2"/>
      <w:sz w:val="24"/>
      <w:szCs w:val="24"/>
      <w:lang w:val="en-NL" w:eastAsia="en-NL"/>
      <w14:ligatures w14:val="standardContextual"/>
    </w:rPr>
  </w:style>
  <w:style w:type="character" w:styleId="UnresolvedMention">
    <w:name w:val="Unresolved Mention"/>
    <w:basedOn w:val="DefaultParagraphFont"/>
    <w:uiPriority w:val="99"/>
    <w:semiHidden/>
    <w:unhideWhenUsed/>
    <w:rsid w:val="00761E0D"/>
    <w:rPr>
      <w:color w:val="605E5C"/>
      <w:shd w:val="clear" w:color="auto" w:fill="E1DFDD"/>
    </w:rPr>
  </w:style>
  <w:style w:type="paragraph" w:styleId="NoSpacing">
    <w:name w:val="No Spacing"/>
    <w:uiPriority w:val="1"/>
    <w:qFormat/>
    <w:rsid w:val="007E3E31"/>
    <w:pPr>
      <w:spacing w:before="0" w:line="240" w:lineRule="auto"/>
    </w:pPr>
    <w:rPr>
      <w:color w:val="auto"/>
    </w:rPr>
  </w:style>
  <w:style w:type="character" w:styleId="Mention">
    <w:name w:val="Mention"/>
    <w:basedOn w:val="DefaultParagraphFont"/>
    <w:uiPriority w:val="99"/>
    <w:unhideWhenUsed/>
    <w:rsid w:val="005F0340"/>
    <w:rPr>
      <w:color w:val="2B579A"/>
      <w:shd w:val="clear" w:color="auto" w:fill="E1DFDD"/>
    </w:rPr>
  </w:style>
  <w:style w:type="character" w:customStyle="1" w:styleId="Heading4Char">
    <w:name w:val="Heading 4 Char"/>
    <w:basedOn w:val="DefaultParagraphFont"/>
    <w:link w:val="Heading4"/>
    <w:uiPriority w:val="9"/>
    <w:rsid w:val="00D44F81"/>
    <w:rPr>
      <w:b/>
      <w:color w:val="6D64E8"/>
      <w:sz w:val="40"/>
      <w:szCs w:val="40"/>
    </w:rPr>
  </w:style>
  <w:style w:type="paragraph" w:customStyle="1" w:styleId="Paragraph">
    <w:name w:val="Paragraph"/>
    <w:basedOn w:val="Normal"/>
    <w:uiPriority w:val="99"/>
    <w:rsid w:val="00D44F81"/>
    <w:pPr>
      <w:widowControl w:val="0"/>
      <w:suppressAutoHyphens/>
      <w:autoSpaceDE w:val="0"/>
      <w:autoSpaceDN w:val="0"/>
      <w:adjustRightInd w:val="0"/>
      <w:spacing w:before="0" w:after="240" w:line="320" w:lineRule="atLeast"/>
      <w:ind w:left="0"/>
    </w:pPr>
    <w:rPr>
      <w:rFonts w:ascii="SourceSansPro-Regular" w:eastAsia="Calibri" w:hAnsi="SourceSansPro-Regular" w:cs="SourceSansPro-Regular"/>
      <w:color w:val="000000"/>
      <w:lang w:val="en-US" w:eastAsia="en-US"/>
    </w:rPr>
  </w:style>
  <w:style w:type="character" w:styleId="Emphasis">
    <w:name w:val="Emphasis"/>
    <w:basedOn w:val="DefaultParagraphFont"/>
    <w:uiPriority w:val="20"/>
    <w:qFormat/>
    <w:rsid w:val="00D44F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18">
      <w:bodyDiv w:val="1"/>
      <w:marLeft w:val="0"/>
      <w:marRight w:val="0"/>
      <w:marTop w:val="0"/>
      <w:marBottom w:val="0"/>
      <w:divBdr>
        <w:top w:val="none" w:sz="0" w:space="0" w:color="auto"/>
        <w:left w:val="none" w:sz="0" w:space="0" w:color="auto"/>
        <w:bottom w:val="none" w:sz="0" w:space="0" w:color="auto"/>
        <w:right w:val="none" w:sz="0" w:space="0" w:color="auto"/>
      </w:divBdr>
      <w:divsChild>
        <w:div w:id="456022064">
          <w:marLeft w:val="0"/>
          <w:marRight w:val="0"/>
          <w:marTop w:val="0"/>
          <w:marBottom w:val="0"/>
          <w:divBdr>
            <w:top w:val="single" w:sz="2" w:space="0" w:color="D9D9E3"/>
            <w:left w:val="single" w:sz="2" w:space="0" w:color="D9D9E3"/>
            <w:bottom w:val="single" w:sz="2" w:space="0" w:color="D9D9E3"/>
            <w:right w:val="single" w:sz="2" w:space="0" w:color="D9D9E3"/>
          </w:divBdr>
          <w:divsChild>
            <w:div w:id="995110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2055338">
                  <w:marLeft w:val="0"/>
                  <w:marRight w:val="0"/>
                  <w:marTop w:val="0"/>
                  <w:marBottom w:val="0"/>
                  <w:divBdr>
                    <w:top w:val="single" w:sz="2" w:space="0" w:color="D9D9E3"/>
                    <w:left w:val="single" w:sz="2" w:space="0" w:color="D9D9E3"/>
                    <w:bottom w:val="single" w:sz="2" w:space="0" w:color="D9D9E3"/>
                    <w:right w:val="single" w:sz="2" w:space="0" w:color="D9D9E3"/>
                  </w:divBdr>
                  <w:divsChild>
                    <w:div w:id="1634407295">
                      <w:marLeft w:val="0"/>
                      <w:marRight w:val="0"/>
                      <w:marTop w:val="0"/>
                      <w:marBottom w:val="0"/>
                      <w:divBdr>
                        <w:top w:val="single" w:sz="2" w:space="0" w:color="D9D9E3"/>
                        <w:left w:val="single" w:sz="2" w:space="0" w:color="D9D9E3"/>
                        <w:bottom w:val="single" w:sz="2" w:space="0" w:color="D9D9E3"/>
                        <w:right w:val="single" w:sz="2" w:space="0" w:color="D9D9E3"/>
                      </w:divBdr>
                      <w:divsChild>
                        <w:div w:id="885530976">
                          <w:marLeft w:val="0"/>
                          <w:marRight w:val="0"/>
                          <w:marTop w:val="0"/>
                          <w:marBottom w:val="0"/>
                          <w:divBdr>
                            <w:top w:val="single" w:sz="2" w:space="0" w:color="D9D9E3"/>
                            <w:left w:val="single" w:sz="2" w:space="0" w:color="D9D9E3"/>
                            <w:bottom w:val="single" w:sz="2" w:space="0" w:color="D9D9E3"/>
                            <w:right w:val="single" w:sz="2" w:space="0" w:color="D9D9E3"/>
                          </w:divBdr>
                          <w:divsChild>
                            <w:div w:id="268633650">
                              <w:marLeft w:val="0"/>
                              <w:marRight w:val="0"/>
                              <w:marTop w:val="0"/>
                              <w:marBottom w:val="0"/>
                              <w:divBdr>
                                <w:top w:val="single" w:sz="2" w:space="0" w:color="D9D9E3"/>
                                <w:left w:val="single" w:sz="2" w:space="0" w:color="D9D9E3"/>
                                <w:bottom w:val="single" w:sz="2" w:space="0" w:color="D9D9E3"/>
                                <w:right w:val="single" w:sz="2" w:space="0" w:color="D9D9E3"/>
                              </w:divBdr>
                              <w:divsChild>
                                <w:div w:id="541291749">
                                  <w:marLeft w:val="0"/>
                                  <w:marRight w:val="0"/>
                                  <w:marTop w:val="0"/>
                                  <w:marBottom w:val="0"/>
                                  <w:divBdr>
                                    <w:top w:val="single" w:sz="2" w:space="0" w:color="D9D9E3"/>
                                    <w:left w:val="single" w:sz="2" w:space="0" w:color="D9D9E3"/>
                                    <w:bottom w:val="single" w:sz="2" w:space="0" w:color="D9D9E3"/>
                                    <w:right w:val="single" w:sz="2" w:space="0" w:color="D9D9E3"/>
                                  </w:divBdr>
                                  <w:divsChild>
                                    <w:div w:id="639648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85008">
      <w:bodyDiv w:val="1"/>
      <w:marLeft w:val="0"/>
      <w:marRight w:val="0"/>
      <w:marTop w:val="0"/>
      <w:marBottom w:val="0"/>
      <w:divBdr>
        <w:top w:val="none" w:sz="0" w:space="0" w:color="auto"/>
        <w:left w:val="none" w:sz="0" w:space="0" w:color="auto"/>
        <w:bottom w:val="none" w:sz="0" w:space="0" w:color="auto"/>
        <w:right w:val="none" w:sz="0" w:space="0" w:color="auto"/>
      </w:divBdr>
    </w:div>
    <w:div w:id="20976570">
      <w:bodyDiv w:val="1"/>
      <w:marLeft w:val="0"/>
      <w:marRight w:val="0"/>
      <w:marTop w:val="0"/>
      <w:marBottom w:val="0"/>
      <w:divBdr>
        <w:top w:val="none" w:sz="0" w:space="0" w:color="auto"/>
        <w:left w:val="none" w:sz="0" w:space="0" w:color="auto"/>
        <w:bottom w:val="none" w:sz="0" w:space="0" w:color="auto"/>
        <w:right w:val="none" w:sz="0" w:space="0" w:color="auto"/>
      </w:divBdr>
    </w:div>
    <w:div w:id="28261636">
      <w:bodyDiv w:val="1"/>
      <w:marLeft w:val="0"/>
      <w:marRight w:val="0"/>
      <w:marTop w:val="0"/>
      <w:marBottom w:val="0"/>
      <w:divBdr>
        <w:top w:val="none" w:sz="0" w:space="0" w:color="auto"/>
        <w:left w:val="none" w:sz="0" w:space="0" w:color="auto"/>
        <w:bottom w:val="none" w:sz="0" w:space="0" w:color="auto"/>
        <w:right w:val="none" w:sz="0" w:space="0" w:color="auto"/>
      </w:divBdr>
    </w:div>
    <w:div w:id="31999951">
      <w:bodyDiv w:val="1"/>
      <w:marLeft w:val="0"/>
      <w:marRight w:val="0"/>
      <w:marTop w:val="0"/>
      <w:marBottom w:val="0"/>
      <w:divBdr>
        <w:top w:val="none" w:sz="0" w:space="0" w:color="auto"/>
        <w:left w:val="none" w:sz="0" w:space="0" w:color="auto"/>
        <w:bottom w:val="none" w:sz="0" w:space="0" w:color="auto"/>
        <w:right w:val="none" w:sz="0" w:space="0" w:color="auto"/>
      </w:divBdr>
    </w:div>
    <w:div w:id="54357322">
      <w:bodyDiv w:val="1"/>
      <w:marLeft w:val="0"/>
      <w:marRight w:val="0"/>
      <w:marTop w:val="0"/>
      <w:marBottom w:val="0"/>
      <w:divBdr>
        <w:top w:val="none" w:sz="0" w:space="0" w:color="auto"/>
        <w:left w:val="none" w:sz="0" w:space="0" w:color="auto"/>
        <w:bottom w:val="none" w:sz="0" w:space="0" w:color="auto"/>
        <w:right w:val="none" w:sz="0" w:space="0" w:color="auto"/>
      </w:divBdr>
    </w:div>
    <w:div w:id="63067727">
      <w:bodyDiv w:val="1"/>
      <w:marLeft w:val="0"/>
      <w:marRight w:val="0"/>
      <w:marTop w:val="0"/>
      <w:marBottom w:val="0"/>
      <w:divBdr>
        <w:top w:val="none" w:sz="0" w:space="0" w:color="auto"/>
        <w:left w:val="none" w:sz="0" w:space="0" w:color="auto"/>
        <w:bottom w:val="none" w:sz="0" w:space="0" w:color="auto"/>
        <w:right w:val="none" w:sz="0" w:space="0" w:color="auto"/>
      </w:divBdr>
    </w:div>
    <w:div w:id="134180293">
      <w:bodyDiv w:val="1"/>
      <w:marLeft w:val="0"/>
      <w:marRight w:val="0"/>
      <w:marTop w:val="0"/>
      <w:marBottom w:val="0"/>
      <w:divBdr>
        <w:top w:val="none" w:sz="0" w:space="0" w:color="auto"/>
        <w:left w:val="none" w:sz="0" w:space="0" w:color="auto"/>
        <w:bottom w:val="none" w:sz="0" w:space="0" w:color="auto"/>
        <w:right w:val="none" w:sz="0" w:space="0" w:color="auto"/>
      </w:divBdr>
    </w:div>
    <w:div w:id="201483187">
      <w:bodyDiv w:val="1"/>
      <w:marLeft w:val="0"/>
      <w:marRight w:val="0"/>
      <w:marTop w:val="0"/>
      <w:marBottom w:val="0"/>
      <w:divBdr>
        <w:top w:val="none" w:sz="0" w:space="0" w:color="auto"/>
        <w:left w:val="none" w:sz="0" w:space="0" w:color="auto"/>
        <w:bottom w:val="none" w:sz="0" w:space="0" w:color="auto"/>
        <w:right w:val="none" w:sz="0" w:space="0" w:color="auto"/>
      </w:divBdr>
    </w:div>
    <w:div w:id="234514292">
      <w:bodyDiv w:val="1"/>
      <w:marLeft w:val="0"/>
      <w:marRight w:val="0"/>
      <w:marTop w:val="0"/>
      <w:marBottom w:val="0"/>
      <w:divBdr>
        <w:top w:val="none" w:sz="0" w:space="0" w:color="auto"/>
        <w:left w:val="none" w:sz="0" w:space="0" w:color="auto"/>
        <w:bottom w:val="none" w:sz="0" w:space="0" w:color="auto"/>
        <w:right w:val="none" w:sz="0" w:space="0" w:color="auto"/>
      </w:divBdr>
    </w:div>
    <w:div w:id="269051088">
      <w:bodyDiv w:val="1"/>
      <w:marLeft w:val="0"/>
      <w:marRight w:val="0"/>
      <w:marTop w:val="0"/>
      <w:marBottom w:val="0"/>
      <w:divBdr>
        <w:top w:val="none" w:sz="0" w:space="0" w:color="auto"/>
        <w:left w:val="none" w:sz="0" w:space="0" w:color="auto"/>
        <w:bottom w:val="none" w:sz="0" w:space="0" w:color="auto"/>
        <w:right w:val="none" w:sz="0" w:space="0" w:color="auto"/>
      </w:divBdr>
    </w:div>
    <w:div w:id="292055227">
      <w:bodyDiv w:val="1"/>
      <w:marLeft w:val="0"/>
      <w:marRight w:val="0"/>
      <w:marTop w:val="0"/>
      <w:marBottom w:val="0"/>
      <w:divBdr>
        <w:top w:val="none" w:sz="0" w:space="0" w:color="auto"/>
        <w:left w:val="none" w:sz="0" w:space="0" w:color="auto"/>
        <w:bottom w:val="none" w:sz="0" w:space="0" w:color="auto"/>
        <w:right w:val="none" w:sz="0" w:space="0" w:color="auto"/>
      </w:divBdr>
    </w:div>
    <w:div w:id="471875636">
      <w:bodyDiv w:val="1"/>
      <w:marLeft w:val="0"/>
      <w:marRight w:val="0"/>
      <w:marTop w:val="0"/>
      <w:marBottom w:val="0"/>
      <w:divBdr>
        <w:top w:val="none" w:sz="0" w:space="0" w:color="auto"/>
        <w:left w:val="none" w:sz="0" w:space="0" w:color="auto"/>
        <w:bottom w:val="none" w:sz="0" w:space="0" w:color="auto"/>
        <w:right w:val="none" w:sz="0" w:space="0" w:color="auto"/>
      </w:divBdr>
    </w:div>
    <w:div w:id="529270210">
      <w:bodyDiv w:val="1"/>
      <w:marLeft w:val="0"/>
      <w:marRight w:val="0"/>
      <w:marTop w:val="0"/>
      <w:marBottom w:val="0"/>
      <w:divBdr>
        <w:top w:val="none" w:sz="0" w:space="0" w:color="auto"/>
        <w:left w:val="none" w:sz="0" w:space="0" w:color="auto"/>
        <w:bottom w:val="none" w:sz="0" w:space="0" w:color="auto"/>
        <w:right w:val="none" w:sz="0" w:space="0" w:color="auto"/>
      </w:divBdr>
    </w:div>
    <w:div w:id="554200489">
      <w:bodyDiv w:val="1"/>
      <w:marLeft w:val="0"/>
      <w:marRight w:val="0"/>
      <w:marTop w:val="0"/>
      <w:marBottom w:val="0"/>
      <w:divBdr>
        <w:top w:val="none" w:sz="0" w:space="0" w:color="auto"/>
        <w:left w:val="none" w:sz="0" w:space="0" w:color="auto"/>
        <w:bottom w:val="none" w:sz="0" w:space="0" w:color="auto"/>
        <w:right w:val="none" w:sz="0" w:space="0" w:color="auto"/>
      </w:divBdr>
    </w:div>
    <w:div w:id="594946691">
      <w:bodyDiv w:val="1"/>
      <w:marLeft w:val="0"/>
      <w:marRight w:val="0"/>
      <w:marTop w:val="0"/>
      <w:marBottom w:val="0"/>
      <w:divBdr>
        <w:top w:val="none" w:sz="0" w:space="0" w:color="auto"/>
        <w:left w:val="none" w:sz="0" w:space="0" w:color="auto"/>
        <w:bottom w:val="none" w:sz="0" w:space="0" w:color="auto"/>
        <w:right w:val="none" w:sz="0" w:space="0" w:color="auto"/>
      </w:divBdr>
    </w:div>
    <w:div w:id="595483655">
      <w:bodyDiv w:val="1"/>
      <w:marLeft w:val="0"/>
      <w:marRight w:val="0"/>
      <w:marTop w:val="0"/>
      <w:marBottom w:val="0"/>
      <w:divBdr>
        <w:top w:val="none" w:sz="0" w:space="0" w:color="auto"/>
        <w:left w:val="none" w:sz="0" w:space="0" w:color="auto"/>
        <w:bottom w:val="none" w:sz="0" w:space="0" w:color="auto"/>
        <w:right w:val="none" w:sz="0" w:space="0" w:color="auto"/>
      </w:divBdr>
    </w:div>
    <w:div w:id="636498495">
      <w:bodyDiv w:val="1"/>
      <w:marLeft w:val="0"/>
      <w:marRight w:val="0"/>
      <w:marTop w:val="0"/>
      <w:marBottom w:val="0"/>
      <w:divBdr>
        <w:top w:val="none" w:sz="0" w:space="0" w:color="auto"/>
        <w:left w:val="none" w:sz="0" w:space="0" w:color="auto"/>
        <w:bottom w:val="none" w:sz="0" w:space="0" w:color="auto"/>
        <w:right w:val="none" w:sz="0" w:space="0" w:color="auto"/>
      </w:divBdr>
    </w:div>
    <w:div w:id="650838855">
      <w:bodyDiv w:val="1"/>
      <w:marLeft w:val="0"/>
      <w:marRight w:val="0"/>
      <w:marTop w:val="0"/>
      <w:marBottom w:val="0"/>
      <w:divBdr>
        <w:top w:val="none" w:sz="0" w:space="0" w:color="auto"/>
        <w:left w:val="none" w:sz="0" w:space="0" w:color="auto"/>
        <w:bottom w:val="none" w:sz="0" w:space="0" w:color="auto"/>
        <w:right w:val="none" w:sz="0" w:space="0" w:color="auto"/>
      </w:divBdr>
    </w:div>
    <w:div w:id="707144307">
      <w:bodyDiv w:val="1"/>
      <w:marLeft w:val="0"/>
      <w:marRight w:val="0"/>
      <w:marTop w:val="0"/>
      <w:marBottom w:val="0"/>
      <w:divBdr>
        <w:top w:val="none" w:sz="0" w:space="0" w:color="auto"/>
        <w:left w:val="none" w:sz="0" w:space="0" w:color="auto"/>
        <w:bottom w:val="none" w:sz="0" w:space="0" w:color="auto"/>
        <w:right w:val="none" w:sz="0" w:space="0" w:color="auto"/>
      </w:divBdr>
    </w:div>
    <w:div w:id="782504145">
      <w:bodyDiv w:val="1"/>
      <w:marLeft w:val="0"/>
      <w:marRight w:val="0"/>
      <w:marTop w:val="0"/>
      <w:marBottom w:val="0"/>
      <w:divBdr>
        <w:top w:val="none" w:sz="0" w:space="0" w:color="auto"/>
        <w:left w:val="none" w:sz="0" w:space="0" w:color="auto"/>
        <w:bottom w:val="none" w:sz="0" w:space="0" w:color="auto"/>
        <w:right w:val="none" w:sz="0" w:space="0" w:color="auto"/>
      </w:divBdr>
    </w:div>
    <w:div w:id="794715246">
      <w:bodyDiv w:val="1"/>
      <w:marLeft w:val="0"/>
      <w:marRight w:val="0"/>
      <w:marTop w:val="0"/>
      <w:marBottom w:val="0"/>
      <w:divBdr>
        <w:top w:val="none" w:sz="0" w:space="0" w:color="auto"/>
        <w:left w:val="none" w:sz="0" w:space="0" w:color="auto"/>
        <w:bottom w:val="none" w:sz="0" w:space="0" w:color="auto"/>
        <w:right w:val="none" w:sz="0" w:space="0" w:color="auto"/>
      </w:divBdr>
    </w:div>
    <w:div w:id="867256158">
      <w:bodyDiv w:val="1"/>
      <w:marLeft w:val="0"/>
      <w:marRight w:val="0"/>
      <w:marTop w:val="0"/>
      <w:marBottom w:val="0"/>
      <w:divBdr>
        <w:top w:val="none" w:sz="0" w:space="0" w:color="auto"/>
        <w:left w:val="none" w:sz="0" w:space="0" w:color="auto"/>
        <w:bottom w:val="none" w:sz="0" w:space="0" w:color="auto"/>
        <w:right w:val="none" w:sz="0" w:space="0" w:color="auto"/>
      </w:divBdr>
    </w:div>
    <w:div w:id="893350220">
      <w:bodyDiv w:val="1"/>
      <w:marLeft w:val="0"/>
      <w:marRight w:val="0"/>
      <w:marTop w:val="0"/>
      <w:marBottom w:val="0"/>
      <w:divBdr>
        <w:top w:val="none" w:sz="0" w:space="0" w:color="auto"/>
        <w:left w:val="none" w:sz="0" w:space="0" w:color="auto"/>
        <w:bottom w:val="none" w:sz="0" w:space="0" w:color="auto"/>
        <w:right w:val="none" w:sz="0" w:space="0" w:color="auto"/>
      </w:divBdr>
    </w:div>
    <w:div w:id="910580337">
      <w:bodyDiv w:val="1"/>
      <w:marLeft w:val="0"/>
      <w:marRight w:val="0"/>
      <w:marTop w:val="0"/>
      <w:marBottom w:val="0"/>
      <w:divBdr>
        <w:top w:val="none" w:sz="0" w:space="0" w:color="auto"/>
        <w:left w:val="none" w:sz="0" w:space="0" w:color="auto"/>
        <w:bottom w:val="none" w:sz="0" w:space="0" w:color="auto"/>
        <w:right w:val="none" w:sz="0" w:space="0" w:color="auto"/>
      </w:divBdr>
    </w:div>
    <w:div w:id="920719648">
      <w:bodyDiv w:val="1"/>
      <w:marLeft w:val="0"/>
      <w:marRight w:val="0"/>
      <w:marTop w:val="0"/>
      <w:marBottom w:val="0"/>
      <w:divBdr>
        <w:top w:val="none" w:sz="0" w:space="0" w:color="auto"/>
        <w:left w:val="none" w:sz="0" w:space="0" w:color="auto"/>
        <w:bottom w:val="none" w:sz="0" w:space="0" w:color="auto"/>
        <w:right w:val="none" w:sz="0" w:space="0" w:color="auto"/>
      </w:divBdr>
    </w:div>
    <w:div w:id="988020813">
      <w:bodyDiv w:val="1"/>
      <w:marLeft w:val="0"/>
      <w:marRight w:val="0"/>
      <w:marTop w:val="0"/>
      <w:marBottom w:val="0"/>
      <w:divBdr>
        <w:top w:val="none" w:sz="0" w:space="0" w:color="auto"/>
        <w:left w:val="none" w:sz="0" w:space="0" w:color="auto"/>
        <w:bottom w:val="none" w:sz="0" w:space="0" w:color="auto"/>
        <w:right w:val="none" w:sz="0" w:space="0" w:color="auto"/>
      </w:divBdr>
    </w:div>
    <w:div w:id="1112893965">
      <w:bodyDiv w:val="1"/>
      <w:marLeft w:val="0"/>
      <w:marRight w:val="0"/>
      <w:marTop w:val="0"/>
      <w:marBottom w:val="0"/>
      <w:divBdr>
        <w:top w:val="none" w:sz="0" w:space="0" w:color="auto"/>
        <w:left w:val="none" w:sz="0" w:space="0" w:color="auto"/>
        <w:bottom w:val="none" w:sz="0" w:space="0" w:color="auto"/>
        <w:right w:val="none" w:sz="0" w:space="0" w:color="auto"/>
      </w:divBdr>
      <w:divsChild>
        <w:div w:id="284773443">
          <w:marLeft w:val="0"/>
          <w:marRight w:val="0"/>
          <w:marTop w:val="0"/>
          <w:marBottom w:val="0"/>
          <w:divBdr>
            <w:top w:val="single" w:sz="2" w:space="0" w:color="D9D9E3"/>
            <w:left w:val="single" w:sz="2" w:space="0" w:color="D9D9E3"/>
            <w:bottom w:val="single" w:sz="2" w:space="0" w:color="D9D9E3"/>
            <w:right w:val="single" w:sz="2" w:space="0" w:color="D9D9E3"/>
          </w:divBdr>
          <w:divsChild>
            <w:div w:id="1150245644">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444419">
                  <w:marLeft w:val="0"/>
                  <w:marRight w:val="0"/>
                  <w:marTop w:val="0"/>
                  <w:marBottom w:val="0"/>
                  <w:divBdr>
                    <w:top w:val="single" w:sz="2" w:space="0" w:color="D9D9E3"/>
                    <w:left w:val="single" w:sz="2" w:space="0" w:color="D9D9E3"/>
                    <w:bottom w:val="single" w:sz="2" w:space="0" w:color="D9D9E3"/>
                    <w:right w:val="single" w:sz="2" w:space="0" w:color="D9D9E3"/>
                  </w:divBdr>
                  <w:divsChild>
                    <w:div w:id="964233392">
                      <w:marLeft w:val="0"/>
                      <w:marRight w:val="0"/>
                      <w:marTop w:val="0"/>
                      <w:marBottom w:val="0"/>
                      <w:divBdr>
                        <w:top w:val="single" w:sz="2" w:space="0" w:color="D9D9E3"/>
                        <w:left w:val="single" w:sz="2" w:space="0" w:color="D9D9E3"/>
                        <w:bottom w:val="single" w:sz="2" w:space="0" w:color="D9D9E3"/>
                        <w:right w:val="single" w:sz="2" w:space="0" w:color="D9D9E3"/>
                      </w:divBdr>
                      <w:divsChild>
                        <w:div w:id="551233143">
                          <w:marLeft w:val="0"/>
                          <w:marRight w:val="0"/>
                          <w:marTop w:val="0"/>
                          <w:marBottom w:val="0"/>
                          <w:divBdr>
                            <w:top w:val="single" w:sz="2" w:space="0" w:color="D9D9E3"/>
                            <w:left w:val="single" w:sz="2" w:space="0" w:color="D9D9E3"/>
                            <w:bottom w:val="single" w:sz="2" w:space="0" w:color="D9D9E3"/>
                            <w:right w:val="single" w:sz="2" w:space="0" w:color="D9D9E3"/>
                          </w:divBdr>
                          <w:divsChild>
                            <w:div w:id="1443576373">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17">
                                  <w:marLeft w:val="0"/>
                                  <w:marRight w:val="0"/>
                                  <w:marTop w:val="0"/>
                                  <w:marBottom w:val="0"/>
                                  <w:divBdr>
                                    <w:top w:val="single" w:sz="2" w:space="0" w:color="D9D9E3"/>
                                    <w:left w:val="single" w:sz="2" w:space="0" w:color="D9D9E3"/>
                                    <w:bottom w:val="single" w:sz="2" w:space="0" w:color="D9D9E3"/>
                                    <w:right w:val="single" w:sz="2" w:space="0" w:color="D9D9E3"/>
                                  </w:divBdr>
                                  <w:divsChild>
                                    <w:div w:id="1084450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6563583">
      <w:bodyDiv w:val="1"/>
      <w:marLeft w:val="0"/>
      <w:marRight w:val="0"/>
      <w:marTop w:val="0"/>
      <w:marBottom w:val="0"/>
      <w:divBdr>
        <w:top w:val="none" w:sz="0" w:space="0" w:color="auto"/>
        <w:left w:val="none" w:sz="0" w:space="0" w:color="auto"/>
        <w:bottom w:val="none" w:sz="0" w:space="0" w:color="auto"/>
        <w:right w:val="none" w:sz="0" w:space="0" w:color="auto"/>
      </w:divBdr>
    </w:div>
    <w:div w:id="1128356499">
      <w:bodyDiv w:val="1"/>
      <w:marLeft w:val="0"/>
      <w:marRight w:val="0"/>
      <w:marTop w:val="0"/>
      <w:marBottom w:val="0"/>
      <w:divBdr>
        <w:top w:val="none" w:sz="0" w:space="0" w:color="auto"/>
        <w:left w:val="none" w:sz="0" w:space="0" w:color="auto"/>
        <w:bottom w:val="none" w:sz="0" w:space="0" w:color="auto"/>
        <w:right w:val="none" w:sz="0" w:space="0" w:color="auto"/>
      </w:divBdr>
    </w:div>
    <w:div w:id="1149858720">
      <w:bodyDiv w:val="1"/>
      <w:marLeft w:val="0"/>
      <w:marRight w:val="0"/>
      <w:marTop w:val="0"/>
      <w:marBottom w:val="0"/>
      <w:divBdr>
        <w:top w:val="none" w:sz="0" w:space="0" w:color="auto"/>
        <w:left w:val="none" w:sz="0" w:space="0" w:color="auto"/>
        <w:bottom w:val="none" w:sz="0" w:space="0" w:color="auto"/>
        <w:right w:val="none" w:sz="0" w:space="0" w:color="auto"/>
      </w:divBdr>
    </w:div>
    <w:div w:id="1163276328">
      <w:bodyDiv w:val="1"/>
      <w:marLeft w:val="0"/>
      <w:marRight w:val="0"/>
      <w:marTop w:val="0"/>
      <w:marBottom w:val="0"/>
      <w:divBdr>
        <w:top w:val="none" w:sz="0" w:space="0" w:color="auto"/>
        <w:left w:val="none" w:sz="0" w:space="0" w:color="auto"/>
        <w:bottom w:val="none" w:sz="0" w:space="0" w:color="auto"/>
        <w:right w:val="none" w:sz="0" w:space="0" w:color="auto"/>
      </w:divBdr>
    </w:div>
    <w:div w:id="1171871113">
      <w:bodyDiv w:val="1"/>
      <w:marLeft w:val="0"/>
      <w:marRight w:val="0"/>
      <w:marTop w:val="0"/>
      <w:marBottom w:val="0"/>
      <w:divBdr>
        <w:top w:val="none" w:sz="0" w:space="0" w:color="auto"/>
        <w:left w:val="none" w:sz="0" w:space="0" w:color="auto"/>
        <w:bottom w:val="none" w:sz="0" w:space="0" w:color="auto"/>
        <w:right w:val="none" w:sz="0" w:space="0" w:color="auto"/>
      </w:divBdr>
    </w:div>
    <w:div w:id="1233661737">
      <w:bodyDiv w:val="1"/>
      <w:marLeft w:val="0"/>
      <w:marRight w:val="0"/>
      <w:marTop w:val="0"/>
      <w:marBottom w:val="0"/>
      <w:divBdr>
        <w:top w:val="none" w:sz="0" w:space="0" w:color="auto"/>
        <w:left w:val="none" w:sz="0" w:space="0" w:color="auto"/>
        <w:bottom w:val="none" w:sz="0" w:space="0" w:color="auto"/>
        <w:right w:val="none" w:sz="0" w:space="0" w:color="auto"/>
      </w:divBdr>
    </w:div>
    <w:div w:id="1366171417">
      <w:bodyDiv w:val="1"/>
      <w:marLeft w:val="0"/>
      <w:marRight w:val="0"/>
      <w:marTop w:val="0"/>
      <w:marBottom w:val="0"/>
      <w:divBdr>
        <w:top w:val="none" w:sz="0" w:space="0" w:color="auto"/>
        <w:left w:val="none" w:sz="0" w:space="0" w:color="auto"/>
        <w:bottom w:val="none" w:sz="0" w:space="0" w:color="auto"/>
        <w:right w:val="none" w:sz="0" w:space="0" w:color="auto"/>
      </w:divBdr>
    </w:div>
    <w:div w:id="1572080470">
      <w:bodyDiv w:val="1"/>
      <w:marLeft w:val="0"/>
      <w:marRight w:val="0"/>
      <w:marTop w:val="0"/>
      <w:marBottom w:val="0"/>
      <w:divBdr>
        <w:top w:val="none" w:sz="0" w:space="0" w:color="auto"/>
        <w:left w:val="none" w:sz="0" w:space="0" w:color="auto"/>
        <w:bottom w:val="none" w:sz="0" w:space="0" w:color="auto"/>
        <w:right w:val="none" w:sz="0" w:space="0" w:color="auto"/>
      </w:divBdr>
    </w:div>
    <w:div w:id="1587032064">
      <w:bodyDiv w:val="1"/>
      <w:marLeft w:val="0"/>
      <w:marRight w:val="0"/>
      <w:marTop w:val="0"/>
      <w:marBottom w:val="0"/>
      <w:divBdr>
        <w:top w:val="none" w:sz="0" w:space="0" w:color="auto"/>
        <w:left w:val="none" w:sz="0" w:space="0" w:color="auto"/>
        <w:bottom w:val="none" w:sz="0" w:space="0" w:color="auto"/>
        <w:right w:val="none" w:sz="0" w:space="0" w:color="auto"/>
      </w:divBdr>
    </w:div>
    <w:div w:id="1624648805">
      <w:bodyDiv w:val="1"/>
      <w:marLeft w:val="0"/>
      <w:marRight w:val="0"/>
      <w:marTop w:val="0"/>
      <w:marBottom w:val="0"/>
      <w:divBdr>
        <w:top w:val="none" w:sz="0" w:space="0" w:color="auto"/>
        <w:left w:val="none" w:sz="0" w:space="0" w:color="auto"/>
        <w:bottom w:val="none" w:sz="0" w:space="0" w:color="auto"/>
        <w:right w:val="none" w:sz="0" w:space="0" w:color="auto"/>
      </w:divBdr>
    </w:div>
    <w:div w:id="1755198399">
      <w:bodyDiv w:val="1"/>
      <w:marLeft w:val="0"/>
      <w:marRight w:val="0"/>
      <w:marTop w:val="0"/>
      <w:marBottom w:val="0"/>
      <w:divBdr>
        <w:top w:val="none" w:sz="0" w:space="0" w:color="auto"/>
        <w:left w:val="none" w:sz="0" w:space="0" w:color="auto"/>
        <w:bottom w:val="none" w:sz="0" w:space="0" w:color="auto"/>
        <w:right w:val="none" w:sz="0" w:space="0" w:color="auto"/>
      </w:divBdr>
    </w:div>
    <w:div w:id="1775588298">
      <w:bodyDiv w:val="1"/>
      <w:marLeft w:val="0"/>
      <w:marRight w:val="0"/>
      <w:marTop w:val="0"/>
      <w:marBottom w:val="0"/>
      <w:divBdr>
        <w:top w:val="none" w:sz="0" w:space="0" w:color="auto"/>
        <w:left w:val="none" w:sz="0" w:space="0" w:color="auto"/>
        <w:bottom w:val="none" w:sz="0" w:space="0" w:color="auto"/>
        <w:right w:val="none" w:sz="0" w:space="0" w:color="auto"/>
      </w:divBdr>
    </w:div>
    <w:div w:id="1889415812">
      <w:bodyDiv w:val="1"/>
      <w:marLeft w:val="0"/>
      <w:marRight w:val="0"/>
      <w:marTop w:val="0"/>
      <w:marBottom w:val="0"/>
      <w:divBdr>
        <w:top w:val="none" w:sz="0" w:space="0" w:color="auto"/>
        <w:left w:val="none" w:sz="0" w:space="0" w:color="auto"/>
        <w:bottom w:val="none" w:sz="0" w:space="0" w:color="auto"/>
        <w:right w:val="none" w:sz="0" w:space="0" w:color="auto"/>
      </w:divBdr>
    </w:div>
    <w:div w:id="1917132237">
      <w:bodyDiv w:val="1"/>
      <w:marLeft w:val="0"/>
      <w:marRight w:val="0"/>
      <w:marTop w:val="0"/>
      <w:marBottom w:val="0"/>
      <w:divBdr>
        <w:top w:val="none" w:sz="0" w:space="0" w:color="auto"/>
        <w:left w:val="none" w:sz="0" w:space="0" w:color="auto"/>
        <w:bottom w:val="none" w:sz="0" w:space="0" w:color="auto"/>
        <w:right w:val="none" w:sz="0" w:space="0" w:color="auto"/>
      </w:divBdr>
    </w:div>
    <w:div w:id="2053534483">
      <w:bodyDiv w:val="1"/>
      <w:marLeft w:val="0"/>
      <w:marRight w:val="0"/>
      <w:marTop w:val="0"/>
      <w:marBottom w:val="0"/>
      <w:divBdr>
        <w:top w:val="none" w:sz="0" w:space="0" w:color="auto"/>
        <w:left w:val="none" w:sz="0" w:space="0" w:color="auto"/>
        <w:bottom w:val="none" w:sz="0" w:space="0" w:color="auto"/>
        <w:right w:val="none" w:sz="0" w:space="0" w:color="auto"/>
      </w:divBdr>
      <w:divsChild>
        <w:div w:id="1028991239">
          <w:marLeft w:val="0"/>
          <w:marRight w:val="0"/>
          <w:marTop w:val="0"/>
          <w:marBottom w:val="0"/>
          <w:divBdr>
            <w:top w:val="none" w:sz="0" w:space="0" w:color="auto"/>
            <w:left w:val="none" w:sz="0" w:space="0" w:color="auto"/>
            <w:bottom w:val="none" w:sz="0" w:space="0" w:color="auto"/>
            <w:right w:val="none" w:sz="0" w:space="0" w:color="auto"/>
          </w:divBdr>
          <w:divsChild>
            <w:div w:id="970749270">
              <w:marLeft w:val="0"/>
              <w:marRight w:val="0"/>
              <w:marTop w:val="0"/>
              <w:marBottom w:val="0"/>
              <w:divBdr>
                <w:top w:val="none" w:sz="0" w:space="0" w:color="auto"/>
                <w:left w:val="none" w:sz="0" w:space="0" w:color="auto"/>
                <w:bottom w:val="none" w:sz="0" w:space="0" w:color="auto"/>
                <w:right w:val="none" w:sz="0" w:space="0" w:color="auto"/>
              </w:divBdr>
            </w:div>
            <w:div w:id="440539382">
              <w:marLeft w:val="0"/>
              <w:marRight w:val="0"/>
              <w:marTop w:val="0"/>
              <w:marBottom w:val="0"/>
              <w:divBdr>
                <w:top w:val="none" w:sz="0" w:space="0" w:color="auto"/>
                <w:left w:val="none" w:sz="0" w:space="0" w:color="auto"/>
                <w:bottom w:val="none" w:sz="0" w:space="0" w:color="auto"/>
                <w:right w:val="none" w:sz="0" w:space="0" w:color="auto"/>
              </w:divBdr>
            </w:div>
            <w:div w:id="825707393">
              <w:marLeft w:val="0"/>
              <w:marRight w:val="0"/>
              <w:marTop w:val="0"/>
              <w:marBottom w:val="0"/>
              <w:divBdr>
                <w:top w:val="none" w:sz="0" w:space="0" w:color="auto"/>
                <w:left w:val="none" w:sz="0" w:space="0" w:color="auto"/>
                <w:bottom w:val="none" w:sz="0" w:space="0" w:color="auto"/>
                <w:right w:val="none" w:sz="0" w:space="0" w:color="auto"/>
              </w:divBdr>
            </w:div>
            <w:div w:id="5933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6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microsoft.com/office/2007/relationships/diagramDrawing" Target="diagrams/drawing2.xml"/><Relationship Id="rId42" Type="http://schemas.openxmlformats.org/officeDocument/2006/relationships/diagramColors" Target="diagrams/colors6.xml"/><Relationship Id="rId47" Type="http://schemas.openxmlformats.org/officeDocument/2006/relationships/diagramColors" Target="diagrams/colors7.xml"/><Relationship Id="rId63" Type="http://schemas.openxmlformats.org/officeDocument/2006/relationships/image" Target="media/image11.png"/><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diagramData" Target="diagrams/data4.xml"/><Relationship Id="rId11" Type="http://schemas.openxmlformats.org/officeDocument/2006/relationships/diagramData" Target="diagrams/data1.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diagramLayout" Target="diagrams/layout6.xml"/><Relationship Id="rId45" Type="http://schemas.openxmlformats.org/officeDocument/2006/relationships/diagramLayout" Target="diagrams/layout7.xml"/><Relationship Id="rId53" Type="http://schemas.openxmlformats.org/officeDocument/2006/relationships/image" Target="media/image8.png"/><Relationship Id="rId58" Type="http://schemas.microsoft.com/office/2007/relationships/diagramDrawing" Target="diagrams/drawing8.xml"/><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9.png"/><Relationship Id="rId19" Type="http://schemas.openxmlformats.org/officeDocument/2006/relationships/diagramQuickStyle" Target="diagrams/quickStyle2.xml"/><Relationship Id="rId14" Type="http://schemas.openxmlformats.org/officeDocument/2006/relationships/diagramColors" Target="diagrams/colors1.xml"/><Relationship Id="rId22" Type="http://schemas.openxmlformats.org/officeDocument/2006/relationships/image" Target="media/image2.png"/><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microsoft.com/office/2007/relationships/diagramDrawing" Target="diagrams/drawing6.xml"/><Relationship Id="rId48" Type="http://schemas.microsoft.com/office/2007/relationships/diagramDrawing" Target="diagrams/drawing7.xml"/><Relationship Id="rId56" Type="http://schemas.openxmlformats.org/officeDocument/2006/relationships/diagramQuickStyle" Target="diagrams/quickStyle8.xm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fka.com/agile-instructional-design/" TargetMode="Externa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diagramQuickStyle" Target="diagrams/quickStyle7.xml"/><Relationship Id="rId59" Type="http://schemas.openxmlformats.org/officeDocument/2006/relationships/hyperlink" Target="https://hubs.mozilla.com/wUmZ2Yy/strong-juicy-assembly/" TargetMode="External"/><Relationship Id="rId67" Type="http://schemas.openxmlformats.org/officeDocument/2006/relationships/fontTable" Target="fontTable.xml"/><Relationship Id="rId20" Type="http://schemas.openxmlformats.org/officeDocument/2006/relationships/diagramColors" Target="diagrams/colors2.xml"/><Relationship Id="rId41" Type="http://schemas.openxmlformats.org/officeDocument/2006/relationships/diagramQuickStyle" Target="diagrams/quickStyle6.xml"/><Relationship Id="rId54" Type="http://schemas.openxmlformats.org/officeDocument/2006/relationships/diagramData" Target="diagrams/data8.xml"/><Relationship Id="rId62"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image" Target="media/image3.png"/><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hyperlink" Target="https://www.notion.so/Getting-Started-6668f218d1ae456b8de53cffc3661607" TargetMode="External"/><Relationship Id="rId57" Type="http://schemas.openxmlformats.org/officeDocument/2006/relationships/diagramColors" Target="diagrams/colors8.xml"/><Relationship Id="rId10" Type="http://schemas.openxmlformats.org/officeDocument/2006/relationships/endnotes" Target="endnotes.xml"/><Relationship Id="rId31" Type="http://schemas.openxmlformats.org/officeDocument/2006/relationships/diagramQuickStyle" Target="diagrams/quickStyle4.xml"/><Relationship Id="rId44" Type="http://schemas.openxmlformats.org/officeDocument/2006/relationships/diagramData" Target="diagrams/data7.xml"/><Relationship Id="rId52" Type="http://schemas.openxmlformats.org/officeDocument/2006/relationships/image" Target="media/image7.png"/><Relationship Id="rId60" Type="http://schemas.openxmlformats.org/officeDocument/2006/relationships/hyperlink" Target="https://www.notion.so/HecThaFood-Heck-tha-Food-Home-Dashboard-e7636673ad8f45db8990314fd20b1bfe?pvs=4"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diagramLayout" Target="diagrams/layout2.xml"/><Relationship Id="rId39" Type="http://schemas.openxmlformats.org/officeDocument/2006/relationships/diagramData" Target="diagrams/data6.xml"/><Relationship Id="rId34" Type="http://schemas.openxmlformats.org/officeDocument/2006/relationships/diagramData" Target="diagrams/data5.xml"/><Relationship Id="rId50" Type="http://schemas.openxmlformats.org/officeDocument/2006/relationships/hyperlink" Target="https://www.notion.so/HecThaFood-Heck-tha-Food-Home-Dashboard-e7636673ad8f45db8990314fd20b1bfe?pvs=4" TargetMode="External"/><Relationship Id="rId55" Type="http://schemas.openxmlformats.org/officeDocument/2006/relationships/diagramLayout" Target="diagrams/layout8.xml"/></Relationships>
</file>

<file path=word/diagrams/_rels/data7.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9D5C58-5983-47BD-95F6-8412A9515433}" type="doc">
      <dgm:prSet loTypeId="urn:microsoft.com/office/officeart/2005/8/layout/pictureOrgChart+Icon" loCatId="hierarchy" qsTypeId="urn:microsoft.com/office/officeart/2005/8/quickstyle/simple1" qsCatId="simple" csTypeId="urn:microsoft.com/office/officeart/2005/8/colors/accent1_2" csCatId="accent1" phldr="0"/>
      <dgm:spPr/>
      <dgm:t>
        <a:bodyPr/>
        <a:lstStyle/>
        <a:p>
          <a:endParaRPr lang="en-NL"/>
        </a:p>
      </dgm:t>
    </dgm:pt>
    <dgm:pt modelId="{B4EB18D8-E292-4861-AD7E-5C83F464FC35}">
      <dgm:prSet phldrT="[Text]" phldr="1"/>
      <dgm:spPr/>
      <dgm:t>
        <a:bodyPr/>
        <a:lstStyle/>
        <a:p>
          <a:endParaRPr lang="en-NL"/>
        </a:p>
      </dgm:t>
    </dgm:pt>
    <dgm:pt modelId="{4506D926-3F81-47DE-BCB6-6E64E7465C26}" type="parTrans" cxnId="{67C45A74-C36D-45AF-B679-96B30AB80EAF}">
      <dgm:prSet/>
      <dgm:spPr/>
      <dgm:t>
        <a:bodyPr/>
        <a:lstStyle/>
        <a:p>
          <a:endParaRPr lang="en-NL"/>
        </a:p>
      </dgm:t>
    </dgm:pt>
    <dgm:pt modelId="{A9905C41-EF2D-471A-B532-16045B8F6313}" type="sibTrans" cxnId="{67C45A74-C36D-45AF-B679-96B30AB80EAF}">
      <dgm:prSet/>
      <dgm:spPr/>
      <dgm:t>
        <a:bodyPr/>
        <a:lstStyle/>
        <a:p>
          <a:endParaRPr lang="en-NL"/>
        </a:p>
      </dgm:t>
    </dgm:pt>
    <dgm:pt modelId="{475A9A49-47C4-40E9-9C7E-C283E2B33AA6}" type="asst">
      <dgm:prSet phldrT="[Text]" phldr="1"/>
      <dgm:spPr/>
      <dgm:t>
        <a:bodyPr/>
        <a:lstStyle/>
        <a:p>
          <a:endParaRPr lang="en-NL"/>
        </a:p>
      </dgm:t>
    </dgm:pt>
    <dgm:pt modelId="{20D5883F-4D86-4CC3-A789-10C14EF33A85}" type="parTrans" cxnId="{754F903F-221D-4538-83EF-BCE4D12725A1}">
      <dgm:prSet/>
      <dgm:spPr/>
      <dgm:t>
        <a:bodyPr/>
        <a:lstStyle/>
        <a:p>
          <a:endParaRPr lang="en-NL"/>
        </a:p>
      </dgm:t>
    </dgm:pt>
    <dgm:pt modelId="{D8652EBF-81ED-41B7-A249-6BFFD95C4B4C}" type="sibTrans" cxnId="{754F903F-221D-4538-83EF-BCE4D12725A1}">
      <dgm:prSet/>
      <dgm:spPr/>
      <dgm:t>
        <a:bodyPr/>
        <a:lstStyle/>
        <a:p>
          <a:endParaRPr lang="en-NL"/>
        </a:p>
      </dgm:t>
    </dgm:pt>
    <dgm:pt modelId="{8A61E612-B65A-4FBA-8F14-1621930C5A71}">
      <dgm:prSet phldrT="[Text]" phldr="1"/>
      <dgm:spPr/>
      <dgm:t>
        <a:bodyPr/>
        <a:lstStyle/>
        <a:p>
          <a:endParaRPr lang="en-NL"/>
        </a:p>
      </dgm:t>
    </dgm:pt>
    <dgm:pt modelId="{ABC1172A-9061-4F02-8746-9FAC7A770254}" type="parTrans" cxnId="{1EABADB0-FC67-460A-AF2C-83AB5F4A468F}">
      <dgm:prSet/>
      <dgm:spPr/>
      <dgm:t>
        <a:bodyPr/>
        <a:lstStyle/>
        <a:p>
          <a:endParaRPr lang="en-NL"/>
        </a:p>
      </dgm:t>
    </dgm:pt>
    <dgm:pt modelId="{0C3ED02B-9728-451B-AD04-3C587FC40986}" type="sibTrans" cxnId="{1EABADB0-FC67-460A-AF2C-83AB5F4A468F}">
      <dgm:prSet/>
      <dgm:spPr/>
      <dgm:t>
        <a:bodyPr/>
        <a:lstStyle/>
        <a:p>
          <a:endParaRPr lang="en-NL"/>
        </a:p>
      </dgm:t>
    </dgm:pt>
    <dgm:pt modelId="{B64CE76B-ADC4-471C-B2C0-2D83AE5EBD48}">
      <dgm:prSet phldrT="[Text]" phldr="1"/>
      <dgm:spPr/>
      <dgm:t>
        <a:bodyPr/>
        <a:lstStyle/>
        <a:p>
          <a:endParaRPr lang="en-NL"/>
        </a:p>
      </dgm:t>
    </dgm:pt>
    <dgm:pt modelId="{E33817EC-F41E-4DD3-B964-20D51387C494}" type="parTrans" cxnId="{1657916E-BE7B-4933-B803-59332353FF01}">
      <dgm:prSet/>
      <dgm:spPr/>
      <dgm:t>
        <a:bodyPr/>
        <a:lstStyle/>
        <a:p>
          <a:endParaRPr lang="en-NL"/>
        </a:p>
      </dgm:t>
    </dgm:pt>
    <dgm:pt modelId="{C1CFA9DB-CBF6-4992-BC85-830A4A837749}" type="sibTrans" cxnId="{1657916E-BE7B-4933-B803-59332353FF01}">
      <dgm:prSet/>
      <dgm:spPr/>
      <dgm:t>
        <a:bodyPr/>
        <a:lstStyle/>
        <a:p>
          <a:endParaRPr lang="en-NL"/>
        </a:p>
      </dgm:t>
    </dgm:pt>
    <dgm:pt modelId="{079A6E44-1DE2-4C2B-8EDC-EB961725B66E}">
      <dgm:prSet phldrT="[Text]" phldr="1"/>
      <dgm:spPr/>
      <dgm:t>
        <a:bodyPr/>
        <a:lstStyle/>
        <a:p>
          <a:endParaRPr lang="en-NL"/>
        </a:p>
      </dgm:t>
    </dgm:pt>
    <dgm:pt modelId="{4A500667-4771-47F4-B41D-5128238D8214}" type="parTrans" cxnId="{35760B75-FF5A-4D57-BACB-072DD7206CFF}">
      <dgm:prSet/>
      <dgm:spPr/>
      <dgm:t>
        <a:bodyPr/>
        <a:lstStyle/>
        <a:p>
          <a:endParaRPr lang="en-NL"/>
        </a:p>
      </dgm:t>
    </dgm:pt>
    <dgm:pt modelId="{63E5A181-F0B9-41C3-A289-F7C5A87BD2BB}" type="sibTrans" cxnId="{35760B75-FF5A-4D57-BACB-072DD7206CFF}">
      <dgm:prSet/>
      <dgm:spPr/>
      <dgm:t>
        <a:bodyPr/>
        <a:lstStyle/>
        <a:p>
          <a:endParaRPr lang="en-NL"/>
        </a:p>
      </dgm:t>
    </dgm:pt>
    <dgm:pt modelId="{137B52E4-CB7D-4828-BA4D-EBBCC5EBE0AB}" type="pres">
      <dgm:prSet presAssocID="{3A9D5C58-5983-47BD-95F6-8412A9515433}" presName="hierChild1" presStyleCnt="0">
        <dgm:presLayoutVars>
          <dgm:orgChart val="1"/>
          <dgm:chPref val="1"/>
          <dgm:dir/>
          <dgm:animOne val="branch"/>
          <dgm:animLvl val="lvl"/>
          <dgm:resizeHandles/>
        </dgm:presLayoutVars>
      </dgm:prSet>
      <dgm:spPr/>
    </dgm:pt>
    <dgm:pt modelId="{FD0A72DD-1719-4E88-A9A5-B2B7FB12B911}" type="pres">
      <dgm:prSet presAssocID="{B4EB18D8-E292-4861-AD7E-5C83F464FC35}" presName="hierRoot1" presStyleCnt="0">
        <dgm:presLayoutVars>
          <dgm:hierBranch val="init"/>
        </dgm:presLayoutVars>
      </dgm:prSet>
      <dgm:spPr/>
    </dgm:pt>
    <dgm:pt modelId="{D99E24A5-9A0E-4970-8C41-73B8CDB81383}" type="pres">
      <dgm:prSet presAssocID="{B4EB18D8-E292-4861-AD7E-5C83F464FC35}" presName="rootComposite1" presStyleCnt="0"/>
      <dgm:spPr/>
    </dgm:pt>
    <dgm:pt modelId="{658D7F96-3522-4DD7-A206-AF61F91E7947}" type="pres">
      <dgm:prSet presAssocID="{B4EB18D8-E292-4861-AD7E-5C83F464FC35}" presName="rootText1" presStyleLbl="node0" presStyleIdx="0" presStyleCnt="1">
        <dgm:presLayoutVars>
          <dgm:chPref val="3"/>
        </dgm:presLayoutVars>
      </dgm:prSet>
      <dgm:spPr/>
    </dgm:pt>
    <dgm:pt modelId="{CAE2647E-F363-4AEF-AAF0-987D8418F438}" type="pres">
      <dgm:prSet presAssocID="{B4EB18D8-E292-4861-AD7E-5C83F464FC35}" presName="rootPict1" presStyleLbl="alignImgPlace1" presStyleIdx="0" presStyleCnt="5"/>
      <dgm:spPr/>
    </dgm:pt>
    <dgm:pt modelId="{C0314711-0C51-45ED-8EFD-616A49262BE1}" type="pres">
      <dgm:prSet presAssocID="{B4EB18D8-E292-4861-AD7E-5C83F464FC35}" presName="rootConnector1" presStyleLbl="node1" presStyleIdx="0" presStyleCnt="0"/>
      <dgm:spPr/>
    </dgm:pt>
    <dgm:pt modelId="{09AAFD3A-1DC6-4F22-B7AB-E64835F601FA}" type="pres">
      <dgm:prSet presAssocID="{B4EB18D8-E292-4861-AD7E-5C83F464FC35}" presName="hierChild2" presStyleCnt="0"/>
      <dgm:spPr/>
    </dgm:pt>
    <dgm:pt modelId="{0E78FA91-064B-449E-9C6C-0032564D0857}" type="pres">
      <dgm:prSet presAssocID="{ABC1172A-9061-4F02-8746-9FAC7A770254}" presName="Name37" presStyleLbl="parChTrans1D2" presStyleIdx="0" presStyleCnt="4"/>
      <dgm:spPr/>
    </dgm:pt>
    <dgm:pt modelId="{2B0474AC-A2E4-492E-85C8-6446398AE35C}" type="pres">
      <dgm:prSet presAssocID="{8A61E612-B65A-4FBA-8F14-1621930C5A71}" presName="hierRoot2" presStyleCnt="0">
        <dgm:presLayoutVars>
          <dgm:hierBranch val="init"/>
        </dgm:presLayoutVars>
      </dgm:prSet>
      <dgm:spPr/>
    </dgm:pt>
    <dgm:pt modelId="{F6AFE01A-8A06-4FEA-9C6A-43BED760E1FF}" type="pres">
      <dgm:prSet presAssocID="{8A61E612-B65A-4FBA-8F14-1621930C5A71}" presName="rootComposite" presStyleCnt="0"/>
      <dgm:spPr/>
    </dgm:pt>
    <dgm:pt modelId="{1FD6042A-224B-4624-B6ED-9D31B6B2E15D}" type="pres">
      <dgm:prSet presAssocID="{8A61E612-B65A-4FBA-8F14-1621930C5A71}" presName="rootText" presStyleLbl="node2" presStyleIdx="0" presStyleCnt="3">
        <dgm:presLayoutVars>
          <dgm:chPref val="3"/>
        </dgm:presLayoutVars>
      </dgm:prSet>
      <dgm:spPr/>
    </dgm:pt>
    <dgm:pt modelId="{3D536317-12DF-4E59-9B45-9AB113AB46D6}" type="pres">
      <dgm:prSet presAssocID="{8A61E612-B65A-4FBA-8F14-1621930C5A71}" presName="rootPict" presStyleLbl="alignImgPlace1" presStyleIdx="1" presStyleCnt="5"/>
      <dgm:spPr/>
    </dgm:pt>
    <dgm:pt modelId="{FA501CAD-9953-4037-9BBD-36A764CA0134}" type="pres">
      <dgm:prSet presAssocID="{8A61E612-B65A-4FBA-8F14-1621930C5A71}" presName="rootConnector" presStyleLbl="node2" presStyleIdx="0" presStyleCnt="3"/>
      <dgm:spPr/>
    </dgm:pt>
    <dgm:pt modelId="{CAA868D7-5912-48EB-803C-B888376C7CBF}" type="pres">
      <dgm:prSet presAssocID="{8A61E612-B65A-4FBA-8F14-1621930C5A71}" presName="hierChild4" presStyleCnt="0"/>
      <dgm:spPr/>
    </dgm:pt>
    <dgm:pt modelId="{29585FE0-013E-4F65-B3A1-F7AC76D34A8E}" type="pres">
      <dgm:prSet presAssocID="{8A61E612-B65A-4FBA-8F14-1621930C5A71}" presName="hierChild5" presStyleCnt="0"/>
      <dgm:spPr/>
    </dgm:pt>
    <dgm:pt modelId="{63416430-6B21-43ED-8E61-631E32713960}" type="pres">
      <dgm:prSet presAssocID="{E33817EC-F41E-4DD3-B964-20D51387C494}" presName="Name37" presStyleLbl="parChTrans1D2" presStyleIdx="1" presStyleCnt="4"/>
      <dgm:spPr/>
    </dgm:pt>
    <dgm:pt modelId="{0E3F84F2-5E94-43CD-B598-4EC6D0E66BEC}" type="pres">
      <dgm:prSet presAssocID="{B64CE76B-ADC4-471C-B2C0-2D83AE5EBD48}" presName="hierRoot2" presStyleCnt="0">
        <dgm:presLayoutVars>
          <dgm:hierBranch val="init"/>
        </dgm:presLayoutVars>
      </dgm:prSet>
      <dgm:spPr/>
    </dgm:pt>
    <dgm:pt modelId="{6B3B5324-060C-45E1-9653-88FD1D13A7AE}" type="pres">
      <dgm:prSet presAssocID="{B64CE76B-ADC4-471C-B2C0-2D83AE5EBD48}" presName="rootComposite" presStyleCnt="0"/>
      <dgm:spPr/>
    </dgm:pt>
    <dgm:pt modelId="{6583E89C-8896-4184-A6E9-46E2A0B43612}" type="pres">
      <dgm:prSet presAssocID="{B64CE76B-ADC4-471C-B2C0-2D83AE5EBD48}" presName="rootText" presStyleLbl="node2" presStyleIdx="1" presStyleCnt="3">
        <dgm:presLayoutVars>
          <dgm:chPref val="3"/>
        </dgm:presLayoutVars>
      </dgm:prSet>
      <dgm:spPr/>
    </dgm:pt>
    <dgm:pt modelId="{155294A2-BB2F-4A26-BF06-5832966556A6}" type="pres">
      <dgm:prSet presAssocID="{B64CE76B-ADC4-471C-B2C0-2D83AE5EBD48}" presName="rootPict" presStyleLbl="alignImgPlace1" presStyleIdx="2" presStyleCnt="5"/>
      <dgm:spPr/>
    </dgm:pt>
    <dgm:pt modelId="{DBF4B344-3880-4103-A650-DF7A73DEF768}" type="pres">
      <dgm:prSet presAssocID="{B64CE76B-ADC4-471C-B2C0-2D83AE5EBD48}" presName="rootConnector" presStyleLbl="node2" presStyleIdx="1" presStyleCnt="3"/>
      <dgm:spPr/>
    </dgm:pt>
    <dgm:pt modelId="{B0A110BE-1DDE-4E77-A5AE-C9B13784BBEF}" type="pres">
      <dgm:prSet presAssocID="{B64CE76B-ADC4-471C-B2C0-2D83AE5EBD48}" presName="hierChild4" presStyleCnt="0"/>
      <dgm:spPr/>
    </dgm:pt>
    <dgm:pt modelId="{A2987B52-50A9-47F6-B5CE-3176C72E1144}" type="pres">
      <dgm:prSet presAssocID="{B64CE76B-ADC4-471C-B2C0-2D83AE5EBD48}" presName="hierChild5" presStyleCnt="0"/>
      <dgm:spPr/>
    </dgm:pt>
    <dgm:pt modelId="{458E00C4-4630-4814-8324-70CC34CCC9DC}" type="pres">
      <dgm:prSet presAssocID="{4A500667-4771-47F4-B41D-5128238D8214}" presName="Name37" presStyleLbl="parChTrans1D2" presStyleIdx="2" presStyleCnt="4"/>
      <dgm:spPr/>
    </dgm:pt>
    <dgm:pt modelId="{D435BE49-B253-4661-9E5A-EE6E1BB3731F}" type="pres">
      <dgm:prSet presAssocID="{079A6E44-1DE2-4C2B-8EDC-EB961725B66E}" presName="hierRoot2" presStyleCnt="0">
        <dgm:presLayoutVars>
          <dgm:hierBranch val="init"/>
        </dgm:presLayoutVars>
      </dgm:prSet>
      <dgm:spPr/>
    </dgm:pt>
    <dgm:pt modelId="{4AE9782C-E0EB-4E43-8069-3D9FE6A9EAC0}" type="pres">
      <dgm:prSet presAssocID="{079A6E44-1DE2-4C2B-8EDC-EB961725B66E}" presName="rootComposite" presStyleCnt="0"/>
      <dgm:spPr/>
    </dgm:pt>
    <dgm:pt modelId="{E6FF6BFE-6EBA-4363-9B8B-3AEBEC0C6638}" type="pres">
      <dgm:prSet presAssocID="{079A6E44-1DE2-4C2B-8EDC-EB961725B66E}" presName="rootText" presStyleLbl="node2" presStyleIdx="2" presStyleCnt="3">
        <dgm:presLayoutVars>
          <dgm:chPref val="3"/>
        </dgm:presLayoutVars>
      </dgm:prSet>
      <dgm:spPr/>
    </dgm:pt>
    <dgm:pt modelId="{AB1073B7-EAD9-4BD9-B7C8-DA099E9ED1A8}" type="pres">
      <dgm:prSet presAssocID="{079A6E44-1DE2-4C2B-8EDC-EB961725B66E}" presName="rootPict" presStyleLbl="alignImgPlace1" presStyleIdx="3" presStyleCnt="5"/>
      <dgm:spPr/>
    </dgm:pt>
    <dgm:pt modelId="{F2677FE4-BE41-45AE-95E5-FC50B58781BA}" type="pres">
      <dgm:prSet presAssocID="{079A6E44-1DE2-4C2B-8EDC-EB961725B66E}" presName="rootConnector" presStyleLbl="node2" presStyleIdx="2" presStyleCnt="3"/>
      <dgm:spPr/>
    </dgm:pt>
    <dgm:pt modelId="{0CDD05CA-4029-4BC3-B833-E1FF1FDFB161}" type="pres">
      <dgm:prSet presAssocID="{079A6E44-1DE2-4C2B-8EDC-EB961725B66E}" presName="hierChild4" presStyleCnt="0"/>
      <dgm:spPr/>
    </dgm:pt>
    <dgm:pt modelId="{B2960CF2-C1EF-4DEA-A0B7-CA2250F66454}" type="pres">
      <dgm:prSet presAssocID="{079A6E44-1DE2-4C2B-8EDC-EB961725B66E}" presName="hierChild5" presStyleCnt="0"/>
      <dgm:spPr/>
    </dgm:pt>
    <dgm:pt modelId="{62FBDC24-3649-4F95-A43C-19448C25112C}" type="pres">
      <dgm:prSet presAssocID="{B4EB18D8-E292-4861-AD7E-5C83F464FC35}" presName="hierChild3" presStyleCnt="0"/>
      <dgm:spPr/>
    </dgm:pt>
    <dgm:pt modelId="{DDDB0FD5-CBA0-4610-A4BD-8473207EF006}" type="pres">
      <dgm:prSet presAssocID="{20D5883F-4D86-4CC3-A789-10C14EF33A85}" presName="Name111" presStyleLbl="parChTrans1D2" presStyleIdx="3" presStyleCnt="4"/>
      <dgm:spPr/>
    </dgm:pt>
    <dgm:pt modelId="{D6C95964-AF26-4D3E-9433-FFC906D9FCB6}" type="pres">
      <dgm:prSet presAssocID="{475A9A49-47C4-40E9-9C7E-C283E2B33AA6}" presName="hierRoot3" presStyleCnt="0">
        <dgm:presLayoutVars>
          <dgm:hierBranch val="init"/>
        </dgm:presLayoutVars>
      </dgm:prSet>
      <dgm:spPr/>
    </dgm:pt>
    <dgm:pt modelId="{B1D41E7B-7917-42D8-8623-B906E7BA0C00}" type="pres">
      <dgm:prSet presAssocID="{475A9A49-47C4-40E9-9C7E-C283E2B33AA6}" presName="rootComposite3" presStyleCnt="0"/>
      <dgm:spPr/>
    </dgm:pt>
    <dgm:pt modelId="{A699734C-3C24-42B5-B03C-EE8578F2CB47}" type="pres">
      <dgm:prSet presAssocID="{475A9A49-47C4-40E9-9C7E-C283E2B33AA6}" presName="rootText3" presStyleLbl="asst1" presStyleIdx="0" presStyleCnt="1">
        <dgm:presLayoutVars>
          <dgm:chPref val="3"/>
        </dgm:presLayoutVars>
      </dgm:prSet>
      <dgm:spPr/>
    </dgm:pt>
    <dgm:pt modelId="{05F9B56B-E5CA-414F-AF41-D26EF608B50F}" type="pres">
      <dgm:prSet presAssocID="{475A9A49-47C4-40E9-9C7E-C283E2B33AA6}" presName="rootPict3" presStyleLbl="alignImgPlace1" presStyleIdx="4" presStyleCnt="5"/>
      <dgm:spPr/>
    </dgm:pt>
    <dgm:pt modelId="{83487947-DC5A-4EF1-A3B3-C786999529EC}" type="pres">
      <dgm:prSet presAssocID="{475A9A49-47C4-40E9-9C7E-C283E2B33AA6}" presName="rootConnector3" presStyleLbl="asst1" presStyleIdx="0" presStyleCnt="1"/>
      <dgm:spPr/>
    </dgm:pt>
    <dgm:pt modelId="{9C7253A4-0D74-4C49-A8B7-2D74C7DD868F}" type="pres">
      <dgm:prSet presAssocID="{475A9A49-47C4-40E9-9C7E-C283E2B33AA6}" presName="hierChild6" presStyleCnt="0"/>
      <dgm:spPr/>
    </dgm:pt>
    <dgm:pt modelId="{9402AAFE-1CE6-4C38-A30F-D58156E83DFF}" type="pres">
      <dgm:prSet presAssocID="{475A9A49-47C4-40E9-9C7E-C283E2B33AA6}" presName="hierChild7" presStyleCnt="0"/>
      <dgm:spPr/>
    </dgm:pt>
  </dgm:ptLst>
  <dgm:cxnLst>
    <dgm:cxn modelId="{65E41602-E0CC-4799-9B80-6FDDBF913690}" type="presOf" srcId="{E33817EC-F41E-4DD3-B964-20D51387C494}" destId="{63416430-6B21-43ED-8E61-631E32713960}" srcOrd="0" destOrd="0" presId="urn:microsoft.com/office/officeart/2005/8/layout/pictureOrgChart+Icon"/>
    <dgm:cxn modelId="{8B5AE608-619B-4373-BAD1-6869A876BFA0}" type="presOf" srcId="{20D5883F-4D86-4CC3-A789-10C14EF33A85}" destId="{DDDB0FD5-CBA0-4610-A4BD-8473207EF006}" srcOrd="0" destOrd="0" presId="urn:microsoft.com/office/officeart/2005/8/layout/pictureOrgChart+Icon"/>
    <dgm:cxn modelId="{FA99D312-1B55-430F-8B03-A28F628F312D}" type="presOf" srcId="{475A9A49-47C4-40E9-9C7E-C283E2B33AA6}" destId="{83487947-DC5A-4EF1-A3B3-C786999529EC}" srcOrd="1" destOrd="0" presId="urn:microsoft.com/office/officeart/2005/8/layout/pictureOrgChart+Icon"/>
    <dgm:cxn modelId="{ACBADF19-BB44-430C-9A00-A0E87CFB8C6D}" type="presOf" srcId="{079A6E44-1DE2-4C2B-8EDC-EB961725B66E}" destId="{E6FF6BFE-6EBA-4363-9B8B-3AEBEC0C6638}" srcOrd="0" destOrd="0" presId="urn:microsoft.com/office/officeart/2005/8/layout/pictureOrgChart+Icon"/>
    <dgm:cxn modelId="{84AAE631-1C67-440B-94DE-7E0484D9DDCB}" type="presOf" srcId="{B64CE76B-ADC4-471C-B2C0-2D83AE5EBD48}" destId="{DBF4B344-3880-4103-A650-DF7A73DEF768}" srcOrd="1" destOrd="0" presId="urn:microsoft.com/office/officeart/2005/8/layout/pictureOrgChart+Icon"/>
    <dgm:cxn modelId="{754F903F-221D-4538-83EF-BCE4D12725A1}" srcId="{B4EB18D8-E292-4861-AD7E-5C83F464FC35}" destId="{475A9A49-47C4-40E9-9C7E-C283E2B33AA6}" srcOrd="0" destOrd="0" parTransId="{20D5883F-4D86-4CC3-A789-10C14EF33A85}" sibTransId="{D8652EBF-81ED-41B7-A249-6BFFD95C4B4C}"/>
    <dgm:cxn modelId="{E4CD736B-C74F-46B4-B34F-BE0E0F3191CB}" type="presOf" srcId="{475A9A49-47C4-40E9-9C7E-C283E2B33AA6}" destId="{A699734C-3C24-42B5-B03C-EE8578F2CB47}" srcOrd="0" destOrd="0" presId="urn:microsoft.com/office/officeart/2005/8/layout/pictureOrgChart+Icon"/>
    <dgm:cxn modelId="{1657916E-BE7B-4933-B803-59332353FF01}" srcId="{B4EB18D8-E292-4861-AD7E-5C83F464FC35}" destId="{B64CE76B-ADC4-471C-B2C0-2D83AE5EBD48}" srcOrd="2" destOrd="0" parTransId="{E33817EC-F41E-4DD3-B964-20D51387C494}" sibTransId="{C1CFA9DB-CBF6-4992-BC85-830A4A837749}"/>
    <dgm:cxn modelId="{67C45A74-C36D-45AF-B679-96B30AB80EAF}" srcId="{3A9D5C58-5983-47BD-95F6-8412A9515433}" destId="{B4EB18D8-E292-4861-AD7E-5C83F464FC35}" srcOrd="0" destOrd="0" parTransId="{4506D926-3F81-47DE-BCB6-6E64E7465C26}" sibTransId="{A9905C41-EF2D-471A-B532-16045B8F6313}"/>
    <dgm:cxn modelId="{35760B75-FF5A-4D57-BACB-072DD7206CFF}" srcId="{B4EB18D8-E292-4861-AD7E-5C83F464FC35}" destId="{079A6E44-1DE2-4C2B-8EDC-EB961725B66E}" srcOrd="3" destOrd="0" parTransId="{4A500667-4771-47F4-B41D-5128238D8214}" sibTransId="{63E5A181-F0B9-41C3-A289-F7C5A87BD2BB}"/>
    <dgm:cxn modelId="{5466F076-3C41-4911-8674-0196A98A94AE}" type="presOf" srcId="{B4EB18D8-E292-4861-AD7E-5C83F464FC35}" destId="{C0314711-0C51-45ED-8EFD-616A49262BE1}" srcOrd="1" destOrd="0" presId="urn:microsoft.com/office/officeart/2005/8/layout/pictureOrgChart+Icon"/>
    <dgm:cxn modelId="{E66B7777-5B85-4C23-8259-5D78C66EA50E}" type="presOf" srcId="{079A6E44-1DE2-4C2B-8EDC-EB961725B66E}" destId="{F2677FE4-BE41-45AE-95E5-FC50B58781BA}" srcOrd="1" destOrd="0" presId="urn:microsoft.com/office/officeart/2005/8/layout/pictureOrgChart+Icon"/>
    <dgm:cxn modelId="{A12DF978-261C-48FF-8B87-0AC229B7C6F0}" type="presOf" srcId="{4A500667-4771-47F4-B41D-5128238D8214}" destId="{458E00C4-4630-4814-8324-70CC34CCC9DC}" srcOrd="0" destOrd="0" presId="urn:microsoft.com/office/officeart/2005/8/layout/pictureOrgChart+Icon"/>
    <dgm:cxn modelId="{B63B79A5-E8C2-4E6C-91CF-C2531BA45643}" type="presOf" srcId="{8A61E612-B65A-4FBA-8F14-1621930C5A71}" destId="{FA501CAD-9953-4037-9BBD-36A764CA0134}" srcOrd="1" destOrd="0" presId="urn:microsoft.com/office/officeart/2005/8/layout/pictureOrgChart+Icon"/>
    <dgm:cxn modelId="{B9C24DA8-A8AF-4873-B28C-4CCBB8CE8FC1}" type="presOf" srcId="{3A9D5C58-5983-47BD-95F6-8412A9515433}" destId="{137B52E4-CB7D-4828-BA4D-EBBCC5EBE0AB}" srcOrd="0" destOrd="0" presId="urn:microsoft.com/office/officeart/2005/8/layout/pictureOrgChart+Icon"/>
    <dgm:cxn modelId="{384111AB-417F-4449-A191-6361EB8DE69A}" type="presOf" srcId="{B4EB18D8-E292-4861-AD7E-5C83F464FC35}" destId="{658D7F96-3522-4DD7-A206-AF61F91E7947}" srcOrd="0" destOrd="0" presId="urn:microsoft.com/office/officeart/2005/8/layout/pictureOrgChart+Icon"/>
    <dgm:cxn modelId="{E12424AB-C1B6-4A5D-8817-89EE66FB429F}" type="presOf" srcId="{8A61E612-B65A-4FBA-8F14-1621930C5A71}" destId="{1FD6042A-224B-4624-B6ED-9D31B6B2E15D}" srcOrd="0" destOrd="0" presId="urn:microsoft.com/office/officeart/2005/8/layout/pictureOrgChart+Icon"/>
    <dgm:cxn modelId="{1EABADB0-FC67-460A-AF2C-83AB5F4A468F}" srcId="{B4EB18D8-E292-4861-AD7E-5C83F464FC35}" destId="{8A61E612-B65A-4FBA-8F14-1621930C5A71}" srcOrd="1" destOrd="0" parTransId="{ABC1172A-9061-4F02-8746-9FAC7A770254}" sibTransId="{0C3ED02B-9728-451B-AD04-3C587FC40986}"/>
    <dgm:cxn modelId="{4940FCC3-E48E-490A-A0CD-0719691C4E8B}" type="presOf" srcId="{ABC1172A-9061-4F02-8746-9FAC7A770254}" destId="{0E78FA91-064B-449E-9C6C-0032564D0857}" srcOrd="0" destOrd="0" presId="urn:microsoft.com/office/officeart/2005/8/layout/pictureOrgChart+Icon"/>
    <dgm:cxn modelId="{33DB4AEC-BFCF-4CFD-8466-1A8A2C2DB364}" type="presOf" srcId="{B64CE76B-ADC4-471C-B2C0-2D83AE5EBD48}" destId="{6583E89C-8896-4184-A6E9-46E2A0B43612}" srcOrd="0" destOrd="0" presId="urn:microsoft.com/office/officeart/2005/8/layout/pictureOrgChart+Icon"/>
    <dgm:cxn modelId="{EA4CE87C-8A8D-4744-83FA-8DE40EEC1826}" type="presParOf" srcId="{137B52E4-CB7D-4828-BA4D-EBBCC5EBE0AB}" destId="{FD0A72DD-1719-4E88-A9A5-B2B7FB12B911}" srcOrd="0" destOrd="0" presId="urn:microsoft.com/office/officeart/2005/8/layout/pictureOrgChart+Icon"/>
    <dgm:cxn modelId="{233B0749-A8A6-4C5E-88FD-48E1A3D781E3}" type="presParOf" srcId="{FD0A72DD-1719-4E88-A9A5-B2B7FB12B911}" destId="{D99E24A5-9A0E-4970-8C41-73B8CDB81383}" srcOrd="0" destOrd="0" presId="urn:microsoft.com/office/officeart/2005/8/layout/pictureOrgChart+Icon"/>
    <dgm:cxn modelId="{4570B5D7-94AF-4C15-A7B1-9654C3AE1A7E}" type="presParOf" srcId="{D99E24A5-9A0E-4970-8C41-73B8CDB81383}" destId="{658D7F96-3522-4DD7-A206-AF61F91E7947}" srcOrd="0" destOrd="0" presId="urn:microsoft.com/office/officeart/2005/8/layout/pictureOrgChart+Icon"/>
    <dgm:cxn modelId="{36FE49B7-46F7-426F-AFF2-9D95E88999D5}" type="presParOf" srcId="{D99E24A5-9A0E-4970-8C41-73B8CDB81383}" destId="{CAE2647E-F363-4AEF-AAF0-987D8418F438}" srcOrd="1" destOrd="0" presId="urn:microsoft.com/office/officeart/2005/8/layout/pictureOrgChart+Icon"/>
    <dgm:cxn modelId="{00D1A452-2039-4CFF-BE8F-C84C9B5F7000}" type="presParOf" srcId="{D99E24A5-9A0E-4970-8C41-73B8CDB81383}" destId="{C0314711-0C51-45ED-8EFD-616A49262BE1}" srcOrd="2" destOrd="0" presId="urn:microsoft.com/office/officeart/2005/8/layout/pictureOrgChart+Icon"/>
    <dgm:cxn modelId="{77E7DD06-05F9-4ED0-AFA6-8AF918F71B14}" type="presParOf" srcId="{FD0A72DD-1719-4E88-A9A5-B2B7FB12B911}" destId="{09AAFD3A-1DC6-4F22-B7AB-E64835F601FA}" srcOrd="1" destOrd="0" presId="urn:microsoft.com/office/officeart/2005/8/layout/pictureOrgChart+Icon"/>
    <dgm:cxn modelId="{7F64217D-7BC3-4AB5-B6E0-0081E2CC4727}" type="presParOf" srcId="{09AAFD3A-1DC6-4F22-B7AB-E64835F601FA}" destId="{0E78FA91-064B-449E-9C6C-0032564D0857}" srcOrd="0" destOrd="0" presId="urn:microsoft.com/office/officeart/2005/8/layout/pictureOrgChart+Icon"/>
    <dgm:cxn modelId="{EE0791A0-102B-47DF-B174-9EE63CF885C7}" type="presParOf" srcId="{09AAFD3A-1DC6-4F22-B7AB-E64835F601FA}" destId="{2B0474AC-A2E4-492E-85C8-6446398AE35C}" srcOrd="1" destOrd="0" presId="urn:microsoft.com/office/officeart/2005/8/layout/pictureOrgChart+Icon"/>
    <dgm:cxn modelId="{A127C725-86D1-43A3-BB58-6A138083CCE4}" type="presParOf" srcId="{2B0474AC-A2E4-492E-85C8-6446398AE35C}" destId="{F6AFE01A-8A06-4FEA-9C6A-43BED760E1FF}" srcOrd="0" destOrd="0" presId="urn:microsoft.com/office/officeart/2005/8/layout/pictureOrgChart+Icon"/>
    <dgm:cxn modelId="{9C7EB1C1-4983-4368-B745-FDCBD984E9FA}" type="presParOf" srcId="{F6AFE01A-8A06-4FEA-9C6A-43BED760E1FF}" destId="{1FD6042A-224B-4624-B6ED-9D31B6B2E15D}" srcOrd="0" destOrd="0" presId="urn:microsoft.com/office/officeart/2005/8/layout/pictureOrgChart+Icon"/>
    <dgm:cxn modelId="{1662828A-5913-4328-AD2D-A88105ED010E}" type="presParOf" srcId="{F6AFE01A-8A06-4FEA-9C6A-43BED760E1FF}" destId="{3D536317-12DF-4E59-9B45-9AB113AB46D6}" srcOrd="1" destOrd="0" presId="urn:microsoft.com/office/officeart/2005/8/layout/pictureOrgChart+Icon"/>
    <dgm:cxn modelId="{AA496B43-7013-4337-9DBD-4CD3A3AF7237}" type="presParOf" srcId="{F6AFE01A-8A06-4FEA-9C6A-43BED760E1FF}" destId="{FA501CAD-9953-4037-9BBD-36A764CA0134}" srcOrd="2" destOrd="0" presId="urn:microsoft.com/office/officeart/2005/8/layout/pictureOrgChart+Icon"/>
    <dgm:cxn modelId="{567A6504-89C4-4372-B79F-16473F93DAF6}" type="presParOf" srcId="{2B0474AC-A2E4-492E-85C8-6446398AE35C}" destId="{CAA868D7-5912-48EB-803C-B888376C7CBF}" srcOrd="1" destOrd="0" presId="urn:microsoft.com/office/officeart/2005/8/layout/pictureOrgChart+Icon"/>
    <dgm:cxn modelId="{5DBFF74B-EE94-4AB4-B0B2-3E51B66FA110}" type="presParOf" srcId="{2B0474AC-A2E4-492E-85C8-6446398AE35C}" destId="{29585FE0-013E-4F65-B3A1-F7AC76D34A8E}" srcOrd="2" destOrd="0" presId="urn:microsoft.com/office/officeart/2005/8/layout/pictureOrgChart+Icon"/>
    <dgm:cxn modelId="{CACF6EE8-49B2-46D6-9906-2EE991932352}" type="presParOf" srcId="{09AAFD3A-1DC6-4F22-B7AB-E64835F601FA}" destId="{63416430-6B21-43ED-8E61-631E32713960}" srcOrd="2" destOrd="0" presId="urn:microsoft.com/office/officeart/2005/8/layout/pictureOrgChart+Icon"/>
    <dgm:cxn modelId="{7058BE2F-B262-487F-8F88-590EA66FB486}" type="presParOf" srcId="{09AAFD3A-1DC6-4F22-B7AB-E64835F601FA}" destId="{0E3F84F2-5E94-43CD-B598-4EC6D0E66BEC}" srcOrd="3" destOrd="0" presId="urn:microsoft.com/office/officeart/2005/8/layout/pictureOrgChart+Icon"/>
    <dgm:cxn modelId="{609AED90-F38F-4C77-B2FA-61C013D1644B}" type="presParOf" srcId="{0E3F84F2-5E94-43CD-B598-4EC6D0E66BEC}" destId="{6B3B5324-060C-45E1-9653-88FD1D13A7AE}" srcOrd="0" destOrd="0" presId="urn:microsoft.com/office/officeart/2005/8/layout/pictureOrgChart+Icon"/>
    <dgm:cxn modelId="{79257C76-B944-43C0-9D2E-77F537D11E02}" type="presParOf" srcId="{6B3B5324-060C-45E1-9653-88FD1D13A7AE}" destId="{6583E89C-8896-4184-A6E9-46E2A0B43612}" srcOrd="0" destOrd="0" presId="urn:microsoft.com/office/officeart/2005/8/layout/pictureOrgChart+Icon"/>
    <dgm:cxn modelId="{D429DD79-4E8D-47A7-9AA3-6333E1D90966}" type="presParOf" srcId="{6B3B5324-060C-45E1-9653-88FD1D13A7AE}" destId="{155294A2-BB2F-4A26-BF06-5832966556A6}" srcOrd="1" destOrd="0" presId="urn:microsoft.com/office/officeart/2005/8/layout/pictureOrgChart+Icon"/>
    <dgm:cxn modelId="{1068D0BC-05C2-463F-9219-8BC664C17589}" type="presParOf" srcId="{6B3B5324-060C-45E1-9653-88FD1D13A7AE}" destId="{DBF4B344-3880-4103-A650-DF7A73DEF768}" srcOrd="2" destOrd="0" presId="urn:microsoft.com/office/officeart/2005/8/layout/pictureOrgChart+Icon"/>
    <dgm:cxn modelId="{47A0ABC7-2C2D-4ED9-A3BA-8C4E979B6001}" type="presParOf" srcId="{0E3F84F2-5E94-43CD-B598-4EC6D0E66BEC}" destId="{B0A110BE-1DDE-4E77-A5AE-C9B13784BBEF}" srcOrd="1" destOrd="0" presId="urn:microsoft.com/office/officeart/2005/8/layout/pictureOrgChart+Icon"/>
    <dgm:cxn modelId="{DDEF61F6-3B17-40C5-8F7F-BBC1D3845B7E}" type="presParOf" srcId="{0E3F84F2-5E94-43CD-B598-4EC6D0E66BEC}" destId="{A2987B52-50A9-47F6-B5CE-3176C72E1144}" srcOrd="2" destOrd="0" presId="urn:microsoft.com/office/officeart/2005/8/layout/pictureOrgChart+Icon"/>
    <dgm:cxn modelId="{E7646FC2-0321-48E6-A2DC-8E6FCC4FA0E4}" type="presParOf" srcId="{09AAFD3A-1DC6-4F22-B7AB-E64835F601FA}" destId="{458E00C4-4630-4814-8324-70CC34CCC9DC}" srcOrd="4" destOrd="0" presId="urn:microsoft.com/office/officeart/2005/8/layout/pictureOrgChart+Icon"/>
    <dgm:cxn modelId="{E7AD9E18-9A43-4B02-BE6A-92EA376EAC69}" type="presParOf" srcId="{09AAFD3A-1DC6-4F22-B7AB-E64835F601FA}" destId="{D435BE49-B253-4661-9E5A-EE6E1BB3731F}" srcOrd="5" destOrd="0" presId="urn:microsoft.com/office/officeart/2005/8/layout/pictureOrgChart+Icon"/>
    <dgm:cxn modelId="{D4A91325-4107-4709-9BB9-56BE7800C9AE}" type="presParOf" srcId="{D435BE49-B253-4661-9E5A-EE6E1BB3731F}" destId="{4AE9782C-E0EB-4E43-8069-3D9FE6A9EAC0}" srcOrd="0" destOrd="0" presId="urn:microsoft.com/office/officeart/2005/8/layout/pictureOrgChart+Icon"/>
    <dgm:cxn modelId="{D63C132B-CB30-4EBA-B7CD-4D070CAF6A68}" type="presParOf" srcId="{4AE9782C-E0EB-4E43-8069-3D9FE6A9EAC0}" destId="{E6FF6BFE-6EBA-4363-9B8B-3AEBEC0C6638}" srcOrd="0" destOrd="0" presId="urn:microsoft.com/office/officeart/2005/8/layout/pictureOrgChart+Icon"/>
    <dgm:cxn modelId="{3937F808-821E-4DCD-9881-D1F48006A9E6}" type="presParOf" srcId="{4AE9782C-E0EB-4E43-8069-3D9FE6A9EAC0}" destId="{AB1073B7-EAD9-4BD9-B7C8-DA099E9ED1A8}" srcOrd="1" destOrd="0" presId="urn:microsoft.com/office/officeart/2005/8/layout/pictureOrgChart+Icon"/>
    <dgm:cxn modelId="{7CD9C7C1-D0EA-49D0-A75B-2C604897DDCE}" type="presParOf" srcId="{4AE9782C-E0EB-4E43-8069-3D9FE6A9EAC0}" destId="{F2677FE4-BE41-45AE-95E5-FC50B58781BA}" srcOrd="2" destOrd="0" presId="urn:microsoft.com/office/officeart/2005/8/layout/pictureOrgChart+Icon"/>
    <dgm:cxn modelId="{592AD350-D749-468A-8359-4DF6103B5D87}" type="presParOf" srcId="{D435BE49-B253-4661-9E5A-EE6E1BB3731F}" destId="{0CDD05CA-4029-4BC3-B833-E1FF1FDFB161}" srcOrd="1" destOrd="0" presId="urn:microsoft.com/office/officeart/2005/8/layout/pictureOrgChart+Icon"/>
    <dgm:cxn modelId="{9A337500-33C8-49D8-B062-2928DECE3822}" type="presParOf" srcId="{D435BE49-B253-4661-9E5A-EE6E1BB3731F}" destId="{B2960CF2-C1EF-4DEA-A0B7-CA2250F66454}" srcOrd="2" destOrd="0" presId="urn:microsoft.com/office/officeart/2005/8/layout/pictureOrgChart+Icon"/>
    <dgm:cxn modelId="{A51483DA-306E-4807-AC79-1D24206E8AD4}" type="presParOf" srcId="{FD0A72DD-1719-4E88-A9A5-B2B7FB12B911}" destId="{62FBDC24-3649-4F95-A43C-19448C25112C}" srcOrd="2" destOrd="0" presId="urn:microsoft.com/office/officeart/2005/8/layout/pictureOrgChart+Icon"/>
    <dgm:cxn modelId="{BDBBC883-4E40-46F4-B17B-5AF6627DB5AA}" type="presParOf" srcId="{62FBDC24-3649-4F95-A43C-19448C25112C}" destId="{DDDB0FD5-CBA0-4610-A4BD-8473207EF006}" srcOrd="0" destOrd="0" presId="urn:microsoft.com/office/officeart/2005/8/layout/pictureOrgChart+Icon"/>
    <dgm:cxn modelId="{10B0E0EA-534F-4551-BAC4-A819B0698A84}" type="presParOf" srcId="{62FBDC24-3649-4F95-A43C-19448C25112C}" destId="{D6C95964-AF26-4D3E-9433-FFC906D9FCB6}" srcOrd="1" destOrd="0" presId="urn:microsoft.com/office/officeart/2005/8/layout/pictureOrgChart+Icon"/>
    <dgm:cxn modelId="{C650227B-91AD-416E-9C89-3987D8C82B87}" type="presParOf" srcId="{D6C95964-AF26-4D3E-9433-FFC906D9FCB6}" destId="{B1D41E7B-7917-42D8-8623-B906E7BA0C00}" srcOrd="0" destOrd="0" presId="urn:microsoft.com/office/officeart/2005/8/layout/pictureOrgChart+Icon"/>
    <dgm:cxn modelId="{B6B53C37-B496-4065-AFBD-6AC89931AE50}" type="presParOf" srcId="{B1D41E7B-7917-42D8-8623-B906E7BA0C00}" destId="{A699734C-3C24-42B5-B03C-EE8578F2CB47}" srcOrd="0" destOrd="0" presId="urn:microsoft.com/office/officeart/2005/8/layout/pictureOrgChart+Icon"/>
    <dgm:cxn modelId="{45CE0380-D635-4627-B6FE-40D8EEFC89AB}" type="presParOf" srcId="{B1D41E7B-7917-42D8-8623-B906E7BA0C00}" destId="{05F9B56B-E5CA-414F-AF41-D26EF608B50F}" srcOrd="1" destOrd="0" presId="urn:microsoft.com/office/officeart/2005/8/layout/pictureOrgChart+Icon"/>
    <dgm:cxn modelId="{6B511412-5C84-438E-8692-DEE8A98F95EC}" type="presParOf" srcId="{B1D41E7B-7917-42D8-8623-B906E7BA0C00}" destId="{83487947-DC5A-4EF1-A3B3-C786999529EC}" srcOrd="2" destOrd="0" presId="urn:microsoft.com/office/officeart/2005/8/layout/pictureOrgChart+Icon"/>
    <dgm:cxn modelId="{E33C985C-0A2F-48B3-A5D2-3338D39B507E}" type="presParOf" srcId="{D6C95964-AF26-4D3E-9433-FFC906D9FCB6}" destId="{9C7253A4-0D74-4C49-A8B7-2D74C7DD868F}" srcOrd="1" destOrd="0" presId="urn:microsoft.com/office/officeart/2005/8/layout/pictureOrgChart+Icon"/>
    <dgm:cxn modelId="{7A67BB2C-5843-4F9E-8E66-A73E2E28DEA5}" type="presParOf" srcId="{D6C95964-AF26-4D3E-9433-FFC906D9FCB6}" destId="{9402AAFE-1CE6-4C38-A30F-D58156E83DFF}" srcOrd="2" destOrd="0" presId="urn:microsoft.com/office/officeart/2005/8/layout/pictureOrgChart+Icon"/>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27F1C38-9B59-43C9-B5CA-D3F3B90A537B}" type="doc">
      <dgm:prSet loTypeId="urn:microsoft.com/office/officeart/2005/8/layout/process1" loCatId="process" qsTypeId="urn:microsoft.com/office/officeart/2005/8/quickstyle/simple1" qsCatId="simple" csTypeId="urn:microsoft.com/office/officeart/2005/8/colors/accent1_2" csCatId="accent1" phldr="1"/>
      <dgm:spPr/>
    </dgm:pt>
    <dgm:pt modelId="{273F43C7-4412-4472-99DD-EB2C090B39D0}">
      <dgm:prSet phldrT="[Text]"/>
      <dgm:spPr/>
      <dgm:t>
        <a:bodyPr/>
        <a:lstStyle/>
        <a:p>
          <a:r>
            <a:rPr lang="en-US"/>
            <a:t>Input Data</a:t>
          </a:r>
          <a:endParaRPr lang="en-NL"/>
        </a:p>
      </dgm:t>
    </dgm:pt>
    <dgm:pt modelId="{C5ECBAF3-BB01-462E-B804-C655E2BE4C55}" type="parTrans" cxnId="{ECC04425-4F57-4FD3-ABE5-3820A40BCD16}">
      <dgm:prSet/>
      <dgm:spPr/>
      <dgm:t>
        <a:bodyPr/>
        <a:lstStyle/>
        <a:p>
          <a:endParaRPr lang="en-NL"/>
        </a:p>
      </dgm:t>
    </dgm:pt>
    <dgm:pt modelId="{331D073C-6CA6-4381-8343-2B1B2603488B}" type="sibTrans" cxnId="{ECC04425-4F57-4FD3-ABE5-3820A40BCD16}">
      <dgm:prSet/>
      <dgm:spPr/>
      <dgm:t>
        <a:bodyPr/>
        <a:lstStyle/>
        <a:p>
          <a:endParaRPr lang="en-NL"/>
        </a:p>
      </dgm:t>
    </dgm:pt>
    <dgm:pt modelId="{C09AFA09-3E8B-4B1D-A4DE-7DDBF620B658}">
      <dgm:prSet phldrT="[Text]"/>
      <dgm:spPr/>
      <dgm:t>
        <a:bodyPr/>
        <a:lstStyle/>
        <a:p>
          <a:r>
            <a:rPr lang="en-US"/>
            <a:t>Adjust "weights" </a:t>
          </a:r>
          <a:endParaRPr lang="en-NL"/>
        </a:p>
      </dgm:t>
    </dgm:pt>
    <dgm:pt modelId="{24291F48-12AA-4EE2-970F-274B45883B9B}" type="parTrans" cxnId="{072EDD14-870C-4ED4-BE8A-55F1DA26ECF9}">
      <dgm:prSet/>
      <dgm:spPr/>
      <dgm:t>
        <a:bodyPr/>
        <a:lstStyle/>
        <a:p>
          <a:endParaRPr lang="en-NL"/>
        </a:p>
      </dgm:t>
    </dgm:pt>
    <dgm:pt modelId="{04B1CE67-DD29-4F73-9DA0-1ED5DF14EEB3}" type="sibTrans" cxnId="{072EDD14-870C-4ED4-BE8A-55F1DA26ECF9}">
      <dgm:prSet/>
      <dgm:spPr/>
      <dgm:t>
        <a:bodyPr/>
        <a:lstStyle/>
        <a:p>
          <a:endParaRPr lang="en-NL"/>
        </a:p>
      </dgm:t>
    </dgm:pt>
    <dgm:pt modelId="{85A21CA3-BB46-4202-BA5B-35FF27E40DFB}">
      <dgm:prSet phldrT="[Text]"/>
      <dgm:spPr/>
      <dgm:t>
        <a:bodyPr/>
        <a:lstStyle/>
        <a:p>
          <a:r>
            <a:rPr lang="en-US"/>
            <a:t>Different Targets</a:t>
          </a:r>
          <a:endParaRPr lang="en-NL"/>
        </a:p>
      </dgm:t>
    </dgm:pt>
    <dgm:pt modelId="{E9615DA2-BBBB-4DFD-8CE5-2B35031BA12D}" type="parTrans" cxnId="{D1539207-019A-4F47-86D2-1E6F18B7EBE6}">
      <dgm:prSet/>
      <dgm:spPr/>
      <dgm:t>
        <a:bodyPr/>
        <a:lstStyle/>
        <a:p>
          <a:endParaRPr lang="en-NL"/>
        </a:p>
      </dgm:t>
    </dgm:pt>
    <dgm:pt modelId="{8C58D131-1235-4521-814E-4FDDA05518CA}" type="sibTrans" cxnId="{D1539207-019A-4F47-86D2-1E6F18B7EBE6}">
      <dgm:prSet/>
      <dgm:spPr/>
      <dgm:t>
        <a:bodyPr/>
        <a:lstStyle/>
        <a:p>
          <a:endParaRPr lang="en-NL"/>
        </a:p>
      </dgm:t>
    </dgm:pt>
    <dgm:pt modelId="{B55130D2-B11D-49E2-81C0-7D87BF3C4590}" type="pres">
      <dgm:prSet presAssocID="{B27F1C38-9B59-43C9-B5CA-D3F3B90A537B}" presName="Name0" presStyleCnt="0">
        <dgm:presLayoutVars>
          <dgm:dir/>
          <dgm:resizeHandles val="exact"/>
        </dgm:presLayoutVars>
      </dgm:prSet>
      <dgm:spPr/>
    </dgm:pt>
    <dgm:pt modelId="{463FD85F-7806-4B43-A1A2-7B3F40B6D295}" type="pres">
      <dgm:prSet presAssocID="{273F43C7-4412-4472-99DD-EB2C090B39D0}" presName="node" presStyleLbl="node1" presStyleIdx="0" presStyleCnt="3">
        <dgm:presLayoutVars>
          <dgm:bulletEnabled val="1"/>
        </dgm:presLayoutVars>
      </dgm:prSet>
      <dgm:spPr/>
    </dgm:pt>
    <dgm:pt modelId="{B7D6461B-E38F-4651-8E2F-AD89F979183A}" type="pres">
      <dgm:prSet presAssocID="{331D073C-6CA6-4381-8343-2B1B2603488B}" presName="sibTrans" presStyleLbl="sibTrans2D1" presStyleIdx="0" presStyleCnt="2"/>
      <dgm:spPr/>
    </dgm:pt>
    <dgm:pt modelId="{2DEB4901-3EAF-468D-A78A-34DBB667D38E}" type="pres">
      <dgm:prSet presAssocID="{331D073C-6CA6-4381-8343-2B1B2603488B}" presName="connectorText" presStyleLbl="sibTrans2D1" presStyleIdx="0" presStyleCnt="2"/>
      <dgm:spPr/>
    </dgm:pt>
    <dgm:pt modelId="{04DAA30B-11B3-4BF7-A251-630DA6D99C16}" type="pres">
      <dgm:prSet presAssocID="{C09AFA09-3E8B-4B1D-A4DE-7DDBF620B658}" presName="node" presStyleLbl="node1" presStyleIdx="1" presStyleCnt="3">
        <dgm:presLayoutVars>
          <dgm:bulletEnabled val="1"/>
        </dgm:presLayoutVars>
      </dgm:prSet>
      <dgm:spPr/>
    </dgm:pt>
    <dgm:pt modelId="{680E8060-E6C0-44DC-AA8A-F59FBD5E94D0}" type="pres">
      <dgm:prSet presAssocID="{04B1CE67-DD29-4F73-9DA0-1ED5DF14EEB3}" presName="sibTrans" presStyleLbl="sibTrans2D1" presStyleIdx="1" presStyleCnt="2"/>
      <dgm:spPr/>
    </dgm:pt>
    <dgm:pt modelId="{0E5AB6AA-7806-4B72-94BD-BEC14BDE8185}" type="pres">
      <dgm:prSet presAssocID="{04B1CE67-DD29-4F73-9DA0-1ED5DF14EEB3}" presName="connectorText" presStyleLbl="sibTrans2D1" presStyleIdx="1" presStyleCnt="2"/>
      <dgm:spPr/>
    </dgm:pt>
    <dgm:pt modelId="{D5100F13-5977-4190-9B03-96C64A467C51}" type="pres">
      <dgm:prSet presAssocID="{85A21CA3-BB46-4202-BA5B-35FF27E40DFB}" presName="node" presStyleLbl="node1" presStyleIdx="2" presStyleCnt="3">
        <dgm:presLayoutVars>
          <dgm:bulletEnabled val="1"/>
        </dgm:presLayoutVars>
      </dgm:prSet>
      <dgm:spPr/>
    </dgm:pt>
  </dgm:ptLst>
  <dgm:cxnLst>
    <dgm:cxn modelId="{D1539207-019A-4F47-86D2-1E6F18B7EBE6}" srcId="{B27F1C38-9B59-43C9-B5CA-D3F3B90A537B}" destId="{85A21CA3-BB46-4202-BA5B-35FF27E40DFB}" srcOrd="2" destOrd="0" parTransId="{E9615DA2-BBBB-4DFD-8CE5-2B35031BA12D}" sibTransId="{8C58D131-1235-4521-814E-4FDDA05518CA}"/>
    <dgm:cxn modelId="{062CC314-453F-4767-B236-6ED97D10CEAF}" type="presOf" srcId="{331D073C-6CA6-4381-8343-2B1B2603488B}" destId="{2DEB4901-3EAF-468D-A78A-34DBB667D38E}" srcOrd="1" destOrd="0" presId="urn:microsoft.com/office/officeart/2005/8/layout/process1"/>
    <dgm:cxn modelId="{072EDD14-870C-4ED4-BE8A-55F1DA26ECF9}" srcId="{B27F1C38-9B59-43C9-B5CA-D3F3B90A537B}" destId="{C09AFA09-3E8B-4B1D-A4DE-7DDBF620B658}" srcOrd="1" destOrd="0" parTransId="{24291F48-12AA-4EE2-970F-274B45883B9B}" sibTransId="{04B1CE67-DD29-4F73-9DA0-1ED5DF14EEB3}"/>
    <dgm:cxn modelId="{ECC04425-4F57-4FD3-ABE5-3820A40BCD16}" srcId="{B27F1C38-9B59-43C9-B5CA-D3F3B90A537B}" destId="{273F43C7-4412-4472-99DD-EB2C090B39D0}" srcOrd="0" destOrd="0" parTransId="{C5ECBAF3-BB01-462E-B804-C655E2BE4C55}" sibTransId="{331D073C-6CA6-4381-8343-2B1B2603488B}"/>
    <dgm:cxn modelId="{C4EA4A36-8E4F-4183-8A6C-1F0A8B93025F}" type="presOf" srcId="{B27F1C38-9B59-43C9-B5CA-D3F3B90A537B}" destId="{B55130D2-B11D-49E2-81C0-7D87BF3C4590}" srcOrd="0" destOrd="0" presId="urn:microsoft.com/office/officeart/2005/8/layout/process1"/>
    <dgm:cxn modelId="{EEA94C6E-837C-4F2B-A556-A7EC6B3FF617}" type="presOf" srcId="{C09AFA09-3E8B-4B1D-A4DE-7DDBF620B658}" destId="{04DAA30B-11B3-4BF7-A251-630DA6D99C16}" srcOrd="0" destOrd="0" presId="urn:microsoft.com/office/officeart/2005/8/layout/process1"/>
    <dgm:cxn modelId="{80EDCDB4-9CA6-4719-88A6-D3044591B04E}" type="presOf" srcId="{04B1CE67-DD29-4F73-9DA0-1ED5DF14EEB3}" destId="{680E8060-E6C0-44DC-AA8A-F59FBD5E94D0}" srcOrd="0" destOrd="0" presId="urn:microsoft.com/office/officeart/2005/8/layout/process1"/>
    <dgm:cxn modelId="{0891F6C4-8879-4B97-B64F-9694E71DE077}" type="presOf" srcId="{331D073C-6CA6-4381-8343-2B1B2603488B}" destId="{B7D6461B-E38F-4651-8E2F-AD89F979183A}" srcOrd="0" destOrd="0" presId="urn:microsoft.com/office/officeart/2005/8/layout/process1"/>
    <dgm:cxn modelId="{B2A656CC-3DA0-4F65-9A55-70A18D4971DF}" type="presOf" srcId="{04B1CE67-DD29-4F73-9DA0-1ED5DF14EEB3}" destId="{0E5AB6AA-7806-4B72-94BD-BEC14BDE8185}" srcOrd="1" destOrd="0" presId="urn:microsoft.com/office/officeart/2005/8/layout/process1"/>
    <dgm:cxn modelId="{267166DF-6D00-4EB6-B6C5-B5DD2A3846B5}" type="presOf" srcId="{273F43C7-4412-4472-99DD-EB2C090B39D0}" destId="{463FD85F-7806-4B43-A1A2-7B3F40B6D295}" srcOrd="0" destOrd="0" presId="urn:microsoft.com/office/officeart/2005/8/layout/process1"/>
    <dgm:cxn modelId="{4BE426F3-56A0-4A31-95C6-996401495E86}" type="presOf" srcId="{85A21CA3-BB46-4202-BA5B-35FF27E40DFB}" destId="{D5100F13-5977-4190-9B03-96C64A467C51}" srcOrd="0" destOrd="0" presId="urn:microsoft.com/office/officeart/2005/8/layout/process1"/>
    <dgm:cxn modelId="{7F083C07-9F0A-4A50-A998-AED554083326}" type="presParOf" srcId="{B55130D2-B11D-49E2-81C0-7D87BF3C4590}" destId="{463FD85F-7806-4B43-A1A2-7B3F40B6D295}" srcOrd="0" destOrd="0" presId="urn:microsoft.com/office/officeart/2005/8/layout/process1"/>
    <dgm:cxn modelId="{B3957535-86C1-43AA-923C-84C774E72591}" type="presParOf" srcId="{B55130D2-B11D-49E2-81C0-7D87BF3C4590}" destId="{B7D6461B-E38F-4651-8E2F-AD89F979183A}" srcOrd="1" destOrd="0" presId="urn:microsoft.com/office/officeart/2005/8/layout/process1"/>
    <dgm:cxn modelId="{E1AEA757-D4A7-4147-B181-8B0D725C9184}" type="presParOf" srcId="{B7D6461B-E38F-4651-8E2F-AD89F979183A}" destId="{2DEB4901-3EAF-468D-A78A-34DBB667D38E}" srcOrd="0" destOrd="0" presId="urn:microsoft.com/office/officeart/2005/8/layout/process1"/>
    <dgm:cxn modelId="{58CABBD2-F186-4C66-BA5D-BEA2F9B5684C}" type="presParOf" srcId="{B55130D2-B11D-49E2-81C0-7D87BF3C4590}" destId="{04DAA30B-11B3-4BF7-A251-630DA6D99C16}" srcOrd="2" destOrd="0" presId="urn:microsoft.com/office/officeart/2005/8/layout/process1"/>
    <dgm:cxn modelId="{65560E2E-BA86-48DC-87F5-08378ED3F4E6}" type="presParOf" srcId="{B55130D2-B11D-49E2-81C0-7D87BF3C4590}" destId="{680E8060-E6C0-44DC-AA8A-F59FBD5E94D0}" srcOrd="3" destOrd="0" presId="urn:microsoft.com/office/officeart/2005/8/layout/process1"/>
    <dgm:cxn modelId="{493FE196-CD19-4535-AAE2-23614D5EE9A9}" type="presParOf" srcId="{680E8060-E6C0-44DC-AA8A-F59FBD5E94D0}" destId="{0E5AB6AA-7806-4B72-94BD-BEC14BDE8185}" srcOrd="0" destOrd="0" presId="urn:microsoft.com/office/officeart/2005/8/layout/process1"/>
    <dgm:cxn modelId="{91CEC063-6B38-4B25-A518-B9E2CFF84BDF}" type="presParOf" srcId="{B55130D2-B11D-49E2-81C0-7D87BF3C4590}" destId="{D5100F13-5977-4190-9B03-96C64A467C51}"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A27BE82-DA86-4484-9B0D-45B58FF988D6}"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NL"/>
        </a:p>
      </dgm:t>
    </dgm:pt>
    <dgm:pt modelId="{9EE02E91-1B55-44DE-B413-1C27E603D1C9}">
      <dgm:prSet phldrT="[Text]"/>
      <dgm:spPr/>
      <dgm:t>
        <a:bodyPr/>
        <a:lstStyle/>
        <a:p>
          <a:r>
            <a:rPr lang="en-US"/>
            <a:t>Collect thesis's in form of PDF</a:t>
          </a:r>
          <a:endParaRPr lang="en-NL"/>
        </a:p>
      </dgm:t>
    </dgm:pt>
    <dgm:pt modelId="{F619F452-4FB9-443A-917D-550A1D1B428C}" type="parTrans" cxnId="{640B419F-9828-4F0D-8A88-82403C1E9DAB}">
      <dgm:prSet/>
      <dgm:spPr/>
      <dgm:t>
        <a:bodyPr/>
        <a:lstStyle/>
        <a:p>
          <a:endParaRPr lang="en-NL"/>
        </a:p>
      </dgm:t>
    </dgm:pt>
    <dgm:pt modelId="{BA4DD66B-6489-4013-B7BF-4E080D07E191}" type="sibTrans" cxnId="{640B419F-9828-4F0D-8A88-82403C1E9DAB}">
      <dgm:prSet/>
      <dgm:spPr/>
      <dgm:t>
        <a:bodyPr/>
        <a:lstStyle/>
        <a:p>
          <a:endParaRPr lang="en-NL"/>
        </a:p>
      </dgm:t>
    </dgm:pt>
    <dgm:pt modelId="{468CAB0D-0397-4EC0-9635-4FFA7D5D0E3E}">
      <dgm:prSet phldrT="[Text]"/>
      <dgm:spPr/>
      <dgm:t>
        <a:bodyPr/>
        <a:lstStyle/>
        <a:p>
          <a:r>
            <a:rPr lang="en-US"/>
            <a:t>Using Search Criteria</a:t>
          </a:r>
          <a:endParaRPr lang="en-NL"/>
        </a:p>
      </dgm:t>
    </dgm:pt>
    <dgm:pt modelId="{67E57BA5-0B9D-44F3-8939-E0D222CB0377}" type="parTrans" cxnId="{AC50D834-C469-42E2-BB8C-58BBD213B9EF}">
      <dgm:prSet/>
      <dgm:spPr/>
      <dgm:t>
        <a:bodyPr/>
        <a:lstStyle/>
        <a:p>
          <a:endParaRPr lang="en-NL"/>
        </a:p>
      </dgm:t>
    </dgm:pt>
    <dgm:pt modelId="{D242B275-A3F0-46B5-8CC5-FF573588D1A4}" type="sibTrans" cxnId="{AC50D834-C469-42E2-BB8C-58BBD213B9EF}">
      <dgm:prSet/>
      <dgm:spPr/>
      <dgm:t>
        <a:bodyPr/>
        <a:lstStyle/>
        <a:p>
          <a:endParaRPr lang="en-NL"/>
        </a:p>
      </dgm:t>
    </dgm:pt>
    <dgm:pt modelId="{83D0A594-E577-4D3C-895D-EF3EB3088E77}">
      <dgm:prSet phldrT="[Text]"/>
      <dgm:spPr/>
      <dgm:t>
        <a:bodyPr/>
        <a:lstStyle/>
        <a:p>
          <a:r>
            <a:rPr lang="en-US"/>
            <a:t>Extract names and insititutions</a:t>
          </a:r>
          <a:endParaRPr lang="en-NL"/>
        </a:p>
      </dgm:t>
    </dgm:pt>
    <dgm:pt modelId="{D0C027EB-1BE8-4383-87DB-7407679F3383}" type="parTrans" cxnId="{D9E57645-7D12-4578-923C-EE84A99E69D5}">
      <dgm:prSet/>
      <dgm:spPr/>
      <dgm:t>
        <a:bodyPr/>
        <a:lstStyle/>
        <a:p>
          <a:endParaRPr lang="en-NL"/>
        </a:p>
      </dgm:t>
    </dgm:pt>
    <dgm:pt modelId="{EAE150E9-A39B-40FC-A09E-21211515A421}" type="sibTrans" cxnId="{D9E57645-7D12-4578-923C-EE84A99E69D5}">
      <dgm:prSet/>
      <dgm:spPr/>
      <dgm:t>
        <a:bodyPr/>
        <a:lstStyle/>
        <a:p>
          <a:endParaRPr lang="en-NL"/>
        </a:p>
      </dgm:t>
    </dgm:pt>
    <dgm:pt modelId="{5CDB4015-54F1-4370-BCB3-082C2271E9D4}">
      <dgm:prSet phldrT="[Text]"/>
      <dgm:spPr/>
      <dgm:t>
        <a:bodyPr/>
        <a:lstStyle/>
        <a:p>
          <a:r>
            <a:rPr lang="en-US"/>
            <a:t>Manual stop for mailing (can be automated)</a:t>
          </a:r>
          <a:endParaRPr lang="en-NL"/>
        </a:p>
      </dgm:t>
    </dgm:pt>
    <dgm:pt modelId="{979087EC-2845-44F0-80B6-7879E9AA8AE4}" type="parTrans" cxnId="{FBA3CE0B-6F95-4605-8F08-6A1DFF5D44AC}">
      <dgm:prSet/>
      <dgm:spPr/>
      <dgm:t>
        <a:bodyPr/>
        <a:lstStyle/>
        <a:p>
          <a:endParaRPr lang="en-NL"/>
        </a:p>
      </dgm:t>
    </dgm:pt>
    <dgm:pt modelId="{96A13396-8C33-471D-A938-5F12165D9AEF}" type="sibTrans" cxnId="{FBA3CE0B-6F95-4605-8F08-6A1DFF5D44AC}">
      <dgm:prSet/>
      <dgm:spPr/>
      <dgm:t>
        <a:bodyPr/>
        <a:lstStyle/>
        <a:p>
          <a:endParaRPr lang="en-NL"/>
        </a:p>
      </dgm:t>
    </dgm:pt>
    <dgm:pt modelId="{22F39B43-D932-4D43-958F-878686A2D934}" type="pres">
      <dgm:prSet presAssocID="{1A27BE82-DA86-4484-9B0D-45B58FF988D6}" presName="rootnode" presStyleCnt="0">
        <dgm:presLayoutVars>
          <dgm:chMax/>
          <dgm:chPref/>
          <dgm:dir/>
          <dgm:animLvl val="lvl"/>
        </dgm:presLayoutVars>
      </dgm:prSet>
      <dgm:spPr/>
    </dgm:pt>
    <dgm:pt modelId="{257B6DD0-9C74-4836-87E8-5F405C6F39B9}" type="pres">
      <dgm:prSet presAssocID="{9EE02E91-1B55-44DE-B413-1C27E603D1C9}" presName="composite" presStyleCnt="0"/>
      <dgm:spPr/>
    </dgm:pt>
    <dgm:pt modelId="{1584CD11-2A73-4B8B-9DD4-6F59FD484403}" type="pres">
      <dgm:prSet presAssocID="{9EE02E91-1B55-44DE-B413-1C27E603D1C9}" presName="bentUpArrow1" presStyleLbl="alignImgPlace1" presStyleIdx="0" presStyleCnt="2"/>
      <dgm:spPr/>
    </dgm:pt>
    <dgm:pt modelId="{027B532F-C3A0-4A02-BEC6-93B5AD259636}" type="pres">
      <dgm:prSet presAssocID="{9EE02E91-1B55-44DE-B413-1C27E603D1C9}" presName="ParentText" presStyleLbl="node1" presStyleIdx="0" presStyleCnt="3">
        <dgm:presLayoutVars>
          <dgm:chMax val="1"/>
          <dgm:chPref val="1"/>
          <dgm:bulletEnabled val="1"/>
        </dgm:presLayoutVars>
      </dgm:prSet>
      <dgm:spPr/>
    </dgm:pt>
    <dgm:pt modelId="{FC4D8155-6A22-476F-99FE-CB7BF686995E}" type="pres">
      <dgm:prSet presAssocID="{9EE02E91-1B55-44DE-B413-1C27E603D1C9}" presName="ChildText" presStyleLbl="revTx" presStyleIdx="0" presStyleCnt="2">
        <dgm:presLayoutVars>
          <dgm:chMax val="0"/>
          <dgm:chPref val="0"/>
          <dgm:bulletEnabled val="1"/>
        </dgm:presLayoutVars>
      </dgm:prSet>
      <dgm:spPr/>
    </dgm:pt>
    <dgm:pt modelId="{8DBACADC-6BFA-4F89-9971-64F93E6ED136}" type="pres">
      <dgm:prSet presAssocID="{BA4DD66B-6489-4013-B7BF-4E080D07E191}" presName="sibTrans" presStyleCnt="0"/>
      <dgm:spPr/>
    </dgm:pt>
    <dgm:pt modelId="{B1ADE4D6-FC2B-4A14-BDDF-3F40CBCC62D8}" type="pres">
      <dgm:prSet presAssocID="{83D0A594-E577-4D3C-895D-EF3EB3088E77}" presName="composite" presStyleCnt="0"/>
      <dgm:spPr/>
    </dgm:pt>
    <dgm:pt modelId="{FB8FE662-CB81-450B-AF7F-D0C88B8D3B87}" type="pres">
      <dgm:prSet presAssocID="{83D0A594-E577-4D3C-895D-EF3EB3088E77}" presName="bentUpArrow1" presStyleLbl="alignImgPlace1" presStyleIdx="1" presStyleCnt="2"/>
      <dgm:spPr/>
    </dgm:pt>
    <dgm:pt modelId="{DB49E097-470D-4F3A-A196-EEBB8AD2FCC4}" type="pres">
      <dgm:prSet presAssocID="{83D0A594-E577-4D3C-895D-EF3EB3088E77}" presName="ParentText" presStyleLbl="node1" presStyleIdx="1" presStyleCnt="3">
        <dgm:presLayoutVars>
          <dgm:chMax val="1"/>
          <dgm:chPref val="1"/>
          <dgm:bulletEnabled val="1"/>
        </dgm:presLayoutVars>
      </dgm:prSet>
      <dgm:spPr/>
    </dgm:pt>
    <dgm:pt modelId="{4C8CF222-1494-44BD-9D3A-6768AE431D7E}" type="pres">
      <dgm:prSet presAssocID="{83D0A594-E577-4D3C-895D-EF3EB3088E77}" presName="ChildText" presStyleLbl="revTx" presStyleIdx="1" presStyleCnt="2">
        <dgm:presLayoutVars>
          <dgm:chMax val="0"/>
          <dgm:chPref val="0"/>
          <dgm:bulletEnabled val="1"/>
        </dgm:presLayoutVars>
      </dgm:prSet>
      <dgm:spPr/>
    </dgm:pt>
    <dgm:pt modelId="{B0FAD3E7-F262-4F60-9C3F-9ACE0B9FD4BB}" type="pres">
      <dgm:prSet presAssocID="{EAE150E9-A39B-40FC-A09E-21211515A421}" presName="sibTrans" presStyleCnt="0"/>
      <dgm:spPr/>
    </dgm:pt>
    <dgm:pt modelId="{E52E4963-563D-4644-B032-6D447AF5E7CA}" type="pres">
      <dgm:prSet presAssocID="{5CDB4015-54F1-4370-BCB3-082C2271E9D4}" presName="composite" presStyleCnt="0"/>
      <dgm:spPr/>
    </dgm:pt>
    <dgm:pt modelId="{BE0241A2-C4F7-4BA6-825E-E958D04B0935}" type="pres">
      <dgm:prSet presAssocID="{5CDB4015-54F1-4370-BCB3-082C2271E9D4}" presName="ParentText" presStyleLbl="node1" presStyleIdx="2" presStyleCnt="3">
        <dgm:presLayoutVars>
          <dgm:chMax val="1"/>
          <dgm:chPref val="1"/>
          <dgm:bulletEnabled val="1"/>
        </dgm:presLayoutVars>
      </dgm:prSet>
      <dgm:spPr/>
    </dgm:pt>
  </dgm:ptLst>
  <dgm:cxnLst>
    <dgm:cxn modelId="{FBA3CE0B-6F95-4605-8F08-6A1DFF5D44AC}" srcId="{1A27BE82-DA86-4484-9B0D-45B58FF988D6}" destId="{5CDB4015-54F1-4370-BCB3-082C2271E9D4}" srcOrd="2" destOrd="0" parTransId="{979087EC-2845-44F0-80B6-7879E9AA8AE4}" sibTransId="{96A13396-8C33-471D-A938-5F12165D9AEF}"/>
    <dgm:cxn modelId="{AC50D834-C469-42E2-BB8C-58BBD213B9EF}" srcId="{9EE02E91-1B55-44DE-B413-1C27E603D1C9}" destId="{468CAB0D-0397-4EC0-9635-4FFA7D5D0E3E}" srcOrd="0" destOrd="0" parTransId="{67E57BA5-0B9D-44F3-8939-E0D222CB0377}" sibTransId="{D242B275-A3F0-46B5-8CC5-FF573588D1A4}"/>
    <dgm:cxn modelId="{D9E57645-7D12-4578-923C-EE84A99E69D5}" srcId="{1A27BE82-DA86-4484-9B0D-45B58FF988D6}" destId="{83D0A594-E577-4D3C-895D-EF3EB3088E77}" srcOrd="1" destOrd="0" parTransId="{D0C027EB-1BE8-4383-87DB-7407679F3383}" sibTransId="{EAE150E9-A39B-40FC-A09E-21211515A421}"/>
    <dgm:cxn modelId="{EC59824A-0DC6-4005-A75A-AC9D2A7717D2}" type="presOf" srcId="{9EE02E91-1B55-44DE-B413-1C27E603D1C9}" destId="{027B532F-C3A0-4A02-BEC6-93B5AD259636}" srcOrd="0" destOrd="0" presId="urn:microsoft.com/office/officeart/2005/8/layout/StepDownProcess"/>
    <dgm:cxn modelId="{AD33CF80-1A54-4827-8BC2-16AF6EB2CA8C}" type="presOf" srcId="{1A27BE82-DA86-4484-9B0D-45B58FF988D6}" destId="{22F39B43-D932-4D43-958F-878686A2D934}" srcOrd="0" destOrd="0" presId="urn:microsoft.com/office/officeart/2005/8/layout/StepDownProcess"/>
    <dgm:cxn modelId="{446D059E-DD0C-4003-87CA-FAC181ABBCE6}" type="presOf" srcId="{83D0A594-E577-4D3C-895D-EF3EB3088E77}" destId="{DB49E097-470D-4F3A-A196-EEBB8AD2FCC4}" srcOrd="0" destOrd="0" presId="urn:microsoft.com/office/officeart/2005/8/layout/StepDownProcess"/>
    <dgm:cxn modelId="{640B419F-9828-4F0D-8A88-82403C1E9DAB}" srcId="{1A27BE82-DA86-4484-9B0D-45B58FF988D6}" destId="{9EE02E91-1B55-44DE-B413-1C27E603D1C9}" srcOrd="0" destOrd="0" parTransId="{F619F452-4FB9-443A-917D-550A1D1B428C}" sibTransId="{BA4DD66B-6489-4013-B7BF-4E080D07E191}"/>
    <dgm:cxn modelId="{02BA2BCA-555B-4FFC-8ECC-0FE53D809B02}" type="presOf" srcId="{5CDB4015-54F1-4370-BCB3-082C2271E9D4}" destId="{BE0241A2-C4F7-4BA6-825E-E958D04B0935}" srcOrd="0" destOrd="0" presId="urn:microsoft.com/office/officeart/2005/8/layout/StepDownProcess"/>
    <dgm:cxn modelId="{F2AAE8CD-50AA-43E8-BE10-7C232CE23900}" type="presOf" srcId="{468CAB0D-0397-4EC0-9635-4FFA7D5D0E3E}" destId="{FC4D8155-6A22-476F-99FE-CB7BF686995E}" srcOrd="0" destOrd="0" presId="urn:microsoft.com/office/officeart/2005/8/layout/StepDownProcess"/>
    <dgm:cxn modelId="{9877AEFF-2504-4D6D-A18F-08CE00B887EB}" type="presParOf" srcId="{22F39B43-D932-4D43-958F-878686A2D934}" destId="{257B6DD0-9C74-4836-87E8-5F405C6F39B9}" srcOrd="0" destOrd="0" presId="urn:microsoft.com/office/officeart/2005/8/layout/StepDownProcess"/>
    <dgm:cxn modelId="{D522328A-742B-4BF5-95C2-FB0647097D67}" type="presParOf" srcId="{257B6DD0-9C74-4836-87E8-5F405C6F39B9}" destId="{1584CD11-2A73-4B8B-9DD4-6F59FD484403}" srcOrd="0" destOrd="0" presId="urn:microsoft.com/office/officeart/2005/8/layout/StepDownProcess"/>
    <dgm:cxn modelId="{F919C067-2732-4428-B52C-31683EE5C548}" type="presParOf" srcId="{257B6DD0-9C74-4836-87E8-5F405C6F39B9}" destId="{027B532F-C3A0-4A02-BEC6-93B5AD259636}" srcOrd="1" destOrd="0" presId="urn:microsoft.com/office/officeart/2005/8/layout/StepDownProcess"/>
    <dgm:cxn modelId="{06044E2A-F5C1-4714-B796-FC9F50A095ED}" type="presParOf" srcId="{257B6DD0-9C74-4836-87E8-5F405C6F39B9}" destId="{FC4D8155-6A22-476F-99FE-CB7BF686995E}" srcOrd="2" destOrd="0" presId="urn:microsoft.com/office/officeart/2005/8/layout/StepDownProcess"/>
    <dgm:cxn modelId="{C27326E3-6EF8-4272-AE17-721EF7D061D7}" type="presParOf" srcId="{22F39B43-D932-4D43-958F-878686A2D934}" destId="{8DBACADC-6BFA-4F89-9971-64F93E6ED136}" srcOrd="1" destOrd="0" presId="urn:microsoft.com/office/officeart/2005/8/layout/StepDownProcess"/>
    <dgm:cxn modelId="{24ED4EC6-E4BB-4866-96AD-FE25A345A10A}" type="presParOf" srcId="{22F39B43-D932-4D43-958F-878686A2D934}" destId="{B1ADE4D6-FC2B-4A14-BDDF-3F40CBCC62D8}" srcOrd="2" destOrd="0" presId="urn:microsoft.com/office/officeart/2005/8/layout/StepDownProcess"/>
    <dgm:cxn modelId="{00ED63F5-CC04-46D0-BB46-FA1FB035E493}" type="presParOf" srcId="{B1ADE4D6-FC2B-4A14-BDDF-3F40CBCC62D8}" destId="{FB8FE662-CB81-450B-AF7F-D0C88B8D3B87}" srcOrd="0" destOrd="0" presId="urn:microsoft.com/office/officeart/2005/8/layout/StepDownProcess"/>
    <dgm:cxn modelId="{B45C81E1-C6CC-4EB3-B7E4-BB55558B7CDA}" type="presParOf" srcId="{B1ADE4D6-FC2B-4A14-BDDF-3F40CBCC62D8}" destId="{DB49E097-470D-4F3A-A196-EEBB8AD2FCC4}" srcOrd="1" destOrd="0" presId="urn:microsoft.com/office/officeart/2005/8/layout/StepDownProcess"/>
    <dgm:cxn modelId="{09AD5F22-47D8-45C3-8987-E51F472EAFF7}" type="presParOf" srcId="{B1ADE4D6-FC2B-4A14-BDDF-3F40CBCC62D8}" destId="{4C8CF222-1494-44BD-9D3A-6768AE431D7E}" srcOrd="2" destOrd="0" presId="urn:microsoft.com/office/officeart/2005/8/layout/StepDownProcess"/>
    <dgm:cxn modelId="{F6AD0C85-4CE3-43BF-8002-B4F2E11A19D0}" type="presParOf" srcId="{22F39B43-D932-4D43-958F-878686A2D934}" destId="{B0FAD3E7-F262-4F60-9C3F-9ACE0B9FD4BB}" srcOrd="3" destOrd="0" presId="urn:microsoft.com/office/officeart/2005/8/layout/StepDownProcess"/>
    <dgm:cxn modelId="{D8057E2C-D373-44B7-9A9B-7A67D6118608}" type="presParOf" srcId="{22F39B43-D932-4D43-958F-878686A2D934}" destId="{E52E4963-563D-4644-B032-6D447AF5E7CA}" srcOrd="4" destOrd="0" presId="urn:microsoft.com/office/officeart/2005/8/layout/StepDownProcess"/>
    <dgm:cxn modelId="{322EFED1-F1F7-464E-B73C-E53A4D3A47DB}" type="presParOf" srcId="{E52E4963-563D-4644-B032-6D447AF5E7CA}" destId="{BE0241A2-C4F7-4BA6-825E-E958D04B0935}"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8373912-43B4-4A62-93B9-C04165520339}"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en-NL"/>
        </a:p>
      </dgm:t>
    </dgm:pt>
    <dgm:pt modelId="{6F9E83A3-56A3-4207-8E5D-CE23F7C75C93}">
      <dgm:prSet phldrT="[Text]"/>
      <dgm:spPr/>
      <dgm:t>
        <a:bodyPr/>
        <a:lstStyle/>
        <a:p>
          <a:r>
            <a:rPr lang="en-US"/>
            <a:t>VCR partnership network</a:t>
          </a:r>
          <a:endParaRPr lang="en-NL"/>
        </a:p>
      </dgm:t>
    </dgm:pt>
    <dgm:pt modelId="{1BF42EB1-A29C-425D-8CFB-53FBC1D998EB}" type="parTrans" cxnId="{A7D4BD0A-18E9-473B-8BFC-B63D0E19AA9F}">
      <dgm:prSet/>
      <dgm:spPr/>
      <dgm:t>
        <a:bodyPr/>
        <a:lstStyle/>
        <a:p>
          <a:endParaRPr lang="en-NL"/>
        </a:p>
      </dgm:t>
    </dgm:pt>
    <dgm:pt modelId="{58B297C1-4E87-4ED4-B8C3-3FE37C7978C9}" type="sibTrans" cxnId="{A7D4BD0A-18E9-473B-8BFC-B63D0E19AA9F}">
      <dgm:prSet/>
      <dgm:spPr/>
      <dgm:t>
        <a:bodyPr/>
        <a:lstStyle/>
        <a:p>
          <a:endParaRPr lang="en-NL"/>
        </a:p>
      </dgm:t>
    </dgm:pt>
    <dgm:pt modelId="{F2A98FE0-3DBE-4DFE-9BF2-84BFCAB15AAA}">
      <dgm:prSet phldrT="[Text]"/>
      <dgm:spPr/>
      <dgm:t>
        <a:bodyPr/>
        <a:lstStyle/>
        <a:p>
          <a:r>
            <a:rPr lang="en-US"/>
            <a:t>Evolution Opportunities</a:t>
          </a:r>
          <a:endParaRPr lang="en-NL"/>
        </a:p>
      </dgm:t>
    </dgm:pt>
    <dgm:pt modelId="{DFAF0F60-8FE0-4219-9CA2-5783A21D44DD}" type="parTrans" cxnId="{68BF20CC-30A3-49A0-8B3B-5AB27091A834}">
      <dgm:prSet/>
      <dgm:spPr/>
      <dgm:t>
        <a:bodyPr/>
        <a:lstStyle/>
        <a:p>
          <a:endParaRPr lang="en-NL"/>
        </a:p>
      </dgm:t>
    </dgm:pt>
    <dgm:pt modelId="{526C777D-E04A-4C06-BF88-D1F2FD6EE679}" type="sibTrans" cxnId="{68BF20CC-30A3-49A0-8B3B-5AB27091A834}">
      <dgm:prSet/>
      <dgm:spPr/>
      <dgm:t>
        <a:bodyPr/>
        <a:lstStyle/>
        <a:p>
          <a:endParaRPr lang="en-NL"/>
        </a:p>
      </dgm:t>
    </dgm:pt>
    <dgm:pt modelId="{DE379333-DC96-4C3B-9A1E-5450F8611222}">
      <dgm:prSet phldrT="[Text]"/>
      <dgm:spPr/>
      <dgm:t>
        <a:bodyPr/>
        <a:lstStyle/>
        <a:p>
          <a:r>
            <a:rPr lang="en-US"/>
            <a:t>Digital Marketing</a:t>
          </a:r>
          <a:endParaRPr lang="en-NL"/>
        </a:p>
      </dgm:t>
    </dgm:pt>
    <dgm:pt modelId="{D6586D22-D651-4EE6-A00E-3A9F5A65461C}" type="parTrans" cxnId="{83AE250D-AF8D-4D01-97E6-BE2AC39DBF53}">
      <dgm:prSet/>
      <dgm:spPr/>
      <dgm:t>
        <a:bodyPr/>
        <a:lstStyle/>
        <a:p>
          <a:endParaRPr lang="en-NL"/>
        </a:p>
      </dgm:t>
    </dgm:pt>
    <dgm:pt modelId="{8CDE9E27-2C6C-4B27-AA28-7DBE6CA85F00}" type="sibTrans" cxnId="{83AE250D-AF8D-4D01-97E6-BE2AC39DBF53}">
      <dgm:prSet/>
      <dgm:spPr/>
      <dgm:t>
        <a:bodyPr/>
        <a:lstStyle/>
        <a:p>
          <a:endParaRPr lang="en-NL"/>
        </a:p>
      </dgm:t>
    </dgm:pt>
    <dgm:pt modelId="{9B34A152-CFB4-4569-8DAC-4ED6983F0A79}">
      <dgm:prSet phldrT="[Text]"/>
      <dgm:spPr/>
      <dgm:t>
        <a:bodyPr/>
        <a:lstStyle/>
        <a:p>
          <a:r>
            <a:rPr lang="en-US"/>
            <a:t>VCR mentorship Program / Digital Lab</a:t>
          </a:r>
          <a:endParaRPr lang="en-NL"/>
        </a:p>
      </dgm:t>
    </dgm:pt>
    <dgm:pt modelId="{A7CED8BC-5177-4E72-9A1C-E4C091A4C392}" type="parTrans" cxnId="{ACE89C39-CBDE-432F-88C6-5B5B30E2F444}">
      <dgm:prSet/>
      <dgm:spPr/>
      <dgm:t>
        <a:bodyPr/>
        <a:lstStyle/>
        <a:p>
          <a:endParaRPr lang="en-NL"/>
        </a:p>
      </dgm:t>
    </dgm:pt>
    <dgm:pt modelId="{1C4322F9-957B-416B-AEA1-C8193C346EE3}" type="sibTrans" cxnId="{ACE89C39-CBDE-432F-88C6-5B5B30E2F444}">
      <dgm:prSet/>
      <dgm:spPr/>
      <dgm:t>
        <a:bodyPr/>
        <a:lstStyle/>
        <a:p>
          <a:endParaRPr lang="en-NL"/>
        </a:p>
      </dgm:t>
    </dgm:pt>
    <dgm:pt modelId="{4FFCC4F1-4B8D-4809-9A97-5BA6F99DE359}">
      <dgm:prSet phldrT="[Text]"/>
      <dgm:spPr/>
      <dgm:t>
        <a:bodyPr/>
        <a:lstStyle/>
        <a:p>
          <a:r>
            <a:rPr lang="en-US"/>
            <a:t>New Projects and innovations</a:t>
          </a:r>
          <a:endParaRPr lang="en-NL"/>
        </a:p>
      </dgm:t>
    </dgm:pt>
    <dgm:pt modelId="{89B6C2E9-8B44-4E5F-A660-F6FCF8E47439}" type="parTrans" cxnId="{3E4740A3-BEC2-4373-B3DF-11CB8BD37C77}">
      <dgm:prSet/>
      <dgm:spPr/>
      <dgm:t>
        <a:bodyPr/>
        <a:lstStyle/>
        <a:p>
          <a:endParaRPr lang="en-NL"/>
        </a:p>
      </dgm:t>
    </dgm:pt>
    <dgm:pt modelId="{572E077A-A097-44AC-A16F-2A8A4738B1D7}" type="sibTrans" cxnId="{3E4740A3-BEC2-4373-B3DF-11CB8BD37C77}">
      <dgm:prSet/>
      <dgm:spPr/>
      <dgm:t>
        <a:bodyPr/>
        <a:lstStyle/>
        <a:p>
          <a:endParaRPr lang="en-NL"/>
        </a:p>
      </dgm:t>
    </dgm:pt>
    <dgm:pt modelId="{1E9D83CE-F453-4CDF-8988-F0FAEE15E563}">
      <dgm:prSet phldrT="[Text]"/>
      <dgm:spPr/>
      <dgm:t>
        <a:bodyPr/>
        <a:lstStyle/>
        <a:p>
          <a:r>
            <a:rPr lang="en-US"/>
            <a:t>Educational Ecosystem</a:t>
          </a:r>
          <a:endParaRPr lang="en-NL"/>
        </a:p>
      </dgm:t>
    </dgm:pt>
    <dgm:pt modelId="{26A152B2-CF8A-468B-A1FE-DCC1D418EA94}" type="parTrans" cxnId="{DB15E6E7-C6E8-43A6-B6D9-436FD56940E2}">
      <dgm:prSet/>
      <dgm:spPr/>
      <dgm:t>
        <a:bodyPr/>
        <a:lstStyle/>
        <a:p>
          <a:endParaRPr lang="en-NL"/>
        </a:p>
      </dgm:t>
    </dgm:pt>
    <dgm:pt modelId="{DBB4BCDD-4B94-41C2-B870-4FAA7EDD373B}" type="sibTrans" cxnId="{DB15E6E7-C6E8-43A6-B6D9-436FD56940E2}">
      <dgm:prSet/>
      <dgm:spPr/>
      <dgm:t>
        <a:bodyPr/>
        <a:lstStyle/>
        <a:p>
          <a:endParaRPr lang="en-NL"/>
        </a:p>
      </dgm:t>
    </dgm:pt>
    <dgm:pt modelId="{F3489F59-A556-46A9-A00F-39B8D05EF200}">
      <dgm:prSet phldrT="[Text]"/>
      <dgm:spPr/>
      <dgm:t>
        <a:bodyPr/>
        <a:lstStyle/>
        <a:p>
          <a:r>
            <a:rPr lang="en-US"/>
            <a:t>Tools for Supplychain Sustainability</a:t>
          </a:r>
          <a:endParaRPr lang="en-NL"/>
        </a:p>
      </dgm:t>
    </dgm:pt>
    <dgm:pt modelId="{DD4C9184-BB45-42A7-BF11-E0A8C29F0092}" type="parTrans" cxnId="{8CE50B93-94F8-4726-BA6D-C56AE88E47EA}">
      <dgm:prSet/>
      <dgm:spPr/>
      <dgm:t>
        <a:bodyPr/>
        <a:lstStyle/>
        <a:p>
          <a:endParaRPr lang="en-NL"/>
        </a:p>
      </dgm:t>
    </dgm:pt>
    <dgm:pt modelId="{DD3AB870-EC57-4902-9C38-F723F50E1151}" type="sibTrans" cxnId="{8CE50B93-94F8-4726-BA6D-C56AE88E47EA}">
      <dgm:prSet/>
      <dgm:spPr/>
      <dgm:t>
        <a:bodyPr/>
        <a:lstStyle/>
        <a:p>
          <a:endParaRPr lang="en-NL"/>
        </a:p>
      </dgm:t>
    </dgm:pt>
    <dgm:pt modelId="{6401821F-967A-4179-975A-F59E5832E2AA}">
      <dgm:prSet phldrT="[Text]"/>
      <dgm:spPr/>
      <dgm:t>
        <a:bodyPr/>
        <a:lstStyle/>
        <a:p>
          <a:r>
            <a:rPr lang="en-US"/>
            <a:t>Simulations &amp; Workshops</a:t>
          </a:r>
          <a:endParaRPr lang="en-NL"/>
        </a:p>
      </dgm:t>
    </dgm:pt>
    <dgm:pt modelId="{01A27BC7-13E7-479E-A311-BC5B64D38DA7}" type="parTrans" cxnId="{868E3BF9-1A0B-4805-AC3C-07C36DE6E768}">
      <dgm:prSet/>
      <dgm:spPr/>
      <dgm:t>
        <a:bodyPr/>
        <a:lstStyle/>
        <a:p>
          <a:endParaRPr lang="en-NL"/>
        </a:p>
      </dgm:t>
    </dgm:pt>
    <dgm:pt modelId="{D79A9C30-330C-4DEC-AB16-4DE94C6DE1CA}" type="sibTrans" cxnId="{868E3BF9-1A0B-4805-AC3C-07C36DE6E768}">
      <dgm:prSet/>
      <dgm:spPr/>
      <dgm:t>
        <a:bodyPr/>
        <a:lstStyle/>
        <a:p>
          <a:endParaRPr lang="en-NL"/>
        </a:p>
      </dgm:t>
    </dgm:pt>
    <dgm:pt modelId="{0385F058-188D-439B-8ED6-8119BE6A2163}">
      <dgm:prSet phldrT="[Text]"/>
      <dgm:spPr/>
      <dgm:t>
        <a:bodyPr/>
        <a:lstStyle/>
        <a:p>
          <a:r>
            <a:rPr lang="en-US"/>
            <a:t>Software and Innovation Practises</a:t>
          </a:r>
          <a:endParaRPr lang="en-NL"/>
        </a:p>
      </dgm:t>
    </dgm:pt>
    <dgm:pt modelId="{8A2394C0-7F4A-4871-A1F5-C2E85AE02BB6}" type="parTrans" cxnId="{CF230822-5282-4C8F-9F37-B02620B4F5C3}">
      <dgm:prSet/>
      <dgm:spPr/>
      <dgm:t>
        <a:bodyPr/>
        <a:lstStyle/>
        <a:p>
          <a:endParaRPr lang="en-NL"/>
        </a:p>
      </dgm:t>
    </dgm:pt>
    <dgm:pt modelId="{CCBF8EA7-4E53-4431-879E-8C55784E8650}" type="sibTrans" cxnId="{CF230822-5282-4C8F-9F37-B02620B4F5C3}">
      <dgm:prSet/>
      <dgm:spPr/>
      <dgm:t>
        <a:bodyPr/>
        <a:lstStyle/>
        <a:p>
          <a:endParaRPr lang="en-NL"/>
        </a:p>
      </dgm:t>
    </dgm:pt>
    <dgm:pt modelId="{949BC22F-CBAE-41E4-BA65-29D65E729904}">
      <dgm:prSet phldrT="[Text]"/>
      <dgm:spPr/>
      <dgm:t>
        <a:bodyPr/>
        <a:lstStyle/>
        <a:p>
          <a:r>
            <a:rPr lang="en-US"/>
            <a:t>Annual summit (digital)</a:t>
          </a:r>
          <a:endParaRPr lang="en-NL"/>
        </a:p>
      </dgm:t>
    </dgm:pt>
    <dgm:pt modelId="{52DE67AD-7DBE-4092-A1EA-42D6CBFE03D2}" type="parTrans" cxnId="{A43C2F5D-971A-4C7D-B6DD-DC8DAB660397}">
      <dgm:prSet/>
      <dgm:spPr/>
      <dgm:t>
        <a:bodyPr/>
        <a:lstStyle/>
        <a:p>
          <a:endParaRPr lang="en-NL"/>
        </a:p>
      </dgm:t>
    </dgm:pt>
    <dgm:pt modelId="{D436E834-CC85-4D85-A7B3-7CBC500FAED8}" type="sibTrans" cxnId="{A43C2F5D-971A-4C7D-B6DD-DC8DAB660397}">
      <dgm:prSet/>
      <dgm:spPr/>
      <dgm:t>
        <a:bodyPr/>
        <a:lstStyle/>
        <a:p>
          <a:endParaRPr lang="en-NL"/>
        </a:p>
      </dgm:t>
    </dgm:pt>
    <dgm:pt modelId="{6E6E0411-576C-4A4C-A21A-2BECF82AFF96}">
      <dgm:prSet phldrT="[Text]"/>
      <dgm:spPr/>
      <dgm:t>
        <a:bodyPr/>
        <a:lstStyle/>
        <a:p>
          <a:r>
            <a:rPr lang="en-US"/>
            <a:t>New educational materials</a:t>
          </a:r>
          <a:endParaRPr lang="en-NL"/>
        </a:p>
      </dgm:t>
    </dgm:pt>
    <dgm:pt modelId="{EEA869A0-155A-4D06-86EE-2DF77057170F}" type="parTrans" cxnId="{15656111-D20E-49FB-847E-9975BD662E1C}">
      <dgm:prSet/>
      <dgm:spPr/>
      <dgm:t>
        <a:bodyPr/>
        <a:lstStyle/>
        <a:p>
          <a:endParaRPr lang="en-NL"/>
        </a:p>
      </dgm:t>
    </dgm:pt>
    <dgm:pt modelId="{0072BFC2-75BC-413A-9921-BB9088B7F47C}" type="sibTrans" cxnId="{15656111-D20E-49FB-847E-9975BD662E1C}">
      <dgm:prSet/>
      <dgm:spPr/>
      <dgm:t>
        <a:bodyPr/>
        <a:lstStyle/>
        <a:p>
          <a:endParaRPr lang="en-NL"/>
        </a:p>
      </dgm:t>
    </dgm:pt>
    <dgm:pt modelId="{C5D9575E-FB7E-484E-A6D9-5A2DADDC3222}">
      <dgm:prSet phldrT="[Text]"/>
      <dgm:spPr/>
      <dgm:t>
        <a:bodyPr/>
        <a:lstStyle/>
        <a:p>
          <a:r>
            <a:rPr lang="en-US"/>
            <a:t>Educational Courses and material for OTHER universities</a:t>
          </a:r>
          <a:endParaRPr lang="en-NL"/>
        </a:p>
      </dgm:t>
    </dgm:pt>
    <dgm:pt modelId="{9C086153-72F0-4A65-8573-0E486E679D49}" type="parTrans" cxnId="{28D322EA-DD3E-437E-ACCD-0E51A068AFF1}">
      <dgm:prSet/>
      <dgm:spPr/>
      <dgm:t>
        <a:bodyPr/>
        <a:lstStyle/>
        <a:p>
          <a:endParaRPr lang="en-NL"/>
        </a:p>
      </dgm:t>
    </dgm:pt>
    <dgm:pt modelId="{5C51AB74-234A-47C8-A840-0FE5D30FE0E1}" type="sibTrans" cxnId="{28D322EA-DD3E-437E-ACCD-0E51A068AFF1}">
      <dgm:prSet/>
      <dgm:spPr/>
      <dgm:t>
        <a:bodyPr/>
        <a:lstStyle/>
        <a:p>
          <a:endParaRPr lang="en-NL"/>
        </a:p>
      </dgm:t>
    </dgm:pt>
    <dgm:pt modelId="{F9E85BA4-6FEC-47FA-AAA9-B39FAD192C4F}" type="pres">
      <dgm:prSet presAssocID="{F8373912-43B4-4A62-93B9-C04165520339}" presName="theList" presStyleCnt="0">
        <dgm:presLayoutVars>
          <dgm:dir/>
          <dgm:animLvl val="lvl"/>
          <dgm:resizeHandles val="exact"/>
        </dgm:presLayoutVars>
      </dgm:prSet>
      <dgm:spPr/>
    </dgm:pt>
    <dgm:pt modelId="{F791BE3A-F9F6-499D-AD1A-CA126AC64EE8}" type="pres">
      <dgm:prSet presAssocID="{6F9E83A3-56A3-4207-8E5D-CE23F7C75C93}" presName="compNode" presStyleCnt="0"/>
      <dgm:spPr/>
    </dgm:pt>
    <dgm:pt modelId="{E675744A-0C81-4287-A840-404D616B57D4}" type="pres">
      <dgm:prSet presAssocID="{6F9E83A3-56A3-4207-8E5D-CE23F7C75C93}" presName="aNode" presStyleLbl="bgShp" presStyleIdx="0" presStyleCnt="3"/>
      <dgm:spPr/>
    </dgm:pt>
    <dgm:pt modelId="{782E7622-1920-41F9-A499-EF0C1AEAD413}" type="pres">
      <dgm:prSet presAssocID="{6F9E83A3-56A3-4207-8E5D-CE23F7C75C93}" presName="textNode" presStyleLbl="bgShp" presStyleIdx="0" presStyleCnt="3"/>
      <dgm:spPr/>
    </dgm:pt>
    <dgm:pt modelId="{ADBD24CB-A49C-4A37-AEDF-EFFCADF62080}" type="pres">
      <dgm:prSet presAssocID="{6F9E83A3-56A3-4207-8E5D-CE23F7C75C93}" presName="compChildNode" presStyleCnt="0"/>
      <dgm:spPr/>
    </dgm:pt>
    <dgm:pt modelId="{CAE849AA-ADC6-482C-A56B-87AB849EB13F}" type="pres">
      <dgm:prSet presAssocID="{6F9E83A3-56A3-4207-8E5D-CE23F7C75C93}" presName="theInnerList" presStyleCnt="0"/>
      <dgm:spPr/>
    </dgm:pt>
    <dgm:pt modelId="{B0290E39-6026-4945-A6FF-033352CB2EAB}" type="pres">
      <dgm:prSet presAssocID="{F2A98FE0-3DBE-4DFE-9BF2-84BFCAB15AAA}" presName="childNode" presStyleLbl="node1" presStyleIdx="0" presStyleCnt="9">
        <dgm:presLayoutVars>
          <dgm:bulletEnabled val="1"/>
        </dgm:presLayoutVars>
      </dgm:prSet>
      <dgm:spPr/>
    </dgm:pt>
    <dgm:pt modelId="{7F50B482-5400-4685-BA3D-2F9EB38E3668}" type="pres">
      <dgm:prSet presAssocID="{F2A98FE0-3DBE-4DFE-9BF2-84BFCAB15AAA}" presName="aSpace2" presStyleCnt="0"/>
      <dgm:spPr/>
    </dgm:pt>
    <dgm:pt modelId="{33017F16-7063-474C-8FFF-4F778EB6C656}" type="pres">
      <dgm:prSet presAssocID="{DE379333-DC96-4C3B-9A1E-5450F8611222}" presName="childNode" presStyleLbl="node1" presStyleIdx="1" presStyleCnt="9">
        <dgm:presLayoutVars>
          <dgm:bulletEnabled val="1"/>
        </dgm:presLayoutVars>
      </dgm:prSet>
      <dgm:spPr/>
    </dgm:pt>
    <dgm:pt modelId="{F365C1AA-3F28-41DA-85CE-866E14F77DFD}" type="pres">
      <dgm:prSet presAssocID="{DE379333-DC96-4C3B-9A1E-5450F8611222}" presName="aSpace2" presStyleCnt="0"/>
      <dgm:spPr/>
    </dgm:pt>
    <dgm:pt modelId="{95241DC0-1910-4077-83AA-CCDE4F1528D1}" type="pres">
      <dgm:prSet presAssocID="{949BC22F-CBAE-41E4-BA65-29D65E729904}" presName="childNode" presStyleLbl="node1" presStyleIdx="2" presStyleCnt="9">
        <dgm:presLayoutVars>
          <dgm:bulletEnabled val="1"/>
        </dgm:presLayoutVars>
      </dgm:prSet>
      <dgm:spPr/>
    </dgm:pt>
    <dgm:pt modelId="{7CC92D77-5E75-43F8-B963-ACCE46BA63B6}" type="pres">
      <dgm:prSet presAssocID="{6F9E83A3-56A3-4207-8E5D-CE23F7C75C93}" presName="aSpace" presStyleCnt="0"/>
      <dgm:spPr/>
    </dgm:pt>
    <dgm:pt modelId="{6E4F28C0-98CC-48D2-BCB0-665AE448231F}" type="pres">
      <dgm:prSet presAssocID="{9B34A152-CFB4-4569-8DAC-4ED6983F0A79}" presName="compNode" presStyleCnt="0"/>
      <dgm:spPr/>
    </dgm:pt>
    <dgm:pt modelId="{8C235385-B609-4117-978D-1CF099D386C5}" type="pres">
      <dgm:prSet presAssocID="{9B34A152-CFB4-4569-8DAC-4ED6983F0A79}" presName="aNode" presStyleLbl="bgShp" presStyleIdx="1" presStyleCnt="3"/>
      <dgm:spPr/>
    </dgm:pt>
    <dgm:pt modelId="{89754176-BCFC-4331-99B2-80FA6638DEC9}" type="pres">
      <dgm:prSet presAssocID="{9B34A152-CFB4-4569-8DAC-4ED6983F0A79}" presName="textNode" presStyleLbl="bgShp" presStyleIdx="1" presStyleCnt="3"/>
      <dgm:spPr/>
    </dgm:pt>
    <dgm:pt modelId="{0CC69AF2-C0AD-456F-98E1-68E3AC54E350}" type="pres">
      <dgm:prSet presAssocID="{9B34A152-CFB4-4569-8DAC-4ED6983F0A79}" presName="compChildNode" presStyleCnt="0"/>
      <dgm:spPr/>
    </dgm:pt>
    <dgm:pt modelId="{5D9CFD43-0F2F-4DBC-ADCE-3B7B92E0FAB9}" type="pres">
      <dgm:prSet presAssocID="{9B34A152-CFB4-4569-8DAC-4ED6983F0A79}" presName="theInnerList" presStyleCnt="0"/>
      <dgm:spPr/>
    </dgm:pt>
    <dgm:pt modelId="{3E68FC7F-1E8D-4F70-AEA4-73B2E1D128A9}" type="pres">
      <dgm:prSet presAssocID="{4FFCC4F1-4B8D-4809-9A97-5BA6F99DE359}" presName="childNode" presStyleLbl="node1" presStyleIdx="3" presStyleCnt="9">
        <dgm:presLayoutVars>
          <dgm:bulletEnabled val="1"/>
        </dgm:presLayoutVars>
      </dgm:prSet>
      <dgm:spPr/>
    </dgm:pt>
    <dgm:pt modelId="{D6AFBB5F-7470-43B2-89B8-0E9450D09BCA}" type="pres">
      <dgm:prSet presAssocID="{4FFCC4F1-4B8D-4809-9A97-5BA6F99DE359}" presName="aSpace2" presStyleCnt="0"/>
      <dgm:spPr/>
    </dgm:pt>
    <dgm:pt modelId="{CC4D339D-0F90-43D8-B593-24F030CAE0A7}" type="pres">
      <dgm:prSet presAssocID="{1E9D83CE-F453-4CDF-8988-F0FAEE15E563}" presName="childNode" presStyleLbl="node1" presStyleIdx="4" presStyleCnt="9">
        <dgm:presLayoutVars>
          <dgm:bulletEnabled val="1"/>
        </dgm:presLayoutVars>
      </dgm:prSet>
      <dgm:spPr/>
    </dgm:pt>
    <dgm:pt modelId="{7A0E63E7-8CE6-4A8C-BB60-5B19C5C6BDBF}" type="pres">
      <dgm:prSet presAssocID="{1E9D83CE-F453-4CDF-8988-F0FAEE15E563}" presName="aSpace2" presStyleCnt="0"/>
      <dgm:spPr/>
    </dgm:pt>
    <dgm:pt modelId="{D5D9277A-77B9-4AF2-A885-C1ECC3154B8E}" type="pres">
      <dgm:prSet presAssocID="{6E6E0411-576C-4A4C-A21A-2BECF82AFF96}" presName="childNode" presStyleLbl="node1" presStyleIdx="5" presStyleCnt="9">
        <dgm:presLayoutVars>
          <dgm:bulletEnabled val="1"/>
        </dgm:presLayoutVars>
      </dgm:prSet>
      <dgm:spPr/>
    </dgm:pt>
    <dgm:pt modelId="{4003E45C-9CAC-4A69-AF86-93B42A625750}" type="pres">
      <dgm:prSet presAssocID="{9B34A152-CFB4-4569-8DAC-4ED6983F0A79}" presName="aSpace" presStyleCnt="0"/>
      <dgm:spPr/>
    </dgm:pt>
    <dgm:pt modelId="{F137F1C0-846F-435B-822F-28027B87E4F5}" type="pres">
      <dgm:prSet presAssocID="{F3489F59-A556-46A9-A00F-39B8D05EF200}" presName="compNode" presStyleCnt="0"/>
      <dgm:spPr/>
    </dgm:pt>
    <dgm:pt modelId="{9E96ED87-285E-4BEF-820C-9E5E4C810734}" type="pres">
      <dgm:prSet presAssocID="{F3489F59-A556-46A9-A00F-39B8D05EF200}" presName="aNode" presStyleLbl="bgShp" presStyleIdx="2" presStyleCnt="3"/>
      <dgm:spPr/>
    </dgm:pt>
    <dgm:pt modelId="{B02C5F3A-64B9-4534-879F-D64DE77C5E1B}" type="pres">
      <dgm:prSet presAssocID="{F3489F59-A556-46A9-A00F-39B8D05EF200}" presName="textNode" presStyleLbl="bgShp" presStyleIdx="2" presStyleCnt="3"/>
      <dgm:spPr/>
    </dgm:pt>
    <dgm:pt modelId="{CC05E6E0-62A8-4E8D-B0A2-E4347419A977}" type="pres">
      <dgm:prSet presAssocID="{F3489F59-A556-46A9-A00F-39B8D05EF200}" presName="compChildNode" presStyleCnt="0"/>
      <dgm:spPr/>
    </dgm:pt>
    <dgm:pt modelId="{95B852D8-34C4-4C43-BBA3-0112C194D6E4}" type="pres">
      <dgm:prSet presAssocID="{F3489F59-A556-46A9-A00F-39B8D05EF200}" presName="theInnerList" presStyleCnt="0"/>
      <dgm:spPr/>
    </dgm:pt>
    <dgm:pt modelId="{355FCB50-AD28-4C22-809C-3DDB0DA0A0B2}" type="pres">
      <dgm:prSet presAssocID="{6401821F-967A-4179-975A-F59E5832E2AA}" presName="childNode" presStyleLbl="node1" presStyleIdx="6" presStyleCnt="9">
        <dgm:presLayoutVars>
          <dgm:bulletEnabled val="1"/>
        </dgm:presLayoutVars>
      </dgm:prSet>
      <dgm:spPr/>
    </dgm:pt>
    <dgm:pt modelId="{13B269FD-83D4-4130-B924-902B5DC5C210}" type="pres">
      <dgm:prSet presAssocID="{6401821F-967A-4179-975A-F59E5832E2AA}" presName="aSpace2" presStyleCnt="0"/>
      <dgm:spPr/>
    </dgm:pt>
    <dgm:pt modelId="{C0434C64-9DC2-4047-8B61-A8BD69AB5FEE}" type="pres">
      <dgm:prSet presAssocID="{0385F058-188D-439B-8ED6-8119BE6A2163}" presName="childNode" presStyleLbl="node1" presStyleIdx="7" presStyleCnt="9">
        <dgm:presLayoutVars>
          <dgm:bulletEnabled val="1"/>
        </dgm:presLayoutVars>
      </dgm:prSet>
      <dgm:spPr/>
    </dgm:pt>
    <dgm:pt modelId="{F8D31CB8-1847-4CA7-82F3-DEF2F224DE97}" type="pres">
      <dgm:prSet presAssocID="{0385F058-188D-439B-8ED6-8119BE6A2163}" presName="aSpace2" presStyleCnt="0"/>
      <dgm:spPr/>
    </dgm:pt>
    <dgm:pt modelId="{4EEB63B9-6DAC-4279-AEFD-B75D3A8295A8}" type="pres">
      <dgm:prSet presAssocID="{C5D9575E-FB7E-484E-A6D9-5A2DADDC3222}" presName="childNode" presStyleLbl="node1" presStyleIdx="8" presStyleCnt="9">
        <dgm:presLayoutVars>
          <dgm:bulletEnabled val="1"/>
        </dgm:presLayoutVars>
      </dgm:prSet>
      <dgm:spPr/>
    </dgm:pt>
  </dgm:ptLst>
  <dgm:cxnLst>
    <dgm:cxn modelId="{A7D4BD0A-18E9-473B-8BFC-B63D0E19AA9F}" srcId="{F8373912-43B4-4A62-93B9-C04165520339}" destId="{6F9E83A3-56A3-4207-8E5D-CE23F7C75C93}" srcOrd="0" destOrd="0" parTransId="{1BF42EB1-A29C-425D-8CFB-53FBC1D998EB}" sibTransId="{58B297C1-4E87-4ED4-B8C3-3FE37C7978C9}"/>
    <dgm:cxn modelId="{83AE250D-AF8D-4D01-97E6-BE2AC39DBF53}" srcId="{6F9E83A3-56A3-4207-8E5D-CE23F7C75C93}" destId="{DE379333-DC96-4C3B-9A1E-5450F8611222}" srcOrd="1" destOrd="0" parTransId="{D6586D22-D651-4EE6-A00E-3A9F5A65461C}" sibTransId="{8CDE9E27-2C6C-4B27-AA28-7DBE6CA85F00}"/>
    <dgm:cxn modelId="{15656111-D20E-49FB-847E-9975BD662E1C}" srcId="{9B34A152-CFB4-4569-8DAC-4ED6983F0A79}" destId="{6E6E0411-576C-4A4C-A21A-2BECF82AFF96}" srcOrd="2" destOrd="0" parTransId="{EEA869A0-155A-4D06-86EE-2DF77057170F}" sibTransId="{0072BFC2-75BC-413A-9921-BB9088B7F47C}"/>
    <dgm:cxn modelId="{CF230822-5282-4C8F-9F37-B02620B4F5C3}" srcId="{F3489F59-A556-46A9-A00F-39B8D05EF200}" destId="{0385F058-188D-439B-8ED6-8119BE6A2163}" srcOrd="1" destOrd="0" parTransId="{8A2394C0-7F4A-4871-A1F5-C2E85AE02BB6}" sibTransId="{CCBF8EA7-4E53-4431-879E-8C55784E8650}"/>
    <dgm:cxn modelId="{AD290E22-FCC9-45E5-9783-ACDFFEE53D7E}" type="presOf" srcId="{0385F058-188D-439B-8ED6-8119BE6A2163}" destId="{C0434C64-9DC2-4047-8B61-A8BD69AB5FEE}" srcOrd="0" destOrd="0" presId="urn:microsoft.com/office/officeart/2005/8/layout/lProcess2"/>
    <dgm:cxn modelId="{97B7E427-89A4-4BDF-A648-5FD8889805D2}" type="presOf" srcId="{9B34A152-CFB4-4569-8DAC-4ED6983F0A79}" destId="{89754176-BCFC-4331-99B2-80FA6638DEC9}" srcOrd="1" destOrd="0" presId="urn:microsoft.com/office/officeart/2005/8/layout/lProcess2"/>
    <dgm:cxn modelId="{33E3352C-C599-48AE-AF88-B2CFEE95524A}" type="presOf" srcId="{9B34A152-CFB4-4569-8DAC-4ED6983F0A79}" destId="{8C235385-B609-4117-978D-1CF099D386C5}" srcOrd="0" destOrd="0" presId="urn:microsoft.com/office/officeart/2005/8/layout/lProcess2"/>
    <dgm:cxn modelId="{ACE89C39-CBDE-432F-88C6-5B5B30E2F444}" srcId="{F8373912-43B4-4A62-93B9-C04165520339}" destId="{9B34A152-CFB4-4569-8DAC-4ED6983F0A79}" srcOrd="1" destOrd="0" parTransId="{A7CED8BC-5177-4E72-9A1C-E4C091A4C392}" sibTransId="{1C4322F9-957B-416B-AEA1-C8193C346EE3}"/>
    <dgm:cxn modelId="{A43C2F5D-971A-4C7D-B6DD-DC8DAB660397}" srcId="{6F9E83A3-56A3-4207-8E5D-CE23F7C75C93}" destId="{949BC22F-CBAE-41E4-BA65-29D65E729904}" srcOrd="2" destOrd="0" parTransId="{52DE67AD-7DBE-4092-A1EA-42D6CBFE03D2}" sibTransId="{D436E834-CC85-4D85-A7B3-7CBC500FAED8}"/>
    <dgm:cxn modelId="{08058A58-368E-4F57-BB10-6510DBB3C76E}" type="presOf" srcId="{F3489F59-A556-46A9-A00F-39B8D05EF200}" destId="{B02C5F3A-64B9-4534-879F-D64DE77C5E1B}" srcOrd="1" destOrd="0" presId="urn:microsoft.com/office/officeart/2005/8/layout/lProcess2"/>
    <dgm:cxn modelId="{9FA57A8A-9D89-4D34-93EF-DB261280DDF6}" type="presOf" srcId="{6401821F-967A-4179-975A-F59E5832E2AA}" destId="{355FCB50-AD28-4C22-809C-3DDB0DA0A0B2}" srcOrd="0" destOrd="0" presId="urn:microsoft.com/office/officeart/2005/8/layout/lProcess2"/>
    <dgm:cxn modelId="{8CE50B93-94F8-4726-BA6D-C56AE88E47EA}" srcId="{F8373912-43B4-4A62-93B9-C04165520339}" destId="{F3489F59-A556-46A9-A00F-39B8D05EF200}" srcOrd="2" destOrd="0" parTransId="{DD4C9184-BB45-42A7-BF11-E0A8C29F0092}" sibTransId="{DD3AB870-EC57-4902-9C38-F723F50E1151}"/>
    <dgm:cxn modelId="{1FDB0396-0050-4247-9C22-F1450B139A63}" type="presOf" srcId="{6F9E83A3-56A3-4207-8E5D-CE23F7C75C93}" destId="{782E7622-1920-41F9-A499-EF0C1AEAD413}" srcOrd="1" destOrd="0" presId="urn:microsoft.com/office/officeart/2005/8/layout/lProcess2"/>
    <dgm:cxn modelId="{74409C97-3656-43B3-8EAC-9414D118EA4F}" type="presOf" srcId="{F3489F59-A556-46A9-A00F-39B8D05EF200}" destId="{9E96ED87-285E-4BEF-820C-9E5E4C810734}" srcOrd="0" destOrd="0" presId="urn:microsoft.com/office/officeart/2005/8/layout/lProcess2"/>
    <dgm:cxn modelId="{3E4740A3-BEC2-4373-B3DF-11CB8BD37C77}" srcId="{9B34A152-CFB4-4569-8DAC-4ED6983F0A79}" destId="{4FFCC4F1-4B8D-4809-9A97-5BA6F99DE359}" srcOrd="0" destOrd="0" parTransId="{89B6C2E9-8B44-4E5F-A660-F6FCF8E47439}" sibTransId="{572E077A-A097-44AC-A16F-2A8A4738B1D7}"/>
    <dgm:cxn modelId="{D885F4B4-1372-40F4-A47B-D4D05AB70D22}" type="presOf" srcId="{4FFCC4F1-4B8D-4809-9A97-5BA6F99DE359}" destId="{3E68FC7F-1E8D-4F70-AEA4-73B2E1D128A9}" srcOrd="0" destOrd="0" presId="urn:microsoft.com/office/officeart/2005/8/layout/lProcess2"/>
    <dgm:cxn modelId="{300E16B7-B74B-48F3-B144-47C58214A399}" type="presOf" srcId="{6E6E0411-576C-4A4C-A21A-2BECF82AFF96}" destId="{D5D9277A-77B9-4AF2-A885-C1ECC3154B8E}" srcOrd="0" destOrd="0" presId="urn:microsoft.com/office/officeart/2005/8/layout/lProcess2"/>
    <dgm:cxn modelId="{591209B8-F092-4264-9809-3459F744129C}" type="presOf" srcId="{6F9E83A3-56A3-4207-8E5D-CE23F7C75C93}" destId="{E675744A-0C81-4287-A840-404D616B57D4}" srcOrd="0" destOrd="0" presId="urn:microsoft.com/office/officeart/2005/8/layout/lProcess2"/>
    <dgm:cxn modelId="{C35E52CA-BA9F-41C4-A823-3220F912586A}" type="presOf" srcId="{F2A98FE0-3DBE-4DFE-9BF2-84BFCAB15AAA}" destId="{B0290E39-6026-4945-A6FF-033352CB2EAB}" srcOrd="0" destOrd="0" presId="urn:microsoft.com/office/officeart/2005/8/layout/lProcess2"/>
    <dgm:cxn modelId="{650A97CA-9DD6-4348-85A2-F87FD7D8C5BF}" type="presOf" srcId="{949BC22F-CBAE-41E4-BA65-29D65E729904}" destId="{95241DC0-1910-4077-83AA-CCDE4F1528D1}" srcOrd="0" destOrd="0" presId="urn:microsoft.com/office/officeart/2005/8/layout/lProcess2"/>
    <dgm:cxn modelId="{6C5CEBCA-032B-481E-AC65-E200ACD56A0C}" type="presOf" srcId="{1E9D83CE-F453-4CDF-8988-F0FAEE15E563}" destId="{CC4D339D-0F90-43D8-B593-24F030CAE0A7}" srcOrd="0" destOrd="0" presId="urn:microsoft.com/office/officeart/2005/8/layout/lProcess2"/>
    <dgm:cxn modelId="{68BF20CC-30A3-49A0-8B3B-5AB27091A834}" srcId="{6F9E83A3-56A3-4207-8E5D-CE23F7C75C93}" destId="{F2A98FE0-3DBE-4DFE-9BF2-84BFCAB15AAA}" srcOrd="0" destOrd="0" parTransId="{DFAF0F60-8FE0-4219-9CA2-5783A21D44DD}" sibTransId="{526C777D-E04A-4C06-BF88-D1F2FD6EE679}"/>
    <dgm:cxn modelId="{838D21CF-9903-4FC1-A80F-3D2B092BD164}" type="presOf" srcId="{DE379333-DC96-4C3B-9A1E-5450F8611222}" destId="{33017F16-7063-474C-8FFF-4F778EB6C656}" srcOrd="0" destOrd="0" presId="urn:microsoft.com/office/officeart/2005/8/layout/lProcess2"/>
    <dgm:cxn modelId="{DB15E6E7-C6E8-43A6-B6D9-436FD56940E2}" srcId="{9B34A152-CFB4-4569-8DAC-4ED6983F0A79}" destId="{1E9D83CE-F453-4CDF-8988-F0FAEE15E563}" srcOrd="1" destOrd="0" parTransId="{26A152B2-CF8A-468B-A1FE-DCC1D418EA94}" sibTransId="{DBB4BCDD-4B94-41C2-B870-4FAA7EDD373B}"/>
    <dgm:cxn modelId="{28D322EA-DD3E-437E-ACCD-0E51A068AFF1}" srcId="{F3489F59-A556-46A9-A00F-39B8D05EF200}" destId="{C5D9575E-FB7E-484E-A6D9-5A2DADDC3222}" srcOrd="2" destOrd="0" parTransId="{9C086153-72F0-4A65-8573-0E486E679D49}" sibTransId="{5C51AB74-234A-47C8-A840-0FE5D30FE0E1}"/>
    <dgm:cxn modelId="{184AEFF8-F9F3-4C27-81CC-32D523FAFF74}" type="presOf" srcId="{F8373912-43B4-4A62-93B9-C04165520339}" destId="{F9E85BA4-6FEC-47FA-AAA9-B39FAD192C4F}" srcOrd="0" destOrd="0" presId="urn:microsoft.com/office/officeart/2005/8/layout/lProcess2"/>
    <dgm:cxn modelId="{868E3BF9-1A0B-4805-AC3C-07C36DE6E768}" srcId="{F3489F59-A556-46A9-A00F-39B8D05EF200}" destId="{6401821F-967A-4179-975A-F59E5832E2AA}" srcOrd="0" destOrd="0" parTransId="{01A27BC7-13E7-479E-A311-BC5B64D38DA7}" sibTransId="{D79A9C30-330C-4DEC-AB16-4DE94C6DE1CA}"/>
    <dgm:cxn modelId="{83D8A4FB-BDF3-4AF9-9509-0B46A9233A88}" type="presOf" srcId="{C5D9575E-FB7E-484E-A6D9-5A2DADDC3222}" destId="{4EEB63B9-6DAC-4279-AEFD-B75D3A8295A8}" srcOrd="0" destOrd="0" presId="urn:microsoft.com/office/officeart/2005/8/layout/lProcess2"/>
    <dgm:cxn modelId="{BDA2473B-538D-4041-8E1C-59038675C4D3}" type="presParOf" srcId="{F9E85BA4-6FEC-47FA-AAA9-B39FAD192C4F}" destId="{F791BE3A-F9F6-499D-AD1A-CA126AC64EE8}" srcOrd="0" destOrd="0" presId="urn:microsoft.com/office/officeart/2005/8/layout/lProcess2"/>
    <dgm:cxn modelId="{963D76BC-BD5E-4D2C-91D9-2214A873A4AC}" type="presParOf" srcId="{F791BE3A-F9F6-499D-AD1A-CA126AC64EE8}" destId="{E675744A-0C81-4287-A840-404D616B57D4}" srcOrd="0" destOrd="0" presId="urn:microsoft.com/office/officeart/2005/8/layout/lProcess2"/>
    <dgm:cxn modelId="{2CB2E99E-4691-460E-B15B-B6E49296651F}" type="presParOf" srcId="{F791BE3A-F9F6-499D-AD1A-CA126AC64EE8}" destId="{782E7622-1920-41F9-A499-EF0C1AEAD413}" srcOrd="1" destOrd="0" presId="urn:microsoft.com/office/officeart/2005/8/layout/lProcess2"/>
    <dgm:cxn modelId="{64837BAD-C2A5-433A-AC29-882E07ABDE56}" type="presParOf" srcId="{F791BE3A-F9F6-499D-AD1A-CA126AC64EE8}" destId="{ADBD24CB-A49C-4A37-AEDF-EFFCADF62080}" srcOrd="2" destOrd="0" presId="urn:microsoft.com/office/officeart/2005/8/layout/lProcess2"/>
    <dgm:cxn modelId="{00B405B3-2CCD-435E-B213-242BB913CC40}" type="presParOf" srcId="{ADBD24CB-A49C-4A37-AEDF-EFFCADF62080}" destId="{CAE849AA-ADC6-482C-A56B-87AB849EB13F}" srcOrd="0" destOrd="0" presId="urn:microsoft.com/office/officeart/2005/8/layout/lProcess2"/>
    <dgm:cxn modelId="{58C07F20-DD78-49F5-B4E3-738166AC57CB}" type="presParOf" srcId="{CAE849AA-ADC6-482C-A56B-87AB849EB13F}" destId="{B0290E39-6026-4945-A6FF-033352CB2EAB}" srcOrd="0" destOrd="0" presId="urn:microsoft.com/office/officeart/2005/8/layout/lProcess2"/>
    <dgm:cxn modelId="{8525B8C4-7C1E-4602-B378-97D85B8AB0DD}" type="presParOf" srcId="{CAE849AA-ADC6-482C-A56B-87AB849EB13F}" destId="{7F50B482-5400-4685-BA3D-2F9EB38E3668}" srcOrd="1" destOrd="0" presId="urn:microsoft.com/office/officeart/2005/8/layout/lProcess2"/>
    <dgm:cxn modelId="{AC856F15-EF3C-465D-99EB-1A3418874F72}" type="presParOf" srcId="{CAE849AA-ADC6-482C-A56B-87AB849EB13F}" destId="{33017F16-7063-474C-8FFF-4F778EB6C656}" srcOrd="2" destOrd="0" presId="urn:microsoft.com/office/officeart/2005/8/layout/lProcess2"/>
    <dgm:cxn modelId="{D19A7F24-9E01-42F8-A25D-73B11C23C98F}" type="presParOf" srcId="{CAE849AA-ADC6-482C-A56B-87AB849EB13F}" destId="{F365C1AA-3F28-41DA-85CE-866E14F77DFD}" srcOrd="3" destOrd="0" presId="urn:microsoft.com/office/officeart/2005/8/layout/lProcess2"/>
    <dgm:cxn modelId="{5B4F4CCB-247D-4549-968E-ECAC127B117C}" type="presParOf" srcId="{CAE849AA-ADC6-482C-A56B-87AB849EB13F}" destId="{95241DC0-1910-4077-83AA-CCDE4F1528D1}" srcOrd="4" destOrd="0" presId="urn:microsoft.com/office/officeart/2005/8/layout/lProcess2"/>
    <dgm:cxn modelId="{16526D5C-AEB2-4E0E-9425-21B612814818}" type="presParOf" srcId="{F9E85BA4-6FEC-47FA-AAA9-B39FAD192C4F}" destId="{7CC92D77-5E75-43F8-B963-ACCE46BA63B6}" srcOrd="1" destOrd="0" presId="urn:microsoft.com/office/officeart/2005/8/layout/lProcess2"/>
    <dgm:cxn modelId="{B2142CEA-1764-43B2-9D8E-A01DC7140515}" type="presParOf" srcId="{F9E85BA4-6FEC-47FA-AAA9-B39FAD192C4F}" destId="{6E4F28C0-98CC-48D2-BCB0-665AE448231F}" srcOrd="2" destOrd="0" presId="urn:microsoft.com/office/officeart/2005/8/layout/lProcess2"/>
    <dgm:cxn modelId="{C5549321-98E3-4981-A482-6173AC9415EB}" type="presParOf" srcId="{6E4F28C0-98CC-48D2-BCB0-665AE448231F}" destId="{8C235385-B609-4117-978D-1CF099D386C5}" srcOrd="0" destOrd="0" presId="urn:microsoft.com/office/officeart/2005/8/layout/lProcess2"/>
    <dgm:cxn modelId="{28123E73-6CD1-4B05-A052-E494D95AAC03}" type="presParOf" srcId="{6E4F28C0-98CC-48D2-BCB0-665AE448231F}" destId="{89754176-BCFC-4331-99B2-80FA6638DEC9}" srcOrd="1" destOrd="0" presId="urn:microsoft.com/office/officeart/2005/8/layout/lProcess2"/>
    <dgm:cxn modelId="{928AB9D2-F703-4544-823F-CA27972C02B3}" type="presParOf" srcId="{6E4F28C0-98CC-48D2-BCB0-665AE448231F}" destId="{0CC69AF2-C0AD-456F-98E1-68E3AC54E350}" srcOrd="2" destOrd="0" presId="urn:microsoft.com/office/officeart/2005/8/layout/lProcess2"/>
    <dgm:cxn modelId="{FCCF226F-C738-4057-AED1-D4112C1CE96C}" type="presParOf" srcId="{0CC69AF2-C0AD-456F-98E1-68E3AC54E350}" destId="{5D9CFD43-0F2F-4DBC-ADCE-3B7B92E0FAB9}" srcOrd="0" destOrd="0" presId="urn:microsoft.com/office/officeart/2005/8/layout/lProcess2"/>
    <dgm:cxn modelId="{09E87786-B681-4720-999A-8FBDF529DFCB}" type="presParOf" srcId="{5D9CFD43-0F2F-4DBC-ADCE-3B7B92E0FAB9}" destId="{3E68FC7F-1E8D-4F70-AEA4-73B2E1D128A9}" srcOrd="0" destOrd="0" presId="urn:microsoft.com/office/officeart/2005/8/layout/lProcess2"/>
    <dgm:cxn modelId="{232E92A6-8E58-44D9-B752-B6F7C1344611}" type="presParOf" srcId="{5D9CFD43-0F2F-4DBC-ADCE-3B7B92E0FAB9}" destId="{D6AFBB5F-7470-43B2-89B8-0E9450D09BCA}" srcOrd="1" destOrd="0" presId="urn:microsoft.com/office/officeart/2005/8/layout/lProcess2"/>
    <dgm:cxn modelId="{BA522266-01E6-4189-A09D-40C04B57A9BE}" type="presParOf" srcId="{5D9CFD43-0F2F-4DBC-ADCE-3B7B92E0FAB9}" destId="{CC4D339D-0F90-43D8-B593-24F030CAE0A7}" srcOrd="2" destOrd="0" presId="urn:microsoft.com/office/officeart/2005/8/layout/lProcess2"/>
    <dgm:cxn modelId="{A6F8D357-0761-44EB-9DB5-6BAE6ABFFC15}" type="presParOf" srcId="{5D9CFD43-0F2F-4DBC-ADCE-3B7B92E0FAB9}" destId="{7A0E63E7-8CE6-4A8C-BB60-5B19C5C6BDBF}" srcOrd="3" destOrd="0" presId="urn:microsoft.com/office/officeart/2005/8/layout/lProcess2"/>
    <dgm:cxn modelId="{7CBD1D91-F708-4E13-8BF3-7F7067AE3F51}" type="presParOf" srcId="{5D9CFD43-0F2F-4DBC-ADCE-3B7B92E0FAB9}" destId="{D5D9277A-77B9-4AF2-A885-C1ECC3154B8E}" srcOrd="4" destOrd="0" presId="urn:microsoft.com/office/officeart/2005/8/layout/lProcess2"/>
    <dgm:cxn modelId="{C924FDBF-FC54-4C74-8808-27CE879FA11F}" type="presParOf" srcId="{F9E85BA4-6FEC-47FA-AAA9-B39FAD192C4F}" destId="{4003E45C-9CAC-4A69-AF86-93B42A625750}" srcOrd="3" destOrd="0" presId="urn:microsoft.com/office/officeart/2005/8/layout/lProcess2"/>
    <dgm:cxn modelId="{C06A7C2F-859F-4C38-967D-F87DC7909B81}" type="presParOf" srcId="{F9E85BA4-6FEC-47FA-AAA9-B39FAD192C4F}" destId="{F137F1C0-846F-435B-822F-28027B87E4F5}" srcOrd="4" destOrd="0" presId="urn:microsoft.com/office/officeart/2005/8/layout/lProcess2"/>
    <dgm:cxn modelId="{2ADEF1CA-F9C8-470D-89A8-9477CCC68524}" type="presParOf" srcId="{F137F1C0-846F-435B-822F-28027B87E4F5}" destId="{9E96ED87-285E-4BEF-820C-9E5E4C810734}" srcOrd="0" destOrd="0" presId="urn:microsoft.com/office/officeart/2005/8/layout/lProcess2"/>
    <dgm:cxn modelId="{31450D00-9F69-469B-BA01-D18FA5000206}" type="presParOf" srcId="{F137F1C0-846F-435B-822F-28027B87E4F5}" destId="{B02C5F3A-64B9-4534-879F-D64DE77C5E1B}" srcOrd="1" destOrd="0" presId="urn:microsoft.com/office/officeart/2005/8/layout/lProcess2"/>
    <dgm:cxn modelId="{FAB04168-C053-4E1B-99BB-7801A3FE9928}" type="presParOf" srcId="{F137F1C0-846F-435B-822F-28027B87E4F5}" destId="{CC05E6E0-62A8-4E8D-B0A2-E4347419A977}" srcOrd="2" destOrd="0" presId="urn:microsoft.com/office/officeart/2005/8/layout/lProcess2"/>
    <dgm:cxn modelId="{0DA6AC54-5BB0-4971-B13B-501182AA9509}" type="presParOf" srcId="{CC05E6E0-62A8-4E8D-B0A2-E4347419A977}" destId="{95B852D8-34C4-4C43-BBA3-0112C194D6E4}" srcOrd="0" destOrd="0" presId="urn:microsoft.com/office/officeart/2005/8/layout/lProcess2"/>
    <dgm:cxn modelId="{48D7C461-B2C0-48C6-8501-B1E4C2652F21}" type="presParOf" srcId="{95B852D8-34C4-4C43-BBA3-0112C194D6E4}" destId="{355FCB50-AD28-4C22-809C-3DDB0DA0A0B2}" srcOrd="0" destOrd="0" presId="urn:microsoft.com/office/officeart/2005/8/layout/lProcess2"/>
    <dgm:cxn modelId="{515E09CD-FC99-41BD-BC26-8B0B68C83A6B}" type="presParOf" srcId="{95B852D8-34C4-4C43-BBA3-0112C194D6E4}" destId="{13B269FD-83D4-4130-B924-902B5DC5C210}" srcOrd="1" destOrd="0" presId="urn:microsoft.com/office/officeart/2005/8/layout/lProcess2"/>
    <dgm:cxn modelId="{9A3B5531-5665-4B4D-B000-C5F385E4550A}" type="presParOf" srcId="{95B852D8-34C4-4C43-BBA3-0112C194D6E4}" destId="{C0434C64-9DC2-4047-8B61-A8BD69AB5FEE}" srcOrd="2" destOrd="0" presId="urn:microsoft.com/office/officeart/2005/8/layout/lProcess2"/>
    <dgm:cxn modelId="{DAC846B7-E915-4A9D-8C99-291DD0CD0756}" type="presParOf" srcId="{95B852D8-34C4-4C43-BBA3-0112C194D6E4}" destId="{F8D31CB8-1847-4CA7-82F3-DEF2F224DE97}" srcOrd="3" destOrd="0" presId="urn:microsoft.com/office/officeart/2005/8/layout/lProcess2"/>
    <dgm:cxn modelId="{EAED535A-921D-4662-8AED-2D61A9F1A5D2}" type="presParOf" srcId="{95B852D8-34C4-4C43-BBA3-0112C194D6E4}" destId="{4EEB63B9-6DAC-4279-AEFD-B75D3A8295A8}" srcOrd="4" destOrd="0" presId="urn:microsoft.com/office/officeart/2005/8/layout/lProcess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6EDD822-DE42-478B-8320-E0F0D0A734E6}"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NL"/>
        </a:p>
      </dgm:t>
    </dgm:pt>
    <dgm:pt modelId="{C84A0AF4-D131-43F5-98E7-9C54E9C572B1}">
      <dgm:prSet phldrT="[Text]"/>
      <dgm:spPr/>
      <dgm:t>
        <a:bodyPr/>
        <a:lstStyle/>
        <a:p>
          <a:r>
            <a:rPr lang="en-US"/>
            <a:t>KPI</a:t>
          </a:r>
          <a:endParaRPr lang="en-NL"/>
        </a:p>
      </dgm:t>
    </dgm:pt>
    <dgm:pt modelId="{651C4CFA-DDEA-4083-9433-D85BDB97B1BD}" type="parTrans" cxnId="{4C30C28B-A765-426E-83DD-40CB8BD4808F}">
      <dgm:prSet/>
      <dgm:spPr/>
      <dgm:t>
        <a:bodyPr/>
        <a:lstStyle/>
        <a:p>
          <a:endParaRPr lang="en-NL"/>
        </a:p>
      </dgm:t>
    </dgm:pt>
    <dgm:pt modelId="{37B0AC9B-6587-4F43-9F53-2CB8C5A17E10}" type="sibTrans" cxnId="{4C30C28B-A765-426E-83DD-40CB8BD4808F}">
      <dgm:prSet/>
      <dgm:spPr/>
      <dgm:t>
        <a:bodyPr/>
        <a:lstStyle/>
        <a:p>
          <a:endParaRPr lang="en-NL"/>
        </a:p>
      </dgm:t>
    </dgm:pt>
    <dgm:pt modelId="{E105F107-F5DD-4F86-9754-101F02CF2E9B}">
      <dgm:prSet phldrT="[Text]" custT="1"/>
      <dgm:spPr/>
      <dgm:t>
        <a:bodyPr/>
        <a:lstStyle/>
        <a:p>
          <a:r>
            <a:rPr lang="en-US" sz="1200"/>
            <a:t># NGO's</a:t>
          </a:r>
          <a:endParaRPr lang="en-NL" sz="1200"/>
        </a:p>
      </dgm:t>
    </dgm:pt>
    <dgm:pt modelId="{982A6B17-85D1-4A5C-AD70-1C1E981DB215}" type="parTrans" cxnId="{7E72A628-796F-4DE8-9CD2-185E5A59E08A}">
      <dgm:prSet/>
      <dgm:spPr/>
      <dgm:t>
        <a:bodyPr/>
        <a:lstStyle/>
        <a:p>
          <a:endParaRPr lang="en-NL"/>
        </a:p>
      </dgm:t>
    </dgm:pt>
    <dgm:pt modelId="{FE04DA8E-A30A-4721-8E3F-7917F30A2FB5}" type="sibTrans" cxnId="{7E72A628-796F-4DE8-9CD2-185E5A59E08A}">
      <dgm:prSet/>
      <dgm:spPr/>
      <dgm:t>
        <a:bodyPr/>
        <a:lstStyle/>
        <a:p>
          <a:endParaRPr lang="en-NL"/>
        </a:p>
      </dgm:t>
    </dgm:pt>
    <dgm:pt modelId="{2727FE7E-F396-4F5A-94E1-BC37D0A82C6E}">
      <dgm:prSet phldrT="[Text]" custT="1"/>
      <dgm:spPr/>
      <dgm:t>
        <a:bodyPr/>
        <a:lstStyle/>
        <a:p>
          <a:r>
            <a:rPr lang="en-US" sz="1200"/>
            <a:t># Acedemia</a:t>
          </a:r>
          <a:endParaRPr lang="en-NL" sz="1200"/>
        </a:p>
      </dgm:t>
    </dgm:pt>
    <dgm:pt modelId="{7A332D12-6809-41F3-9B06-A0E92B2C0756}" type="parTrans" cxnId="{53C46D3C-9BDA-4D12-ABB3-ADA47A61E46A}">
      <dgm:prSet/>
      <dgm:spPr/>
      <dgm:t>
        <a:bodyPr/>
        <a:lstStyle/>
        <a:p>
          <a:endParaRPr lang="en-NL"/>
        </a:p>
      </dgm:t>
    </dgm:pt>
    <dgm:pt modelId="{28E64637-EB8C-482D-AA0C-2A0E6A915E60}" type="sibTrans" cxnId="{53C46D3C-9BDA-4D12-ABB3-ADA47A61E46A}">
      <dgm:prSet/>
      <dgm:spPr/>
      <dgm:t>
        <a:bodyPr/>
        <a:lstStyle/>
        <a:p>
          <a:endParaRPr lang="en-NL"/>
        </a:p>
      </dgm:t>
    </dgm:pt>
    <dgm:pt modelId="{6BC994C2-55BC-482E-B9FB-B04AFA132FAF}">
      <dgm:prSet phldrT="[Text]"/>
      <dgm:spPr/>
      <dgm:t>
        <a:bodyPr/>
        <a:lstStyle/>
        <a:p>
          <a:r>
            <a:rPr lang="en-US"/>
            <a:t>KPI</a:t>
          </a:r>
          <a:endParaRPr lang="en-NL"/>
        </a:p>
      </dgm:t>
    </dgm:pt>
    <dgm:pt modelId="{DE587382-39AE-4F8B-9EBA-AAC34CBA7C62}" type="parTrans" cxnId="{CD3807EA-8750-4DED-9378-34AAD1345CA0}">
      <dgm:prSet/>
      <dgm:spPr/>
      <dgm:t>
        <a:bodyPr/>
        <a:lstStyle/>
        <a:p>
          <a:endParaRPr lang="en-NL"/>
        </a:p>
      </dgm:t>
    </dgm:pt>
    <dgm:pt modelId="{5184F5BA-256A-4069-81FC-CC03D0044C7B}" type="sibTrans" cxnId="{CD3807EA-8750-4DED-9378-34AAD1345CA0}">
      <dgm:prSet/>
      <dgm:spPr/>
      <dgm:t>
        <a:bodyPr/>
        <a:lstStyle/>
        <a:p>
          <a:endParaRPr lang="en-NL"/>
        </a:p>
      </dgm:t>
    </dgm:pt>
    <dgm:pt modelId="{0ECFB5D0-6472-44A1-B3E3-987FCEB3CF44}">
      <dgm:prSet phldrT="[Text]" custT="1"/>
      <dgm:spPr/>
      <dgm:t>
        <a:bodyPr/>
        <a:lstStyle/>
        <a:p>
          <a:r>
            <a:rPr lang="en-US" sz="1200"/>
            <a:t># $in Value added </a:t>
          </a:r>
          <a:endParaRPr lang="en-NL" sz="1200"/>
        </a:p>
      </dgm:t>
    </dgm:pt>
    <dgm:pt modelId="{0CC498B7-001A-4FE1-9886-78CDA47B03C1}" type="parTrans" cxnId="{1A425F91-09E7-463C-B961-C78327F1C568}">
      <dgm:prSet/>
      <dgm:spPr/>
      <dgm:t>
        <a:bodyPr/>
        <a:lstStyle/>
        <a:p>
          <a:endParaRPr lang="en-NL"/>
        </a:p>
      </dgm:t>
    </dgm:pt>
    <dgm:pt modelId="{BA2F8B7D-9319-4524-8D71-E81ABC4596B9}" type="sibTrans" cxnId="{1A425F91-09E7-463C-B961-C78327F1C568}">
      <dgm:prSet/>
      <dgm:spPr/>
      <dgm:t>
        <a:bodyPr/>
        <a:lstStyle/>
        <a:p>
          <a:endParaRPr lang="en-NL"/>
        </a:p>
      </dgm:t>
    </dgm:pt>
    <dgm:pt modelId="{DD630443-950A-4AC5-94D0-AF17D7D65722}">
      <dgm:prSet phldrT="[Text]" custT="1"/>
      <dgm:spPr/>
      <dgm:t>
        <a:bodyPr/>
        <a:lstStyle/>
        <a:p>
          <a:endParaRPr lang="en-NL" sz="1400"/>
        </a:p>
      </dgm:t>
    </dgm:pt>
    <dgm:pt modelId="{3A03B42E-342B-490B-B6D0-7C923F0F59C7}" type="parTrans" cxnId="{51836186-08F0-4A14-8148-6294C2E63B8A}">
      <dgm:prSet/>
      <dgm:spPr/>
      <dgm:t>
        <a:bodyPr/>
        <a:lstStyle/>
        <a:p>
          <a:endParaRPr lang="en-NL"/>
        </a:p>
      </dgm:t>
    </dgm:pt>
    <dgm:pt modelId="{D8CFB928-28C8-4491-BF97-0B77A9CD2CAF}" type="sibTrans" cxnId="{51836186-08F0-4A14-8148-6294C2E63B8A}">
      <dgm:prSet/>
      <dgm:spPr/>
      <dgm:t>
        <a:bodyPr/>
        <a:lstStyle/>
        <a:p>
          <a:endParaRPr lang="en-NL"/>
        </a:p>
      </dgm:t>
    </dgm:pt>
    <dgm:pt modelId="{6591F63E-8678-4786-84DF-EE53E7DE585B}">
      <dgm:prSet phldrT="[Text]"/>
      <dgm:spPr/>
      <dgm:t>
        <a:bodyPr/>
        <a:lstStyle/>
        <a:p>
          <a:r>
            <a:rPr lang="en-US"/>
            <a:t>KPI</a:t>
          </a:r>
          <a:endParaRPr lang="en-NL"/>
        </a:p>
      </dgm:t>
    </dgm:pt>
    <dgm:pt modelId="{64FCAEFC-7193-4096-8D39-4202FFD1D506}" type="parTrans" cxnId="{30FAF32E-C218-4AB1-8A0B-1171FC418769}">
      <dgm:prSet/>
      <dgm:spPr/>
      <dgm:t>
        <a:bodyPr/>
        <a:lstStyle/>
        <a:p>
          <a:endParaRPr lang="en-NL"/>
        </a:p>
      </dgm:t>
    </dgm:pt>
    <dgm:pt modelId="{0A25670D-4AFB-4801-AA51-12232FE4F04B}" type="sibTrans" cxnId="{30FAF32E-C218-4AB1-8A0B-1171FC418769}">
      <dgm:prSet/>
      <dgm:spPr/>
      <dgm:t>
        <a:bodyPr/>
        <a:lstStyle/>
        <a:p>
          <a:endParaRPr lang="en-NL"/>
        </a:p>
      </dgm:t>
    </dgm:pt>
    <dgm:pt modelId="{1A18BE98-A231-440F-9BDF-5D6CD9730FAE}">
      <dgm:prSet phldrT="[Text]" custT="1"/>
      <dgm:spPr/>
      <dgm:t>
        <a:bodyPr/>
        <a:lstStyle/>
        <a:p>
          <a:r>
            <a:rPr lang="en-US" sz="1200"/>
            <a:t># Interactive Simulations</a:t>
          </a:r>
          <a:endParaRPr lang="en-NL" sz="1200"/>
        </a:p>
      </dgm:t>
    </dgm:pt>
    <dgm:pt modelId="{537FA29E-B9C3-441D-AC0B-001656DEA769}" type="parTrans" cxnId="{0DE7282E-2097-498E-B02C-2047E3A93E01}">
      <dgm:prSet/>
      <dgm:spPr/>
      <dgm:t>
        <a:bodyPr/>
        <a:lstStyle/>
        <a:p>
          <a:endParaRPr lang="en-NL"/>
        </a:p>
      </dgm:t>
    </dgm:pt>
    <dgm:pt modelId="{B8B99F9A-0775-47BE-9591-73FA739B41A8}" type="sibTrans" cxnId="{0DE7282E-2097-498E-B02C-2047E3A93E01}">
      <dgm:prSet/>
      <dgm:spPr/>
      <dgm:t>
        <a:bodyPr/>
        <a:lstStyle/>
        <a:p>
          <a:endParaRPr lang="en-NL"/>
        </a:p>
      </dgm:t>
    </dgm:pt>
    <dgm:pt modelId="{DB07CF7A-2BC9-4856-BD58-0703D152A002}">
      <dgm:prSet phldrT="[Text]" custT="1"/>
      <dgm:spPr/>
      <dgm:t>
        <a:bodyPr/>
        <a:lstStyle/>
        <a:p>
          <a:r>
            <a:rPr lang="en-US" sz="1200"/>
            <a:t># Certifications</a:t>
          </a:r>
          <a:endParaRPr lang="en-NL" sz="1200"/>
        </a:p>
      </dgm:t>
    </dgm:pt>
    <dgm:pt modelId="{81A7B79A-382A-458A-92A8-1D31D8FD1E19}" type="parTrans" cxnId="{99626304-38BD-4554-95C3-3332161FCBFF}">
      <dgm:prSet/>
      <dgm:spPr/>
      <dgm:t>
        <a:bodyPr/>
        <a:lstStyle/>
        <a:p>
          <a:endParaRPr lang="en-NL"/>
        </a:p>
      </dgm:t>
    </dgm:pt>
    <dgm:pt modelId="{21C301A1-EF59-42CD-B33B-6B2C1F006BDB}" type="sibTrans" cxnId="{99626304-38BD-4554-95C3-3332161FCBFF}">
      <dgm:prSet/>
      <dgm:spPr/>
      <dgm:t>
        <a:bodyPr/>
        <a:lstStyle/>
        <a:p>
          <a:endParaRPr lang="en-NL"/>
        </a:p>
      </dgm:t>
    </dgm:pt>
    <dgm:pt modelId="{7A4B44FE-F2FD-4407-B0F8-4F66069E21D7}">
      <dgm:prSet phldrT="[Text]" custT="1"/>
      <dgm:spPr/>
      <dgm:t>
        <a:bodyPr/>
        <a:lstStyle/>
        <a:p>
          <a:r>
            <a:rPr lang="en-US" sz="1200"/>
            <a:t># Projects</a:t>
          </a:r>
          <a:endParaRPr lang="en-NL" sz="1200"/>
        </a:p>
      </dgm:t>
    </dgm:pt>
    <dgm:pt modelId="{CA0E5E58-B573-4B52-8B6A-8A76E202A8BF}" type="parTrans" cxnId="{79F67F1B-D25F-4C64-9F69-6C8A28E2C5D8}">
      <dgm:prSet/>
      <dgm:spPr/>
      <dgm:t>
        <a:bodyPr/>
        <a:lstStyle/>
        <a:p>
          <a:endParaRPr lang="en-NL"/>
        </a:p>
      </dgm:t>
    </dgm:pt>
    <dgm:pt modelId="{37DD16F1-44CD-4159-8C70-FA701A46C0C4}" type="sibTrans" cxnId="{79F67F1B-D25F-4C64-9F69-6C8A28E2C5D8}">
      <dgm:prSet/>
      <dgm:spPr/>
      <dgm:t>
        <a:bodyPr/>
        <a:lstStyle/>
        <a:p>
          <a:endParaRPr lang="en-NL"/>
        </a:p>
      </dgm:t>
    </dgm:pt>
    <dgm:pt modelId="{3113763E-C03B-474E-9A8F-36B394ECB646}">
      <dgm:prSet phldrT="[Text]" custT="1"/>
      <dgm:spPr/>
      <dgm:t>
        <a:bodyPr/>
        <a:lstStyle/>
        <a:p>
          <a:r>
            <a:rPr lang="en-US" sz="1200"/>
            <a:t># commits</a:t>
          </a:r>
          <a:endParaRPr lang="en-NL" sz="1200"/>
        </a:p>
      </dgm:t>
    </dgm:pt>
    <dgm:pt modelId="{B6DB6F85-A34F-422C-9CA6-8E8CBFE6A9D5}" type="parTrans" cxnId="{CF33BA95-2719-40E6-8F3B-9A83887894E2}">
      <dgm:prSet/>
      <dgm:spPr/>
      <dgm:t>
        <a:bodyPr/>
        <a:lstStyle/>
        <a:p>
          <a:endParaRPr lang="en-NL"/>
        </a:p>
      </dgm:t>
    </dgm:pt>
    <dgm:pt modelId="{808983C7-998B-488C-B9AC-D5D8CB656E9B}" type="sibTrans" cxnId="{CF33BA95-2719-40E6-8F3B-9A83887894E2}">
      <dgm:prSet/>
      <dgm:spPr/>
      <dgm:t>
        <a:bodyPr/>
        <a:lstStyle/>
        <a:p>
          <a:endParaRPr lang="en-NL"/>
        </a:p>
      </dgm:t>
    </dgm:pt>
    <dgm:pt modelId="{8CB4CE5D-1379-4290-B5AF-E08216188B66}">
      <dgm:prSet phldrT="[Text]" custT="1"/>
      <dgm:spPr/>
      <dgm:t>
        <a:bodyPr/>
        <a:lstStyle/>
        <a:p>
          <a:r>
            <a:rPr lang="en-US" sz="1200"/>
            <a:t># Industries</a:t>
          </a:r>
          <a:endParaRPr lang="en-NL" sz="1200"/>
        </a:p>
      </dgm:t>
    </dgm:pt>
    <dgm:pt modelId="{DC51B44E-6CDC-4AAF-B8AD-AB13FF615939}" type="parTrans" cxnId="{AEEB8FD7-A2C4-4A5F-8543-35D9F9D4C9E7}">
      <dgm:prSet/>
      <dgm:spPr/>
      <dgm:t>
        <a:bodyPr/>
        <a:lstStyle/>
        <a:p>
          <a:endParaRPr lang="en-NL"/>
        </a:p>
      </dgm:t>
    </dgm:pt>
    <dgm:pt modelId="{84B71555-70B5-4B55-A042-C9F18CEC290E}" type="sibTrans" cxnId="{AEEB8FD7-A2C4-4A5F-8543-35D9F9D4C9E7}">
      <dgm:prSet/>
      <dgm:spPr/>
      <dgm:t>
        <a:bodyPr/>
        <a:lstStyle/>
        <a:p>
          <a:endParaRPr lang="en-NL"/>
        </a:p>
      </dgm:t>
    </dgm:pt>
    <dgm:pt modelId="{45A56659-C547-4655-B696-FDF6BFC00CA1}">
      <dgm:prSet phldrT="[Text]" custT="1"/>
      <dgm:spPr/>
      <dgm:t>
        <a:bodyPr/>
        <a:lstStyle/>
        <a:p>
          <a:r>
            <a:rPr lang="en-US" sz="1200"/>
            <a:t># Governments</a:t>
          </a:r>
          <a:endParaRPr lang="en-NL" sz="1200"/>
        </a:p>
      </dgm:t>
    </dgm:pt>
    <dgm:pt modelId="{B3C8AFF5-AD70-4095-B3A0-92D83714573F}" type="parTrans" cxnId="{B2F59486-2C16-429C-872F-0A23974C7C3A}">
      <dgm:prSet/>
      <dgm:spPr/>
      <dgm:t>
        <a:bodyPr/>
        <a:lstStyle/>
        <a:p>
          <a:endParaRPr lang="en-NL"/>
        </a:p>
      </dgm:t>
    </dgm:pt>
    <dgm:pt modelId="{5D1DA135-5012-47CF-BEFE-25D1B4AEF5A7}" type="sibTrans" cxnId="{B2F59486-2C16-429C-872F-0A23974C7C3A}">
      <dgm:prSet/>
      <dgm:spPr/>
      <dgm:t>
        <a:bodyPr/>
        <a:lstStyle/>
        <a:p>
          <a:endParaRPr lang="en-NL"/>
        </a:p>
      </dgm:t>
    </dgm:pt>
    <dgm:pt modelId="{E340CA0D-DC3A-4E99-9B58-65DD7FA3BCF7}">
      <dgm:prSet phldrT="[Text]" custT="1"/>
      <dgm:spPr/>
      <dgm:t>
        <a:bodyPr/>
        <a:lstStyle/>
        <a:p>
          <a:endParaRPr lang="en-NL" sz="1600"/>
        </a:p>
      </dgm:t>
    </dgm:pt>
    <dgm:pt modelId="{4110C958-BB0C-4FE6-AE2C-F2DC72A26E37}" type="parTrans" cxnId="{6335B98A-8A74-4BAC-94A5-72D48DD7635E}">
      <dgm:prSet/>
      <dgm:spPr/>
      <dgm:t>
        <a:bodyPr/>
        <a:lstStyle/>
        <a:p>
          <a:endParaRPr lang="en-NL"/>
        </a:p>
      </dgm:t>
    </dgm:pt>
    <dgm:pt modelId="{2B1A7926-4F18-47DA-B7D3-B3FE4DF0C758}" type="sibTrans" cxnId="{6335B98A-8A74-4BAC-94A5-72D48DD7635E}">
      <dgm:prSet/>
      <dgm:spPr/>
      <dgm:t>
        <a:bodyPr/>
        <a:lstStyle/>
        <a:p>
          <a:endParaRPr lang="en-NL"/>
        </a:p>
      </dgm:t>
    </dgm:pt>
    <dgm:pt modelId="{FB2E2BE2-B881-48CF-AA4E-F0E368010DB4}">
      <dgm:prSet phldrT="[Text]" custT="1"/>
      <dgm:spPr/>
      <dgm:t>
        <a:bodyPr/>
        <a:lstStyle/>
        <a:p>
          <a:r>
            <a:rPr lang="en-US" sz="1200"/>
            <a:t># Research Performed</a:t>
          </a:r>
          <a:endParaRPr lang="en-NL" sz="1200"/>
        </a:p>
      </dgm:t>
    </dgm:pt>
    <dgm:pt modelId="{5AF4C21A-3B1D-4F59-853D-970B7925A85C}" type="parTrans" cxnId="{532E094A-F6D3-4F61-B0E7-93D92C78C806}">
      <dgm:prSet/>
      <dgm:spPr/>
      <dgm:t>
        <a:bodyPr/>
        <a:lstStyle/>
        <a:p>
          <a:endParaRPr lang="en-NL"/>
        </a:p>
      </dgm:t>
    </dgm:pt>
    <dgm:pt modelId="{04AFC30A-CB6F-4E06-9BF7-045E7F89A663}" type="sibTrans" cxnId="{532E094A-F6D3-4F61-B0E7-93D92C78C806}">
      <dgm:prSet/>
      <dgm:spPr/>
      <dgm:t>
        <a:bodyPr/>
        <a:lstStyle/>
        <a:p>
          <a:endParaRPr lang="en-NL"/>
        </a:p>
      </dgm:t>
    </dgm:pt>
    <dgm:pt modelId="{59A4F627-D069-4B8E-A6F8-685547F5CC63}">
      <dgm:prSet phldrT="[Text]" custT="1"/>
      <dgm:spPr/>
      <dgm:t>
        <a:bodyPr/>
        <a:lstStyle/>
        <a:p>
          <a:r>
            <a:rPr lang="en-US" sz="1200"/>
            <a:t># Educational Material</a:t>
          </a:r>
          <a:endParaRPr lang="en-NL" sz="1200"/>
        </a:p>
      </dgm:t>
    </dgm:pt>
    <dgm:pt modelId="{A208A0A8-EFC0-4BBC-94A4-8978466BAD88}" type="parTrans" cxnId="{185ED5C9-C779-4572-8122-7C1E3474CE7D}">
      <dgm:prSet/>
      <dgm:spPr/>
      <dgm:t>
        <a:bodyPr/>
        <a:lstStyle/>
        <a:p>
          <a:endParaRPr lang="en-NL"/>
        </a:p>
      </dgm:t>
    </dgm:pt>
    <dgm:pt modelId="{32DDF5CA-5B9C-4942-A88C-7898586FBC61}" type="sibTrans" cxnId="{185ED5C9-C779-4572-8122-7C1E3474CE7D}">
      <dgm:prSet/>
      <dgm:spPr/>
      <dgm:t>
        <a:bodyPr/>
        <a:lstStyle/>
        <a:p>
          <a:endParaRPr lang="en-NL"/>
        </a:p>
      </dgm:t>
    </dgm:pt>
    <dgm:pt modelId="{603B06B0-9B17-4C94-9BE2-CFBC64B4E340}">
      <dgm:prSet phldrT="[Text]" custT="1"/>
      <dgm:spPr/>
      <dgm:t>
        <a:bodyPr/>
        <a:lstStyle/>
        <a:p>
          <a:r>
            <a:rPr lang="en-US" sz="1200"/>
            <a:t>Completion Rate</a:t>
          </a:r>
          <a:endParaRPr lang="en-NL" sz="1200"/>
        </a:p>
      </dgm:t>
    </dgm:pt>
    <dgm:pt modelId="{BA7C47C8-EADF-4229-B91F-210AD7F5AB3F}" type="parTrans" cxnId="{5E9CCEB8-A0B7-49A4-B7D2-14D768A6F93B}">
      <dgm:prSet/>
      <dgm:spPr/>
      <dgm:t>
        <a:bodyPr/>
        <a:lstStyle/>
        <a:p>
          <a:endParaRPr lang="en-NL"/>
        </a:p>
      </dgm:t>
    </dgm:pt>
    <dgm:pt modelId="{8573E251-477F-4EC5-AADC-F66C753D118B}" type="sibTrans" cxnId="{5E9CCEB8-A0B7-49A4-B7D2-14D768A6F93B}">
      <dgm:prSet/>
      <dgm:spPr/>
      <dgm:t>
        <a:bodyPr/>
        <a:lstStyle/>
        <a:p>
          <a:endParaRPr lang="en-NL"/>
        </a:p>
      </dgm:t>
    </dgm:pt>
    <dgm:pt modelId="{F5906FF4-09C4-479F-8AD2-C3B2ADB25531}">
      <dgm:prSet phldrT="[Text]" custT="1"/>
      <dgm:spPr/>
      <dgm:t>
        <a:bodyPr/>
        <a:lstStyle/>
        <a:p>
          <a:r>
            <a:rPr lang="en-US" sz="1200"/>
            <a:t>Feedback Score</a:t>
          </a:r>
          <a:endParaRPr lang="en-NL" sz="1200"/>
        </a:p>
      </dgm:t>
    </dgm:pt>
    <dgm:pt modelId="{D93F990C-756C-487C-B2EE-E90EED688519}" type="parTrans" cxnId="{31AAA5A7-7E55-4772-BE8B-3AE910082645}">
      <dgm:prSet/>
      <dgm:spPr/>
      <dgm:t>
        <a:bodyPr/>
        <a:lstStyle/>
        <a:p>
          <a:endParaRPr lang="en-NL"/>
        </a:p>
      </dgm:t>
    </dgm:pt>
    <dgm:pt modelId="{B82FA06E-44F2-42D6-A04C-1497CB038E44}" type="sibTrans" cxnId="{31AAA5A7-7E55-4772-BE8B-3AE910082645}">
      <dgm:prSet/>
      <dgm:spPr/>
      <dgm:t>
        <a:bodyPr/>
        <a:lstStyle/>
        <a:p>
          <a:endParaRPr lang="en-NL"/>
        </a:p>
      </dgm:t>
    </dgm:pt>
    <dgm:pt modelId="{3CB37C95-DBB3-49F0-BA4E-1D631482D893}">
      <dgm:prSet phldrT="[Text]" custT="1"/>
      <dgm:spPr/>
      <dgm:t>
        <a:bodyPr/>
        <a:lstStyle/>
        <a:p>
          <a:r>
            <a:rPr lang="en-US" sz="1200"/>
            <a:t># Webinars</a:t>
          </a:r>
          <a:endParaRPr lang="en-NL" sz="1200"/>
        </a:p>
      </dgm:t>
    </dgm:pt>
    <dgm:pt modelId="{B47BCF71-D3A1-4AE2-9A68-2129E994F238}" type="parTrans" cxnId="{5931FDBB-E11A-412F-9A62-DB257C4A4213}">
      <dgm:prSet/>
      <dgm:spPr/>
      <dgm:t>
        <a:bodyPr/>
        <a:lstStyle/>
        <a:p>
          <a:endParaRPr lang="en-NL"/>
        </a:p>
      </dgm:t>
    </dgm:pt>
    <dgm:pt modelId="{8EFCFC95-4299-40EB-B785-C310B18C0375}" type="sibTrans" cxnId="{5931FDBB-E11A-412F-9A62-DB257C4A4213}">
      <dgm:prSet/>
      <dgm:spPr/>
      <dgm:t>
        <a:bodyPr/>
        <a:lstStyle/>
        <a:p>
          <a:endParaRPr lang="en-NL"/>
        </a:p>
      </dgm:t>
    </dgm:pt>
    <dgm:pt modelId="{EB735EB1-602F-4450-8287-34F8E16E8209}">
      <dgm:prSet phldrT="[Text]" custT="1"/>
      <dgm:spPr/>
      <dgm:t>
        <a:bodyPr/>
        <a:lstStyle/>
        <a:p>
          <a:r>
            <a:rPr lang="en-US" sz="1200"/>
            <a:t>Feedback Score Projects</a:t>
          </a:r>
          <a:endParaRPr lang="en-NL" sz="1200"/>
        </a:p>
      </dgm:t>
    </dgm:pt>
    <dgm:pt modelId="{1264C115-FB55-4592-80C6-2A2162978299}" type="parTrans" cxnId="{8AA6FAF6-B60E-495D-8050-5383AD4E7FA2}">
      <dgm:prSet/>
      <dgm:spPr/>
      <dgm:t>
        <a:bodyPr/>
        <a:lstStyle/>
        <a:p>
          <a:endParaRPr lang="en-NL"/>
        </a:p>
      </dgm:t>
    </dgm:pt>
    <dgm:pt modelId="{4DEEAF56-667C-4C49-BDDE-5611FD2B9888}" type="sibTrans" cxnId="{8AA6FAF6-B60E-495D-8050-5383AD4E7FA2}">
      <dgm:prSet/>
      <dgm:spPr/>
      <dgm:t>
        <a:bodyPr/>
        <a:lstStyle/>
        <a:p>
          <a:endParaRPr lang="en-NL"/>
        </a:p>
      </dgm:t>
    </dgm:pt>
    <dgm:pt modelId="{D408E906-A809-473C-83EA-DF87035F2605}">
      <dgm:prSet phldrT="[Text]" custT="1"/>
      <dgm:spPr/>
      <dgm:t>
        <a:bodyPr/>
        <a:lstStyle/>
        <a:p>
          <a:r>
            <a:rPr lang="en-US" sz="1200"/>
            <a:t>Feedback Score Educational Mats</a:t>
          </a:r>
          <a:endParaRPr lang="en-NL" sz="1200"/>
        </a:p>
      </dgm:t>
    </dgm:pt>
    <dgm:pt modelId="{63818E4F-52DA-4E10-8607-9C85E8B8A172}" type="parTrans" cxnId="{0961CC38-3086-41E8-99B4-9F4C0A356F5F}">
      <dgm:prSet/>
      <dgm:spPr/>
      <dgm:t>
        <a:bodyPr/>
        <a:lstStyle/>
        <a:p>
          <a:endParaRPr lang="en-NL"/>
        </a:p>
      </dgm:t>
    </dgm:pt>
    <dgm:pt modelId="{46207559-3962-4C2D-87EC-AE68629B1A5F}" type="sibTrans" cxnId="{0961CC38-3086-41E8-99B4-9F4C0A356F5F}">
      <dgm:prSet/>
      <dgm:spPr/>
      <dgm:t>
        <a:bodyPr/>
        <a:lstStyle/>
        <a:p>
          <a:endParaRPr lang="en-NL"/>
        </a:p>
      </dgm:t>
    </dgm:pt>
    <dgm:pt modelId="{64C06B22-6D86-48A4-BCC1-1651C0DCE04F}" type="pres">
      <dgm:prSet presAssocID="{06EDD822-DE42-478B-8320-E0F0D0A734E6}" presName="Name0" presStyleCnt="0">
        <dgm:presLayoutVars>
          <dgm:dir/>
          <dgm:animLvl val="lvl"/>
          <dgm:resizeHandles val="exact"/>
        </dgm:presLayoutVars>
      </dgm:prSet>
      <dgm:spPr/>
    </dgm:pt>
    <dgm:pt modelId="{4593CD8F-C0E3-451B-9279-CC795F09BBF2}" type="pres">
      <dgm:prSet presAssocID="{C84A0AF4-D131-43F5-98E7-9C54E9C572B1}" presName="composite" presStyleCnt="0"/>
      <dgm:spPr/>
    </dgm:pt>
    <dgm:pt modelId="{E6D5A863-7358-4DAF-ADE8-B54E9C2EB13E}" type="pres">
      <dgm:prSet presAssocID="{C84A0AF4-D131-43F5-98E7-9C54E9C572B1}" presName="parTx" presStyleLbl="alignNode1" presStyleIdx="0" presStyleCnt="3">
        <dgm:presLayoutVars>
          <dgm:chMax val="0"/>
          <dgm:chPref val="0"/>
          <dgm:bulletEnabled val="1"/>
        </dgm:presLayoutVars>
      </dgm:prSet>
      <dgm:spPr/>
    </dgm:pt>
    <dgm:pt modelId="{4DF373A9-523B-4BA4-A99F-A37DC78B00B0}" type="pres">
      <dgm:prSet presAssocID="{C84A0AF4-D131-43F5-98E7-9C54E9C572B1}" presName="desTx" presStyleLbl="alignAccFollowNode1" presStyleIdx="0" presStyleCnt="3">
        <dgm:presLayoutVars>
          <dgm:bulletEnabled val="1"/>
        </dgm:presLayoutVars>
      </dgm:prSet>
      <dgm:spPr/>
    </dgm:pt>
    <dgm:pt modelId="{F2AB58DB-6C1D-45CD-8B10-92F7D40A58A8}" type="pres">
      <dgm:prSet presAssocID="{37B0AC9B-6587-4F43-9F53-2CB8C5A17E10}" presName="space" presStyleCnt="0"/>
      <dgm:spPr/>
    </dgm:pt>
    <dgm:pt modelId="{5B774060-482D-4EBB-AD01-CF5977DC05A8}" type="pres">
      <dgm:prSet presAssocID="{6BC994C2-55BC-482E-B9FB-B04AFA132FAF}" presName="composite" presStyleCnt="0"/>
      <dgm:spPr/>
    </dgm:pt>
    <dgm:pt modelId="{4AB07036-C372-4D3C-9996-3DB105ED118C}" type="pres">
      <dgm:prSet presAssocID="{6BC994C2-55BC-482E-B9FB-B04AFA132FAF}" presName="parTx" presStyleLbl="alignNode1" presStyleIdx="1" presStyleCnt="3">
        <dgm:presLayoutVars>
          <dgm:chMax val="0"/>
          <dgm:chPref val="0"/>
          <dgm:bulletEnabled val="1"/>
        </dgm:presLayoutVars>
      </dgm:prSet>
      <dgm:spPr/>
    </dgm:pt>
    <dgm:pt modelId="{59D0A798-0764-4017-9281-323F355E538A}" type="pres">
      <dgm:prSet presAssocID="{6BC994C2-55BC-482E-B9FB-B04AFA132FAF}" presName="desTx" presStyleLbl="alignAccFollowNode1" presStyleIdx="1" presStyleCnt="3">
        <dgm:presLayoutVars>
          <dgm:bulletEnabled val="1"/>
        </dgm:presLayoutVars>
      </dgm:prSet>
      <dgm:spPr/>
    </dgm:pt>
    <dgm:pt modelId="{3ABCE84B-A9A1-43A3-AFDC-7636C626E225}" type="pres">
      <dgm:prSet presAssocID="{5184F5BA-256A-4069-81FC-CC03D0044C7B}" presName="space" presStyleCnt="0"/>
      <dgm:spPr/>
    </dgm:pt>
    <dgm:pt modelId="{2B1D9DE6-A4A7-4BEB-88FA-0E1DA3472FBF}" type="pres">
      <dgm:prSet presAssocID="{6591F63E-8678-4786-84DF-EE53E7DE585B}" presName="composite" presStyleCnt="0"/>
      <dgm:spPr/>
    </dgm:pt>
    <dgm:pt modelId="{B1016FF1-E5ED-43A1-A57A-82AD2258B609}" type="pres">
      <dgm:prSet presAssocID="{6591F63E-8678-4786-84DF-EE53E7DE585B}" presName="parTx" presStyleLbl="alignNode1" presStyleIdx="2" presStyleCnt="3">
        <dgm:presLayoutVars>
          <dgm:chMax val="0"/>
          <dgm:chPref val="0"/>
          <dgm:bulletEnabled val="1"/>
        </dgm:presLayoutVars>
      </dgm:prSet>
      <dgm:spPr/>
    </dgm:pt>
    <dgm:pt modelId="{E69BF1CF-A421-450C-8C62-8CDA5DDB47A8}" type="pres">
      <dgm:prSet presAssocID="{6591F63E-8678-4786-84DF-EE53E7DE585B}" presName="desTx" presStyleLbl="alignAccFollowNode1" presStyleIdx="2" presStyleCnt="3">
        <dgm:presLayoutVars>
          <dgm:bulletEnabled val="1"/>
        </dgm:presLayoutVars>
      </dgm:prSet>
      <dgm:spPr/>
    </dgm:pt>
  </dgm:ptLst>
  <dgm:cxnLst>
    <dgm:cxn modelId="{99626304-38BD-4554-95C3-3332161FCBFF}" srcId="{6591F63E-8678-4786-84DF-EE53E7DE585B}" destId="{DB07CF7A-2BC9-4856-BD58-0703D152A002}" srcOrd="1" destOrd="0" parTransId="{81A7B79A-382A-458A-92A8-1D31D8FD1E19}" sibTransId="{21C301A1-EF59-42CD-B33B-6B2C1F006BDB}"/>
    <dgm:cxn modelId="{A8A88004-ECC1-4F5E-889F-9BF27505CA06}" type="presOf" srcId="{EB735EB1-602F-4450-8287-34F8E16E8209}" destId="{59D0A798-0764-4017-9281-323F355E538A}" srcOrd="0" destOrd="5" presId="urn:microsoft.com/office/officeart/2005/8/layout/hList1"/>
    <dgm:cxn modelId="{B55F9F0A-172A-4C52-AE3A-BC641D30FA0B}" type="presOf" srcId="{6591F63E-8678-4786-84DF-EE53E7DE585B}" destId="{B1016FF1-E5ED-43A1-A57A-82AD2258B609}" srcOrd="0" destOrd="0" presId="urn:microsoft.com/office/officeart/2005/8/layout/hList1"/>
    <dgm:cxn modelId="{37BC0F15-1C3E-4F51-9A2C-9FDF76258963}" type="presOf" srcId="{DB07CF7A-2BC9-4856-BD58-0703D152A002}" destId="{E69BF1CF-A421-450C-8C62-8CDA5DDB47A8}" srcOrd="0" destOrd="1" presId="urn:microsoft.com/office/officeart/2005/8/layout/hList1"/>
    <dgm:cxn modelId="{79F67F1B-D25F-4C64-9F69-6C8A28E2C5D8}" srcId="{6BC994C2-55BC-482E-B9FB-B04AFA132FAF}" destId="{7A4B44FE-F2FD-4407-B0F8-4F66069E21D7}" srcOrd="1" destOrd="0" parTransId="{CA0E5E58-B573-4B52-8B6A-8A76E202A8BF}" sibTransId="{37DD16F1-44CD-4159-8C70-FA701A46C0C4}"/>
    <dgm:cxn modelId="{7E72A628-796F-4DE8-9CD2-185E5A59E08A}" srcId="{C84A0AF4-D131-43F5-98E7-9C54E9C572B1}" destId="{E105F107-F5DD-4F86-9754-101F02CF2E9B}" srcOrd="0" destOrd="0" parTransId="{982A6B17-85D1-4A5C-AD70-1C1E981DB215}" sibTransId="{FE04DA8E-A30A-4721-8E3F-7917F30A2FB5}"/>
    <dgm:cxn modelId="{FB68242A-F365-4476-BE54-7E6A74A4967F}" type="presOf" srcId="{45A56659-C547-4655-B696-FDF6BFC00CA1}" destId="{4DF373A9-523B-4BA4-A99F-A37DC78B00B0}" srcOrd="0" destOrd="3" presId="urn:microsoft.com/office/officeart/2005/8/layout/hList1"/>
    <dgm:cxn modelId="{C9536D2B-5E8B-46A8-84D5-BEF74D3E53A1}" type="presOf" srcId="{603B06B0-9B17-4C94-9BE2-CFBC64B4E340}" destId="{59D0A798-0764-4017-9281-323F355E538A}" srcOrd="0" destOrd="4" presId="urn:microsoft.com/office/officeart/2005/8/layout/hList1"/>
    <dgm:cxn modelId="{CC2E952C-9C3E-4525-9534-32AB7161B166}" type="presOf" srcId="{FB2E2BE2-B881-48CF-AA4E-F0E368010DB4}" destId="{E69BF1CF-A421-450C-8C62-8CDA5DDB47A8}" srcOrd="0" destOrd="2" presId="urn:microsoft.com/office/officeart/2005/8/layout/hList1"/>
    <dgm:cxn modelId="{0DE7282E-2097-498E-B02C-2047E3A93E01}" srcId="{6591F63E-8678-4786-84DF-EE53E7DE585B}" destId="{1A18BE98-A231-440F-9BDF-5D6CD9730FAE}" srcOrd="0" destOrd="0" parTransId="{537FA29E-B9C3-441D-AC0B-001656DEA769}" sibTransId="{B8B99F9A-0775-47BE-9591-73FA739B41A8}"/>
    <dgm:cxn modelId="{30FAF32E-C218-4AB1-8A0B-1171FC418769}" srcId="{06EDD822-DE42-478B-8320-E0F0D0A734E6}" destId="{6591F63E-8678-4786-84DF-EE53E7DE585B}" srcOrd="2" destOrd="0" parTransId="{64FCAEFC-7193-4096-8D39-4202FFD1D506}" sibTransId="{0A25670D-4AFB-4801-AA51-12232FE4F04B}"/>
    <dgm:cxn modelId="{0961CC38-3086-41E8-99B4-9F4C0A356F5F}" srcId="{6BC994C2-55BC-482E-B9FB-B04AFA132FAF}" destId="{D408E906-A809-473C-83EA-DF87035F2605}" srcOrd="6" destOrd="0" parTransId="{63818E4F-52DA-4E10-8607-9C85E8B8A172}" sibTransId="{46207559-3962-4C2D-87EC-AE68629B1A5F}"/>
    <dgm:cxn modelId="{272BE338-AFF6-4E7E-836B-668FA4CD4AB2}" type="presOf" srcId="{3CB37C95-DBB3-49F0-BA4E-1D631482D893}" destId="{4DF373A9-523B-4BA4-A99F-A37DC78B00B0}" srcOrd="0" destOrd="4" presId="urn:microsoft.com/office/officeart/2005/8/layout/hList1"/>
    <dgm:cxn modelId="{27D87439-8681-4178-A133-F802420E5A37}" type="presOf" srcId="{3113763E-C03B-474E-9A8F-36B394ECB646}" destId="{59D0A798-0764-4017-9281-323F355E538A}" srcOrd="0" destOrd="2" presId="urn:microsoft.com/office/officeart/2005/8/layout/hList1"/>
    <dgm:cxn modelId="{E8C6D43A-7CA6-44AB-8CDB-E0E6F807E28D}" type="presOf" srcId="{E105F107-F5DD-4F86-9754-101F02CF2E9B}" destId="{4DF373A9-523B-4BA4-A99F-A37DC78B00B0}" srcOrd="0" destOrd="0" presId="urn:microsoft.com/office/officeart/2005/8/layout/hList1"/>
    <dgm:cxn modelId="{53C46D3C-9BDA-4D12-ABB3-ADA47A61E46A}" srcId="{C84A0AF4-D131-43F5-98E7-9C54E9C572B1}" destId="{2727FE7E-F396-4F5A-94E1-BC37D0A82C6E}" srcOrd="1" destOrd="0" parTransId="{7A332D12-6809-41F3-9B06-A0E92B2C0756}" sibTransId="{28E64637-EB8C-482D-AA0C-2A0E6A915E60}"/>
    <dgm:cxn modelId="{6AB98A44-ACD0-4E39-AAC0-80D726D21029}" type="presOf" srcId="{DD630443-950A-4AC5-94D0-AF17D7D65722}" destId="{59D0A798-0764-4017-9281-323F355E538A}" srcOrd="0" destOrd="7" presId="urn:microsoft.com/office/officeart/2005/8/layout/hList1"/>
    <dgm:cxn modelId="{532E094A-F6D3-4F61-B0E7-93D92C78C806}" srcId="{6591F63E-8678-4786-84DF-EE53E7DE585B}" destId="{FB2E2BE2-B881-48CF-AA4E-F0E368010DB4}" srcOrd="2" destOrd="0" parTransId="{5AF4C21A-3B1D-4F59-853D-970B7925A85C}" sibTransId="{04AFC30A-CB6F-4E06-9BF7-045E7F89A663}"/>
    <dgm:cxn modelId="{31888E58-BD88-49A0-9F47-2738ED492AC1}" type="presOf" srcId="{F5906FF4-09C4-479F-8AD2-C3B2ADB25531}" destId="{E69BF1CF-A421-450C-8C62-8CDA5DDB47A8}" srcOrd="0" destOrd="3" presId="urn:microsoft.com/office/officeart/2005/8/layout/hList1"/>
    <dgm:cxn modelId="{51836186-08F0-4A14-8148-6294C2E63B8A}" srcId="{6BC994C2-55BC-482E-B9FB-B04AFA132FAF}" destId="{DD630443-950A-4AC5-94D0-AF17D7D65722}" srcOrd="7" destOrd="0" parTransId="{3A03B42E-342B-490B-B6D0-7C923F0F59C7}" sibTransId="{D8CFB928-28C8-4491-BF97-0B77A9CD2CAF}"/>
    <dgm:cxn modelId="{B2F59486-2C16-429C-872F-0A23974C7C3A}" srcId="{C84A0AF4-D131-43F5-98E7-9C54E9C572B1}" destId="{45A56659-C547-4655-B696-FDF6BFC00CA1}" srcOrd="3" destOrd="0" parTransId="{B3C8AFF5-AD70-4095-B3A0-92D83714573F}" sibTransId="{5D1DA135-5012-47CF-BEFE-25D1B4AEF5A7}"/>
    <dgm:cxn modelId="{6335B98A-8A74-4BAC-94A5-72D48DD7635E}" srcId="{C84A0AF4-D131-43F5-98E7-9C54E9C572B1}" destId="{E340CA0D-DC3A-4E99-9B58-65DD7FA3BCF7}" srcOrd="5" destOrd="0" parTransId="{4110C958-BB0C-4FE6-AE2C-F2DC72A26E37}" sibTransId="{2B1A7926-4F18-47DA-B7D3-B3FE4DF0C758}"/>
    <dgm:cxn modelId="{4C30C28B-A765-426E-83DD-40CB8BD4808F}" srcId="{06EDD822-DE42-478B-8320-E0F0D0A734E6}" destId="{C84A0AF4-D131-43F5-98E7-9C54E9C572B1}" srcOrd="0" destOrd="0" parTransId="{651C4CFA-DDEA-4083-9433-D85BDB97B1BD}" sibTransId="{37B0AC9B-6587-4F43-9F53-2CB8C5A17E10}"/>
    <dgm:cxn modelId="{1A425F91-09E7-463C-B961-C78327F1C568}" srcId="{6BC994C2-55BC-482E-B9FB-B04AFA132FAF}" destId="{0ECFB5D0-6472-44A1-B3E3-987FCEB3CF44}" srcOrd="0" destOrd="0" parTransId="{0CC498B7-001A-4FE1-9886-78CDA47B03C1}" sibTransId="{BA2F8B7D-9319-4524-8D71-E81ABC4596B9}"/>
    <dgm:cxn modelId="{CF33BA95-2719-40E6-8F3B-9A83887894E2}" srcId="{6BC994C2-55BC-482E-B9FB-B04AFA132FAF}" destId="{3113763E-C03B-474E-9A8F-36B394ECB646}" srcOrd="2" destOrd="0" parTransId="{B6DB6F85-A34F-422C-9CA6-8E8CBFE6A9D5}" sibTransId="{808983C7-998B-488C-B9AC-D5D8CB656E9B}"/>
    <dgm:cxn modelId="{24034597-8A3D-4CA1-99C2-321F7008C705}" type="presOf" srcId="{0ECFB5D0-6472-44A1-B3E3-987FCEB3CF44}" destId="{59D0A798-0764-4017-9281-323F355E538A}" srcOrd="0" destOrd="0" presId="urn:microsoft.com/office/officeart/2005/8/layout/hList1"/>
    <dgm:cxn modelId="{C02AF59A-36B0-4638-AE4D-AB6F23B9303F}" type="presOf" srcId="{2727FE7E-F396-4F5A-94E1-BC37D0A82C6E}" destId="{4DF373A9-523B-4BA4-A99F-A37DC78B00B0}" srcOrd="0" destOrd="1" presId="urn:microsoft.com/office/officeart/2005/8/layout/hList1"/>
    <dgm:cxn modelId="{53DF94A5-7455-440F-BA40-D952B81D8E1E}" type="presOf" srcId="{C84A0AF4-D131-43F5-98E7-9C54E9C572B1}" destId="{E6D5A863-7358-4DAF-ADE8-B54E9C2EB13E}" srcOrd="0" destOrd="0" presId="urn:microsoft.com/office/officeart/2005/8/layout/hList1"/>
    <dgm:cxn modelId="{31AAA5A7-7E55-4772-BE8B-3AE910082645}" srcId="{6591F63E-8678-4786-84DF-EE53E7DE585B}" destId="{F5906FF4-09C4-479F-8AD2-C3B2ADB25531}" srcOrd="3" destOrd="0" parTransId="{D93F990C-756C-487C-B2EE-E90EED688519}" sibTransId="{B82FA06E-44F2-42D6-A04C-1497CB038E44}"/>
    <dgm:cxn modelId="{284A75AD-719B-4435-A6CD-032088376B3D}" type="presOf" srcId="{06EDD822-DE42-478B-8320-E0F0D0A734E6}" destId="{64C06B22-6D86-48A4-BCC1-1651C0DCE04F}" srcOrd="0" destOrd="0" presId="urn:microsoft.com/office/officeart/2005/8/layout/hList1"/>
    <dgm:cxn modelId="{4D1FCCB1-C9A9-48D3-8D3E-D239CB8C34B6}" type="presOf" srcId="{8CB4CE5D-1379-4290-B5AF-E08216188B66}" destId="{4DF373A9-523B-4BA4-A99F-A37DC78B00B0}" srcOrd="0" destOrd="2" presId="urn:microsoft.com/office/officeart/2005/8/layout/hList1"/>
    <dgm:cxn modelId="{5E9CCEB8-A0B7-49A4-B7D2-14D768A6F93B}" srcId="{6BC994C2-55BC-482E-B9FB-B04AFA132FAF}" destId="{603B06B0-9B17-4C94-9BE2-CFBC64B4E340}" srcOrd="4" destOrd="0" parTransId="{BA7C47C8-EADF-4229-B91F-210AD7F5AB3F}" sibTransId="{8573E251-477F-4EC5-AADC-F66C753D118B}"/>
    <dgm:cxn modelId="{5931FDBB-E11A-412F-9A62-DB257C4A4213}" srcId="{C84A0AF4-D131-43F5-98E7-9C54E9C572B1}" destId="{3CB37C95-DBB3-49F0-BA4E-1D631482D893}" srcOrd="4" destOrd="0" parTransId="{B47BCF71-D3A1-4AE2-9A68-2129E994F238}" sibTransId="{8EFCFC95-4299-40EB-B785-C310B18C0375}"/>
    <dgm:cxn modelId="{28991CC8-1C48-4C5C-A1C4-8F9B5AF12338}" type="presOf" srcId="{7A4B44FE-F2FD-4407-B0F8-4F66069E21D7}" destId="{59D0A798-0764-4017-9281-323F355E538A}" srcOrd="0" destOrd="1" presId="urn:microsoft.com/office/officeart/2005/8/layout/hList1"/>
    <dgm:cxn modelId="{185ED5C9-C779-4572-8122-7C1E3474CE7D}" srcId="{6BC994C2-55BC-482E-B9FB-B04AFA132FAF}" destId="{59A4F627-D069-4B8E-A6F8-685547F5CC63}" srcOrd="3" destOrd="0" parTransId="{A208A0A8-EFC0-4BBC-94A4-8978466BAD88}" sibTransId="{32DDF5CA-5B9C-4942-A88C-7898586FBC61}"/>
    <dgm:cxn modelId="{736F83CB-B58A-41CC-A7A6-8D971E0C1AB6}" type="presOf" srcId="{E340CA0D-DC3A-4E99-9B58-65DD7FA3BCF7}" destId="{4DF373A9-523B-4BA4-A99F-A37DC78B00B0}" srcOrd="0" destOrd="5" presId="urn:microsoft.com/office/officeart/2005/8/layout/hList1"/>
    <dgm:cxn modelId="{AEEB8FD7-A2C4-4A5F-8543-35D9F9D4C9E7}" srcId="{C84A0AF4-D131-43F5-98E7-9C54E9C572B1}" destId="{8CB4CE5D-1379-4290-B5AF-E08216188B66}" srcOrd="2" destOrd="0" parTransId="{DC51B44E-6CDC-4AAF-B8AD-AB13FF615939}" sibTransId="{84B71555-70B5-4B55-A042-C9F18CEC290E}"/>
    <dgm:cxn modelId="{0F72B0DC-BDD4-4393-B4D1-7AEF05CB1485}" type="presOf" srcId="{6BC994C2-55BC-482E-B9FB-B04AFA132FAF}" destId="{4AB07036-C372-4D3C-9996-3DB105ED118C}" srcOrd="0" destOrd="0" presId="urn:microsoft.com/office/officeart/2005/8/layout/hList1"/>
    <dgm:cxn modelId="{693CF9E7-5C04-4D47-9B45-1072D41D9A7E}" type="presOf" srcId="{D408E906-A809-473C-83EA-DF87035F2605}" destId="{59D0A798-0764-4017-9281-323F355E538A}" srcOrd="0" destOrd="6" presId="urn:microsoft.com/office/officeart/2005/8/layout/hList1"/>
    <dgm:cxn modelId="{CD3807EA-8750-4DED-9378-34AAD1345CA0}" srcId="{06EDD822-DE42-478B-8320-E0F0D0A734E6}" destId="{6BC994C2-55BC-482E-B9FB-B04AFA132FAF}" srcOrd="1" destOrd="0" parTransId="{DE587382-39AE-4F8B-9EBA-AAC34CBA7C62}" sibTransId="{5184F5BA-256A-4069-81FC-CC03D0044C7B}"/>
    <dgm:cxn modelId="{FEF59FF5-891D-42BB-8DB5-BFB99D4111E2}" type="presOf" srcId="{1A18BE98-A231-440F-9BDF-5D6CD9730FAE}" destId="{E69BF1CF-A421-450C-8C62-8CDA5DDB47A8}" srcOrd="0" destOrd="0" presId="urn:microsoft.com/office/officeart/2005/8/layout/hList1"/>
    <dgm:cxn modelId="{8AA6FAF6-B60E-495D-8050-5383AD4E7FA2}" srcId="{6BC994C2-55BC-482E-B9FB-B04AFA132FAF}" destId="{EB735EB1-602F-4450-8287-34F8E16E8209}" srcOrd="5" destOrd="0" parTransId="{1264C115-FB55-4592-80C6-2A2162978299}" sibTransId="{4DEEAF56-667C-4C49-BDDE-5611FD2B9888}"/>
    <dgm:cxn modelId="{CDB18BF8-0945-4507-B0ED-EA3C93AAD24D}" type="presOf" srcId="{59A4F627-D069-4B8E-A6F8-685547F5CC63}" destId="{59D0A798-0764-4017-9281-323F355E538A}" srcOrd="0" destOrd="3" presId="urn:microsoft.com/office/officeart/2005/8/layout/hList1"/>
    <dgm:cxn modelId="{7CF69B92-F01E-4350-8F22-9DA66062A4B6}" type="presParOf" srcId="{64C06B22-6D86-48A4-BCC1-1651C0DCE04F}" destId="{4593CD8F-C0E3-451B-9279-CC795F09BBF2}" srcOrd="0" destOrd="0" presId="urn:microsoft.com/office/officeart/2005/8/layout/hList1"/>
    <dgm:cxn modelId="{6B457374-6B2E-4563-8F7C-F6FAB175EBB3}" type="presParOf" srcId="{4593CD8F-C0E3-451B-9279-CC795F09BBF2}" destId="{E6D5A863-7358-4DAF-ADE8-B54E9C2EB13E}" srcOrd="0" destOrd="0" presId="urn:microsoft.com/office/officeart/2005/8/layout/hList1"/>
    <dgm:cxn modelId="{90AC27E3-649C-4B14-BD39-AF803564DAD2}" type="presParOf" srcId="{4593CD8F-C0E3-451B-9279-CC795F09BBF2}" destId="{4DF373A9-523B-4BA4-A99F-A37DC78B00B0}" srcOrd="1" destOrd="0" presId="urn:microsoft.com/office/officeart/2005/8/layout/hList1"/>
    <dgm:cxn modelId="{EC03D89F-1A8C-4C35-BE05-DDDD1BF57701}" type="presParOf" srcId="{64C06B22-6D86-48A4-BCC1-1651C0DCE04F}" destId="{F2AB58DB-6C1D-45CD-8B10-92F7D40A58A8}" srcOrd="1" destOrd="0" presId="urn:microsoft.com/office/officeart/2005/8/layout/hList1"/>
    <dgm:cxn modelId="{1DBD95BA-513C-42A8-94C2-CC9DF532EFD9}" type="presParOf" srcId="{64C06B22-6D86-48A4-BCC1-1651C0DCE04F}" destId="{5B774060-482D-4EBB-AD01-CF5977DC05A8}" srcOrd="2" destOrd="0" presId="urn:microsoft.com/office/officeart/2005/8/layout/hList1"/>
    <dgm:cxn modelId="{B2700E00-1520-4C72-89FC-1148E3B67DEA}" type="presParOf" srcId="{5B774060-482D-4EBB-AD01-CF5977DC05A8}" destId="{4AB07036-C372-4D3C-9996-3DB105ED118C}" srcOrd="0" destOrd="0" presId="urn:microsoft.com/office/officeart/2005/8/layout/hList1"/>
    <dgm:cxn modelId="{129B11B5-3227-48F4-B120-C0436D971CBA}" type="presParOf" srcId="{5B774060-482D-4EBB-AD01-CF5977DC05A8}" destId="{59D0A798-0764-4017-9281-323F355E538A}" srcOrd="1" destOrd="0" presId="urn:microsoft.com/office/officeart/2005/8/layout/hList1"/>
    <dgm:cxn modelId="{500E58D6-518E-4038-AE31-15F0D570A949}" type="presParOf" srcId="{64C06B22-6D86-48A4-BCC1-1651C0DCE04F}" destId="{3ABCE84B-A9A1-43A3-AFDC-7636C626E225}" srcOrd="3" destOrd="0" presId="urn:microsoft.com/office/officeart/2005/8/layout/hList1"/>
    <dgm:cxn modelId="{BB63D579-FAFF-4F23-925F-CCBBEE45F62E}" type="presParOf" srcId="{64C06B22-6D86-48A4-BCC1-1651C0DCE04F}" destId="{2B1D9DE6-A4A7-4BEB-88FA-0E1DA3472FBF}" srcOrd="4" destOrd="0" presId="urn:microsoft.com/office/officeart/2005/8/layout/hList1"/>
    <dgm:cxn modelId="{4C0B9540-8601-48E6-9DD0-A534BB3CDB80}" type="presParOf" srcId="{2B1D9DE6-A4A7-4BEB-88FA-0E1DA3472FBF}" destId="{B1016FF1-E5ED-43A1-A57A-82AD2258B609}" srcOrd="0" destOrd="0" presId="urn:microsoft.com/office/officeart/2005/8/layout/hList1"/>
    <dgm:cxn modelId="{0FF744F2-7219-467C-9C60-2011E02B12FF}" type="presParOf" srcId="{2B1D9DE6-A4A7-4BEB-88FA-0E1DA3472FBF}" destId="{E69BF1CF-A421-450C-8C62-8CDA5DDB47A8}" srcOrd="1" destOrd="0" presId="urn:microsoft.com/office/officeart/2005/8/layout/hLis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B1E524D-AF92-469B-A5D4-6490AED36B39}"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NL"/>
        </a:p>
      </dgm:t>
    </dgm:pt>
    <dgm:pt modelId="{7F9E9ABD-5422-46E6-ADA5-A8F192A38E8A}">
      <dgm:prSet phldrT="[Text]"/>
      <dgm:spPr/>
      <dgm:t>
        <a:bodyPr/>
        <a:lstStyle/>
        <a:p>
          <a:r>
            <a:rPr lang="en-US"/>
            <a:t>Year 1</a:t>
          </a:r>
          <a:endParaRPr lang="en-NL"/>
        </a:p>
      </dgm:t>
    </dgm:pt>
    <dgm:pt modelId="{D67D7467-6B27-4BEE-BE51-C30BEF017F8F}" type="parTrans" cxnId="{95B9D3CE-C5D9-4EBE-9CBF-11ECAF9EF2BA}">
      <dgm:prSet/>
      <dgm:spPr/>
      <dgm:t>
        <a:bodyPr/>
        <a:lstStyle/>
        <a:p>
          <a:endParaRPr lang="en-NL"/>
        </a:p>
      </dgm:t>
    </dgm:pt>
    <dgm:pt modelId="{B4C17730-121C-45A1-8F15-F3196EEF6B62}" type="sibTrans" cxnId="{95B9D3CE-C5D9-4EBE-9CBF-11ECAF9EF2BA}">
      <dgm:prSet/>
      <dgm:spPr/>
      <dgm:t>
        <a:bodyPr/>
        <a:lstStyle/>
        <a:p>
          <a:endParaRPr lang="en-NL"/>
        </a:p>
      </dgm:t>
    </dgm:pt>
    <dgm:pt modelId="{34547FA3-CDAA-4608-AF77-0954C1D77160}">
      <dgm:prSet phldrT="[Text]"/>
      <dgm:spPr/>
      <dgm:t>
        <a:bodyPr/>
        <a:lstStyle/>
        <a:p>
          <a:r>
            <a:rPr lang="en"/>
            <a:t>Q1: Launch Value Chain Rebels (VCR) website and social media platforms for visibility and engagement. Begin partnership development with industry and academia, like the </a:t>
          </a:r>
          <a:r>
            <a:rPr lang="en-NL" b="1"/>
            <a:t>Global Sustainability Alliance</a:t>
          </a:r>
          <a:endParaRPr lang="en-NL"/>
        </a:p>
      </dgm:t>
    </dgm:pt>
    <dgm:pt modelId="{1E4524A2-1F39-4A10-9F42-CBBBC0F0E0F7}" type="parTrans" cxnId="{E84FD6F2-14A6-48C7-A4CD-2B2680088C6A}">
      <dgm:prSet/>
      <dgm:spPr/>
      <dgm:t>
        <a:bodyPr/>
        <a:lstStyle/>
        <a:p>
          <a:endParaRPr lang="en-NL"/>
        </a:p>
      </dgm:t>
    </dgm:pt>
    <dgm:pt modelId="{610949EC-DF17-43CE-AFFA-6290D074109C}" type="sibTrans" cxnId="{E84FD6F2-14A6-48C7-A4CD-2B2680088C6A}">
      <dgm:prSet/>
      <dgm:spPr/>
      <dgm:t>
        <a:bodyPr/>
        <a:lstStyle/>
        <a:p>
          <a:endParaRPr lang="en-NL"/>
        </a:p>
      </dgm:t>
    </dgm:pt>
    <dgm:pt modelId="{AFFB1574-C62E-4EB1-A472-367B0D200D2B}">
      <dgm:prSet phldrT="[Text]"/>
      <dgm:spPr/>
      <dgm:t>
        <a:bodyPr/>
        <a:lstStyle/>
        <a:p>
          <a:r>
            <a:rPr lang="en-US"/>
            <a:t>Q2: Start giving out Workshops to gain more intrest in Value in supplychains</a:t>
          </a:r>
          <a:endParaRPr lang="en-NL"/>
        </a:p>
      </dgm:t>
    </dgm:pt>
    <dgm:pt modelId="{178DE87C-F716-43CB-9093-993A86E1CEB8}" type="parTrans" cxnId="{0F8BB7C1-20F7-46D2-936B-90C04B776A49}">
      <dgm:prSet/>
      <dgm:spPr/>
      <dgm:t>
        <a:bodyPr/>
        <a:lstStyle/>
        <a:p>
          <a:endParaRPr lang="en-NL"/>
        </a:p>
      </dgm:t>
    </dgm:pt>
    <dgm:pt modelId="{90D3CD97-44B1-4930-A763-571F6B20CB2F}" type="sibTrans" cxnId="{0F8BB7C1-20F7-46D2-936B-90C04B776A49}">
      <dgm:prSet/>
      <dgm:spPr/>
      <dgm:t>
        <a:bodyPr/>
        <a:lstStyle/>
        <a:p>
          <a:endParaRPr lang="en-NL"/>
        </a:p>
      </dgm:t>
    </dgm:pt>
    <dgm:pt modelId="{8638A065-9FA5-4725-BB6F-F3050F91C81C}">
      <dgm:prSet phldrT="[Text]"/>
      <dgm:spPr/>
      <dgm:t>
        <a:bodyPr/>
        <a:lstStyle/>
        <a:p>
          <a:r>
            <a:rPr lang="en-US"/>
            <a:t>Year 2</a:t>
          </a:r>
          <a:endParaRPr lang="en-NL"/>
        </a:p>
      </dgm:t>
    </dgm:pt>
    <dgm:pt modelId="{6801CE3F-1285-4A3E-8149-9CA7A9146209}" type="parTrans" cxnId="{EFB06663-B95E-4BE4-837A-B6973CF6D465}">
      <dgm:prSet/>
      <dgm:spPr/>
      <dgm:t>
        <a:bodyPr/>
        <a:lstStyle/>
        <a:p>
          <a:endParaRPr lang="en-NL"/>
        </a:p>
      </dgm:t>
    </dgm:pt>
    <dgm:pt modelId="{19E602A8-DDC8-4B2A-BB1E-5335F80B70E6}" type="sibTrans" cxnId="{EFB06663-B95E-4BE4-837A-B6973CF6D465}">
      <dgm:prSet/>
      <dgm:spPr/>
      <dgm:t>
        <a:bodyPr/>
        <a:lstStyle/>
        <a:p>
          <a:endParaRPr lang="en-NL"/>
        </a:p>
      </dgm:t>
    </dgm:pt>
    <dgm:pt modelId="{DF3D1EC7-D646-47FC-A4BA-BDA97A484AAE}">
      <dgm:prSet phldrT="[Text]"/>
      <dgm:spPr/>
      <dgm:t>
        <a:bodyPr/>
        <a:lstStyle/>
        <a:p>
          <a:r>
            <a:rPr lang="en-US"/>
            <a:t>Q1: Expand Partnerships and onboard 30-40 new members.</a:t>
          </a:r>
          <a:endParaRPr lang="en-NL"/>
        </a:p>
      </dgm:t>
    </dgm:pt>
    <dgm:pt modelId="{F578D5D7-22F0-4EF0-98BD-80F86395441D}" type="parTrans" cxnId="{86967889-3C27-46BD-8D0A-7F83600CDA24}">
      <dgm:prSet/>
      <dgm:spPr/>
      <dgm:t>
        <a:bodyPr/>
        <a:lstStyle/>
        <a:p>
          <a:endParaRPr lang="en-NL"/>
        </a:p>
      </dgm:t>
    </dgm:pt>
    <dgm:pt modelId="{A83C12B9-7DCA-4E9C-A79D-6F60C259DD14}" type="sibTrans" cxnId="{86967889-3C27-46BD-8D0A-7F83600CDA24}">
      <dgm:prSet/>
      <dgm:spPr/>
      <dgm:t>
        <a:bodyPr/>
        <a:lstStyle/>
        <a:p>
          <a:endParaRPr lang="en-NL"/>
        </a:p>
      </dgm:t>
    </dgm:pt>
    <dgm:pt modelId="{CE5740BA-7070-44D1-8B2A-F713984DF7C4}">
      <dgm:prSet phldrT="[Text]"/>
      <dgm:spPr/>
      <dgm:t>
        <a:bodyPr/>
        <a:lstStyle/>
        <a:p>
          <a:r>
            <a:rPr lang="en-US"/>
            <a:t>Q2: Demonstrate potential value add to more supplychain companies.</a:t>
          </a:r>
          <a:endParaRPr lang="en-NL"/>
        </a:p>
      </dgm:t>
    </dgm:pt>
    <dgm:pt modelId="{E1C4FF4C-8CB6-4EF6-9334-4C66C96CC908}" type="parTrans" cxnId="{B5A3DA32-8627-4C2B-A829-A8434FC4CEE3}">
      <dgm:prSet/>
      <dgm:spPr/>
      <dgm:t>
        <a:bodyPr/>
        <a:lstStyle/>
        <a:p>
          <a:endParaRPr lang="en-NL"/>
        </a:p>
      </dgm:t>
    </dgm:pt>
    <dgm:pt modelId="{CD757851-FA46-4FB7-81ED-186DF9BC8C4D}" type="sibTrans" cxnId="{B5A3DA32-8627-4C2B-A829-A8434FC4CEE3}">
      <dgm:prSet/>
      <dgm:spPr/>
      <dgm:t>
        <a:bodyPr/>
        <a:lstStyle/>
        <a:p>
          <a:endParaRPr lang="en-NL"/>
        </a:p>
      </dgm:t>
    </dgm:pt>
    <dgm:pt modelId="{DF956695-9DCD-4A48-B1EC-096EDF7B9991}">
      <dgm:prSet phldrT="[Text]"/>
      <dgm:spPr/>
      <dgm:t>
        <a:bodyPr/>
        <a:lstStyle/>
        <a:p>
          <a:r>
            <a:rPr lang="en-US"/>
            <a:t>Year 3</a:t>
          </a:r>
          <a:endParaRPr lang="en-NL"/>
        </a:p>
      </dgm:t>
    </dgm:pt>
    <dgm:pt modelId="{52FCA03E-C321-4214-9CD6-D63B11AC4048}" type="parTrans" cxnId="{FC116F7E-9399-4C51-8AF4-08C99F15B1C2}">
      <dgm:prSet/>
      <dgm:spPr/>
      <dgm:t>
        <a:bodyPr/>
        <a:lstStyle/>
        <a:p>
          <a:endParaRPr lang="en-NL"/>
        </a:p>
      </dgm:t>
    </dgm:pt>
    <dgm:pt modelId="{B00E9950-0710-440F-BA17-6BD3FA6EE8E3}" type="sibTrans" cxnId="{FC116F7E-9399-4C51-8AF4-08C99F15B1C2}">
      <dgm:prSet/>
      <dgm:spPr/>
      <dgm:t>
        <a:bodyPr/>
        <a:lstStyle/>
        <a:p>
          <a:endParaRPr lang="en-NL"/>
        </a:p>
      </dgm:t>
    </dgm:pt>
    <dgm:pt modelId="{BAE671BB-6035-48A1-BF08-F84A778D0366}">
      <dgm:prSet phldrT="[Text]"/>
      <dgm:spPr/>
      <dgm:t>
        <a:bodyPr/>
        <a:lstStyle/>
        <a:p>
          <a:r>
            <a:rPr lang="en-US"/>
            <a:t>Q1:globalize initiatives</a:t>
          </a:r>
          <a:endParaRPr lang="en-NL"/>
        </a:p>
      </dgm:t>
    </dgm:pt>
    <dgm:pt modelId="{D7796802-D2B8-4B30-A8C3-343786FCCF1B}" type="parTrans" cxnId="{341CCF7A-2609-4C1D-A0BE-2190121F5725}">
      <dgm:prSet/>
      <dgm:spPr/>
      <dgm:t>
        <a:bodyPr/>
        <a:lstStyle/>
        <a:p>
          <a:endParaRPr lang="en-NL"/>
        </a:p>
      </dgm:t>
    </dgm:pt>
    <dgm:pt modelId="{27DF9E59-33F4-489F-BDF3-495317C8399C}" type="sibTrans" cxnId="{341CCF7A-2609-4C1D-A0BE-2190121F5725}">
      <dgm:prSet/>
      <dgm:spPr/>
      <dgm:t>
        <a:bodyPr/>
        <a:lstStyle/>
        <a:p>
          <a:endParaRPr lang="en-NL"/>
        </a:p>
      </dgm:t>
    </dgm:pt>
    <dgm:pt modelId="{4CBF1D7C-3312-487B-BA3D-EEAC82B36220}">
      <dgm:prSet phldrT="[Text]"/>
      <dgm:spPr/>
      <dgm:t>
        <a:bodyPr/>
        <a:lstStyle/>
        <a:p>
          <a:r>
            <a:rPr lang="en-US"/>
            <a:t>Q1: Expand mentorship Program</a:t>
          </a:r>
          <a:endParaRPr lang="en-NL"/>
        </a:p>
      </dgm:t>
    </dgm:pt>
    <dgm:pt modelId="{A7B4EF62-B862-445E-8DFB-1D47F489FE8C}" type="parTrans" cxnId="{0DE65364-BF6F-4221-8D6D-0540C9E9BF01}">
      <dgm:prSet/>
      <dgm:spPr/>
      <dgm:t>
        <a:bodyPr/>
        <a:lstStyle/>
        <a:p>
          <a:endParaRPr lang="en-NL"/>
        </a:p>
      </dgm:t>
    </dgm:pt>
    <dgm:pt modelId="{74BAAFBC-87E3-4BFF-B6BC-8C3C7E0141BA}" type="sibTrans" cxnId="{0DE65364-BF6F-4221-8D6D-0540C9E9BF01}">
      <dgm:prSet/>
      <dgm:spPr/>
      <dgm:t>
        <a:bodyPr/>
        <a:lstStyle/>
        <a:p>
          <a:endParaRPr lang="en-NL"/>
        </a:p>
      </dgm:t>
    </dgm:pt>
    <dgm:pt modelId="{F3333AC6-97B1-4910-963A-72E727A596F7}">
      <dgm:prSet phldrT="[Text]"/>
      <dgm:spPr/>
      <dgm:t>
        <a:bodyPr/>
        <a:lstStyle/>
        <a:p>
          <a:r>
            <a:rPr lang="en-US"/>
            <a:t>Create Flyers and other materials to give to organisations that could be interested</a:t>
          </a:r>
          <a:endParaRPr lang="en-NL"/>
        </a:p>
      </dgm:t>
    </dgm:pt>
    <dgm:pt modelId="{CC1486B6-610E-4E9B-BB6F-A9F3930376DD}" type="parTrans" cxnId="{72EFE64F-9193-4BBE-AE66-1113289FBB39}">
      <dgm:prSet/>
      <dgm:spPr/>
      <dgm:t>
        <a:bodyPr/>
        <a:lstStyle/>
        <a:p>
          <a:endParaRPr lang="en-NL"/>
        </a:p>
      </dgm:t>
    </dgm:pt>
    <dgm:pt modelId="{5CBAD147-2D26-4938-A2D5-5A650D02B429}" type="sibTrans" cxnId="{72EFE64F-9193-4BBE-AE66-1113289FBB39}">
      <dgm:prSet/>
      <dgm:spPr/>
      <dgm:t>
        <a:bodyPr/>
        <a:lstStyle/>
        <a:p>
          <a:endParaRPr lang="en-NL"/>
        </a:p>
      </dgm:t>
    </dgm:pt>
    <dgm:pt modelId="{285EBBFD-5EC3-4E49-994B-32B7E2104868}">
      <dgm:prSet phldrT="[Text]"/>
      <dgm:spPr/>
      <dgm:t>
        <a:bodyPr/>
        <a:lstStyle/>
        <a:p>
          <a:r>
            <a:rPr lang="en-US"/>
            <a:t>Q3: Start of the sustainability hub</a:t>
          </a:r>
          <a:endParaRPr lang="en-NL"/>
        </a:p>
      </dgm:t>
    </dgm:pt>
    <dgm:pt modelId="{A066B6DD-B964-4A34-AB52-6ADECE10E00D}" type="parTrans" cxnId="{BA201238-249F-41EE-A98A-D73F24E2C852}">
      <dgm:prSet/>
      <dgm:spPr/>
      <dgm:t>
        <a:bodyPr/>
        <a:lstStyle/>
        <a:p>
          <a:endParaRPr lang="en-NL"/>
        </a:p>
      </dgm:t>
    </dgm:pt>
    <dgm:pt modelId="{CD31BFF9-9B56-4316-945E-A621C7EA74B9}" type="sibTrans" cxnId="{BA201238-249F-41EE-A98A-D73F24E2C852}">
      <dgm:prSet/>
      <dgm:spPr/>
      <dgm:t>
        <a:bodyPr/>
        <a:lstStyle/>
        <a:p>
          <a:endParaRPr lang="en-NL"/>
        </a:p>
      </dgm:t>
    </dgm:pt>
    <dgm:pt modelId="{2C720612-28C6-45A0-AE94-4ABAA806E5EE}">
      <dgm:prSet phldrT="[Text]"/>
      <dgm:spPr/>
      <dgm:t>
        <a:bodyPr/>
        <a:lstStyle/>
        <a:p>
          <a:r>
            <a:rPr lang="en-US"/>
            <a:t>Q4: First show of projects, problably some form of tool</a:t>
          </a:r>
          <a:endParaRPr lang="en-NL"/>
        </a:p>
      </dgm:t>
    </dgm:pt>
    <dgm:pt modelId="{C14FDA3C-B8A0-4239-B8B8-2DACFA91E352}" type="parTrans" cxnId="{89D5398D-2765-44FA-A95F-93A6C79192E0}">
      <dgm:prSet/>
      <dgm:spPr/>
      <dgm:t>
        <a:bodyPr/>
        <a:lstStyle/>
        <a:p>
          <a:endParaRPr lang="en-NL"/>
        </a:p>
      </dgm:t>
    </dgm:pt>
    <dgm:pt modelId="{B6BE779D-2774-4CF8-88B7-42DAB1748702}" type="sibTrans" cxnId="{89D5398D-2765-44FA-A95F-93A6C79192E0}">
      <dgm:prSet/>
      <dgm:spPr/>
      <dgm:t>
        <a:bodyPr/>
        <a:lstStyle/>
        <a:p>
          <a:endParaRPr lang="en-NL"/>
        </a:p>
      </dgm:t>
    </dgm:pt>
    <dgm:pt modelId="{2D701830-3E16-4164-9235-312F662EE959}">
      <dgm:prSet phldrT="[Text]"/>
      <dgm:spPr/>
      <dgm:t>
        <a:bodyPr/>
        <a:lstStyle/>
        <a:p>
          <a:r>
            <a:rPr lang="en-US"/>
            <a:t>Q2: Video's and Online Content</a:t>
          </a:r>
          <a:endParaRPr lang="en-NL"/>
        </a:p>
      </dgm:t>
    </dgm:pt>
    <dgm:pt modelId="{89CCAF17-33C3-4168-909E-1CFD2E33C5CE}" type="parTrans" cxnId="{E1C6D0B9-6334-431D-B4DE-16C4A5F030F1}">
      <dgm:prSet/>
      <dgm:spPr/>
      <dgm:t>
        <a:bodyPr/>
        <a:lstStyle/>
        <a:p>
          <a:endParaRPr lang="en-NL"/>
        </a:p>
      </dgm:t>
    </dgm:pt>
    <dgm:pt modelId="{2F9FA02B-8D28-4A77-8935-A6886AE29235}" type="sibTrans" cxnId="{E1C6D0B9-6334-431D-B4DE-16C4A5F030F1}">
      <dgm:prSet/>
      <dgm:spPr/>
      <dgm:t>
        <a:bodyPr/>
        <a:lstStyle/>
        <a:p>
          <a:endParaRPr lang="en-NL"/>
        </a:p>
      </dgm:t>
    </dgm:pt>
    <dgm:pt modelId="{FE11B0E3-3272-4B88-B6FF-8A64C270ED60}">
      <dgm:prSet phldrT="[Text]"/>
      <dgm:spPr/>
      <dgm:t>
        <a:bodyPr/>
        <a:lstStyle/>
        <a:p>
          <a:r>
            <a:rPr lang="en-US"/>
            <a:t>Q2: Commitment gathering from potential partners</a:t>
          </a:r>
          <a:endParaRPr lang="en-NL"/>
        </a:p>
      </dgm:t>
    </dgm:pt>
    <dgm:pt modelId="{25AAAC85-124B-4208-964D-61DB0F486B73}" type="parTrans" cxnId="{72321A8F-E6A3-4D96-9E49-A4C7AA1D0A06}">
      <dgm:prSet/>
      <dgm:spPr/>
      <dgm:t>
        <a:bodyPr/>
        <a:lstStyle/>
        <a:p>
          <a:endParaRPr lang="en-NL"/>
        </a:p>
      </dgm:t>
    </dgm:pt>
    <dgm:pt modelId="{B32FDED8-8F63-4CE6-9853-A5E9528F5DC5}" type="sibTrans" cxnId="{72321A8F-E6A3-4D96-9E49-A4C7AA1D0A06}">
      <dgm:prSet/>
      <dgm:spPr/>
      <dgm:t>
        <a:bodyPr/>
        <a:lstStyle/>
        <a:p>
          <a:endParaRPr lang="en-NL"/>
        </a:p>
      </dgm:t>
    </dgm:pt>
    <dgm:pt modelId="{B34E9AAD-6AFE-4AC5-8F84-4348D02F6979}">
      <dgm:prSet phldrT="[Text]"/>
      <dgm:spPr/>
      <dgm:t>
        <a:bodyPr/>
        <a:lstStyle/>
        <a:p>
          <a:r>
            <a:rPr lang="en-US"/>
            <a:t>Q3: Start rolling out sustinabile solutions in supplychains, using students, at costs. </a:t>
          </a:r>
          <a:endParaRPr lang="en-NL"/>
        </a:p>
      </dgm:t>
    </dgm:pt>
    <dgm:pt modelId="{1E3C22F5-8A2C-4075-B417-4F211A76FF99}" type="parTrans" cxnId="{298AB873-89FA-4B8D-B015-4D00BD877D12}">
      <dgm:prSet/>
      <dgm:spPr/>
      <dgm:t>
        <a:bodyPr/>
        <a:lstStyle/>
        <a:p>
          <a:endParaRPr lang="en-NL"/>
        </a:p>
      </dgm:t>
    </dgm:pt>
    <dgm:pt modelId="{0A40F559-876E-47B4-BAFC-56736C44B8F1}" type="sibTrans" cxnId="{298AB873-89FA-4B8D-B015-4D00BD877D12}">
      <dgm:prSet/>
      <dgm:spPr/>
      <dgm:t>
        <a:bodyPr/>
        <a:lstStyle/>
        <a:p>
          <a:endParaRPr lang="en-NL"/>
        </a:p>
      </dgm:t>
    </dgm:pt>
    <dgm:pt modelId="{BCF91FD6-985E-4D55-A24E-7962D7BB74F2}">
      <dgm:prSet phldrT="[Text]"/>
      <dgm:spPr/>
      <dgm:t>
        <a:bodyPr/>
        <a:lstStyle/>
        <a:p>
          <a:r>
            <a:rPr lang="en-US"/>
            <a:t>Q2: Move the dashboarding to online so everyone can see</a:t>
          </a:r>
          <a:endParaRPr lang="en-NL"/>
        </a:p>
      </dgm:t>
    </dgm:pt>
    <dgm:pt modelId="{AD3CE8F4-16DD-41D1-9A0B-7EB7A0AA8156}" type="parTrans" cxnId="{B2869EFF-1CF5-4E88-90D8-90DC5F7F8446}">
      <dgm:prSet/>
      <dgm:spPr/>
      <dgm:t>
        <a:bodyPr/>
        <a:lstStyle/>
        <a:p>
          <a:endParaRPr lang="en-NL"/>
        </a:p>
      </dgm:t>
    </dgm:pt>
    <dgm:pt modelId="{CB96242C-763A-4B5F-A96A-D66AB97CFD2C}" type="sibTrans" cxnId="{B2869EFF-1CF5-4E88-90D8-90DC5F7F8446}">
      <dgm:prSet/>
      <dgm:spPr/>
      <dgm:t>
        <a:bodyPr/>
        <a:lstStyle/>
        <a:p>
          <a:endParaRPr lang="en-NL"/>
        </a:p>
      </dgm:t>
    </dgm:pt>
    <dgm:pt modelId="{E78F01CF-954C-41C6-8EF5-14185820FDBF}">
      <dgm:prSet phldrT="[Text]"/>
      <dgm:spPr/>
      <dgm:t>
        <a:bodyPr/>
        <a:lstStyle/>
        <a:p>
          <a:r>
            <a:rPr lang="en-US"/>
            <a:t>Q2: Release toolkit v 2.0 </a:t>
          </a:r>
          <a:endParaRPr lang="en-NL"/>
        </a:p>
      </dgm:t>
    </dgm:pt>
    <dgm:pt modelId="{D2B4F6CF-BA5D-4674-8BF0-EE7346C0DAC8}" type="parTrans" cxnId="{3F961391-EE45-4692-A722-C8C67C67FEE0}">
      <dgm:prSet/>
      <dgm:spPr/>
      <dgm:t>
        <a:bodyPr/>
        <a:lstStyle/>
        <a:p>
          <a:endParaRPr lang="en-NL"/>
        </a:p>
      </dgm:t>
    </dgm:pt>
    <dgm:pt modelId="{E02181B3-4F1E-4D62-BCF2-1E1E2D62ACCF}" type="sibTrans" cxnId="{3F961391-EE45-4692-A722-C8C67C67FEE0}">
      <dgm:prSet/>
      <dgm:spPr/>
      <dgm:t>
        <a:bodyPr/>
        <a:lstStyle/>
        <a:p>
          <a:endParaRPr lang="en-NL"/>
        </a:p>
      </dgm:t>
    </dgm:pt>
    <dgm:pt modelId="{E372F3C9-6650-46F3-887D-FCF68678575C}">
      <dgm:prSet phldrT="[Text]"/>
      <dgm:spPr/>
      <dgm:t>
        <a:bodyPr/>
        <a:lstStyle/>
        <a:p>
          <a:r>
            <a:rPr lang="en-US"/>
            <a:t>Q2: Project Methodology </a:t>
          </a:r>
          <a:endParaRPr lang="en-NL"/>
        </a:p>
      </dgm:t>
    </dgm:pt>
    <dgm:pt modelId="{321CA03E-0AC7-4519-A876-D7538CF9DF73}" type="parTrans" cxnId="{2331717E-AA77-4BF7-8AAE-585D3BBD9E82}">
      <dgm:prSet/>
      <dgm:spPr/>
      <dgm:t>
        <a:bodyPr/>
        <a:lstStyle/>
        <a:p>
          <a:endParaRPr lang="en-NL"/>
        </a:p>
      </dgm:t>
    </dgm:pt>
    <dgm:pt modelId="{263C9D00-040E-4AC3-96E5-0C39C03754DF}" type="sibTrans" cxnId="{2331717E-AA77-4BF7-8AAE-585D3BBD9E82}">
      <dgm:prSet/>
      <dgm:spPr/>
      <dgm:t>
        <a:bodyPr/>
        <a:lstStyle/>
        <a:p>
          <a:endParaRPr lang="en-NL"/>
        </a:p>
      </dgm:t>
    </dgm:pt>
    <dgm:pt modelId="{AA7D158F-83E3-41A3-BD6C-1987E71C6A63}">
      <dgm:prSet phldrT="[Text]"/>
      <dgm:spPr/>
      <dgm:t>
        <a:bodyPr/>
        <a:lstStyle/>
        <a:p>
          <a:r>
            <a:rPr lang="en-US"/>
            <a:t>Q1: Memorandum, vision Mission decided.</a:t>
          </a:r>
          <a:endParaRPr lang="en-NL"/>
        </a:p>
      </dgm:t>
    </dgm:pt>
    <dgm:pt modelId="{0C534E0A-D896-4B5B-A99F-A0CBAC83A0E6}" type="parTrans" cxnId="{B7FF9382-BC4F-464F-8A44-8298B4A6CD05}">
      <dgm:prSet/>
      <dgm:spPr/>
      <dgm:t>
        <a:bodyPr/>
        <a:lstStyle/>
        <a:p>
          <a:endParaRPr lang="en-NL"/>
        </a:p>
      </dgm:t>
    </dgm:pt>
    <dgm:pt modelId="{6A1D4336-7C4B-4E8D-B830-5AFB4DB76D12}" type="sibTrans" cxnId="{B7FF9382-BC4F-464F-8A44-8298B4A6CD05}">
      <dgm:prSet/>
      <dgm:spPr/>
      <dgm:t>
        <a:bodyPr/>
        <a:lstStyle/>
        <a:p>
          <a:endParaRPr lang="en-NL"/>
        </a:p>
      </dgm:t>
    </dgm:pt>
    <dgm:pt modelId="{58E3636C-0761-4862-9370-F868335BB6F0}" type="pres">
      <dgm:prSet presAssocID="{AB1E524D-AF92-469B-A5D4-6490AED36B39}" presName="Name0" presStyleCnt="0">
        <dgm:presLayoutVars>
          <dgm:dir/>
          <dgm:animLvl val="lvl"/>
          <dgm:resizeHandles val="exact"/>
        </dgm:presLayoutVars>
      </dgm:prSet>
      <dgm:spPr/>
    </dgm:pt>
    <dgm:pt modelId="{7950D3D2-4FE4-47F8-9847-96C299C8A19B}" type="pres">
      <dgm:prSet presAssocID="{7F9E9ABD-5422-46E6-ADA5-A8F192A38E8A}" presName="composite" presStyleCnt="0"/>
      <dgm:spPr/>
    </dgm:pt>
    <dgm:pt modelId="{0236F443-D560-4B0D-BDDB-DCDF136ED474}" type="pres">
      <dgm:prSet presAssocID="{7F9E9ABD-5422-46E6-ADA5-A8F192A38E8A}" presName="parTx" presStyleLbl="alignNode1" presStyleIdx="0" presStyleCnt="3">
        <dgm:presLayoutVars>
          <dgm:chMax val="0"/>
          <dgm:chPref val="0"/>
          <dgm:bulletEnabled val="1"/>
        </dgm:presLayoutVars>
      </dgm:prSet>
      <dgm:spPr/>
    </dgm:pt>
    <dgm:pt modelId="{8672F746-2810-4A9A-80B2-848619CD48E7}" type="pres">
      <dgm:prSet presAssocID="{7F9E9ABD-5422-46E6-ADA5-A8F192A38E8A}" presName="desTx" presStyleLbl="alignAccFollowNode1" presStyleIdx="0" presStyleCnt="3">
        <dgm:presLayoutVars>
          <dgm:bulletEnabled val="1"/>
        </dgm:presLayoutVars>
      </dgm:prSet>
      <dgm:spPr/>
    </dgm:pt>
    <dgm:pt modelId="{E9112D89-05C2-4C86-B094-267A1FD2B96A}" type="pres">
      <dgm:prSet presAssocID="{B4C17730-121C-45A1-8F15-F3196EEF6B62}" presName="space" presStyleCnt="0"/>
      <dgm:spPr/>
    </dgm:pt>
    <dgm:pt modelId="{83FF0CD0-E336-4F20-A9AB-5897D7C514DB}" type="pres">
      <dgm:prSet presAssocID="{8638A065-9FA5-4725-BB6F-F3050F91C81C}" presName="composite" presStyleCnt="0"/>
      <dgm:spPr/>
    </dgm:pt>
    <dgm:pt modelId="{43ECFEE7-C326-4687-8EE4-336041947858}" type="pres">
      <dgm:prSet presAssocID="{8638A065-9FA5-4725-BB6F-F3050F91C81C}" presName="parTx" presStyleLbl="alignNode1" presStyleIdx="1" presStyleCnt="3">
        <dgm:presLayoutVars>
          <dgm:chMax val="0"/>
          <dgm:chPref val="0"/>
          <dgm:bulletEnabled val="1"/>
        </dgm:presLayoutVars>
      </dgm:prSet>
      <dgm:spPr/>
    </dgm:pt>
    <dgm:pt modelId="{1CECB9FC-4DA7-42C5-951C-3DBED41A0478}" type="pres">
      <dgm:prSet presAssocID="{8638A065-9FA5-4725-BB6F-F3050F91C81C}" presName="desTx" presStyleLbl="alignAccFollowNode1" presStyleIdx="1" presStyleCnt="3">
        <dgm:presLayoutVars>
          <dgm:bulletEnabled val="1"/>
        </dgm:presLayoutVars>
      </dgm:prSet>
      <dgm:spPr/>
    </dgm:pt>
    <dgm:pt modelId="{7E7182B4-E2A2-4335-87E9-220C8B97BB7B}" type="pres">
      <dgm:prSet presAssocID="{19E602A8-DDC8-4B2A-BB1E-5335F80B70E6}" presName="space" presStyleCnt="0"/>
      <dgm:spPr/>
    </dgm:pt>
    <dgm:pt modelId="{D747D261-6E52-45B9-8F81-80A662409B61}" type="pres">
      <dgm:prSet presAssocID="{DF956695-9DCD-4A48-B1EC-096EDF7B9991}" presName="composite" presStyleCnt="0"/>
      <dgm:spPr/>
    </dgm:pt>
    <dgm:pt modelId="{FF170470-58DB-4A0C-BBF3-94FCC0CEF3F1}" type="pres">
      <dgm:prSet presAssocID="{DF956695-9DCD-4A48-B1EC-096EDF7B9991}" presName="parTx" presStyleLbl="alignNode1" presStyleIdx="2" presStyleCnt="3">
        <dgm:presLayoutVars>
          <dgm:chMax val="0"/>
          <dgm:chPref val="0"/>
          <dgm:bulletEnabled val="1"/>
        </dgm:presLayoutVars>
      </dgm:prSet>
      <dgm:spPr/>
    </dgm:pt>
    <dgm:pt modelId="{5C7BDF94-E9DB-4372-9CC3-016D687001A6}" type="pres">
      <dgm:prSet presAssocID="{DF956695-9DCD-4A48-B1EC-096EDF7B9991}" presName="desTx" presStyleLbl="alignAccFollowNode1" presStyleIdx="2" presStyleCnt="3">
        <dgm:presLayoutVars>
          <dgm:bulletEnabled val="1"/>
        </dgm:presLayoutVars>
      </dgm:prSet>
      <dgm:spPr/>
    </dgm:pt>
  </dgm:ptLst>
  <dgm:cxnLst>
    <dgm:cxn modelId="{5CABEF14-4D3C-40D8-8969-8D594D70FE8B}" type="presOf" srcId="{8638A065-9FA5-4725-BB6F-F3050F91C81C}" destId="{43ECFEE7-C326-4687-8EE4-336041947858}" srcOrd="0" destOrd="0" presId="urn:microsoft.com/office/officeart/2005/8/layout/hList1"/>
    <dgm:cxn modelId="{6E94ED1E-871E-4987-A1D1-27F60104BE3D}" type="presOf" srcId="{CE5740BA-7070-44D1-8B2A-F713984DF7C4}" destId="{1CECB9FC-4DA7-42C5-951C-3DBED41A0478}" srcOrd="0" destOrd="1" presId="urn:microsoft.com/office/officeart/2005/8/layout/hList1"/>
    <dgm:cxn modelId="{0091A01F-22DE-4FAD-A48D-CF460121953B}" type="presOf" srcId="{AB1E524D-AF92-469B-A5D4-6490AED36B39}" destId="{58E3636C-0761-4862-9370-F868335BB6F0}" srcOrd="0" destOrd="0" presId="urn:microsoft.com/office/officeart/2005/8/layout/hList1"/>
    <dgm:cxn modelId="{F0B70520-1A33-43C9-BD6E-FDB9BABA80F7}" type="presOf" srcId="{FE11B0E3-3272-4B88-B6FF-8A64C270ED60}" destId="{8672F746-2810-4A9A-80B2-848619CD48E7}" srcOrd="0" destOrd="6" presId="urn:microsoft.com/office/officeart/2005/8/layout/hList1"/>
    <dgm:cxn modelId="{B0943A29-6057-4863-8E34-467CC80DA5D4}" type="presOf" srcId="{BCF91FD6-985E-4D55-A24E-7962D7BB74F2}" destId="{1CECB9FC-4DA7-42C5-951C-3DBED41A0478}" srcOrd="0" destOrd="2" presId="urn:microsoft.com/office/officeart/2005/8/layout/hList1"/>
    <dgm:cxn modelId="{B5A3DA32-8627-4C2B-A829-A8434FC4CEE3}" srcId="{8638A065-9FA5-4725-BB6F-F3050F91C81C}" destId="{CE5740BA-7070-44D1-8B2A-F713984DF7C4}" srcOrd="1" destOrd="0" parTransId="{E1C4FF4C-8CB6-4EF6-9334-4C66C96CC908}" sibTransId="{CD757851-FA46-4FB7-81ED-186DF9BC8C4D}"/>
    <dgm:cxn modelId="{2F8BD833-3E73-4210-820C-FB5C8B8E6746}" type="presOf" srcId="{E372F3C9-6650-46F3-887D-FCF68678575C}" destId="{8672F746-2810-4A9A-80B2-848619CD48E7}" srcOrd="0" destOrd="5" presId="urn:microsoft.com/office/officeart/2005/8/layout/hList1"/>
    <dgm:cxn modelId="{B5DE0D35-0DAE-4044-84C9-CF713EBED899}" type="presOf" srcId="{7F9E9ABD-5422-46E6-ADA5-A8F192A38E8A}" destId="{0236F443-D560-4B0D-BDDB-DCDF136ED474}" srcOrd="0" destOrd="0" presId="urn:microsoft.com/office/officeart/2005/8/layout/hList1"/>
    <dgm:cxn modelId="{BA201238-249F-41EE-A98A-D73F24E2C852}" srcId="{7F9E9ABD-5422-46E6-ADA5-A8F192A38E8A}" destId="{285EBBFD-5EC3-4E49-994B-32B7E2104868}" srcOrd="7" destOrd="0" parTransId="{A066B6DD-B964-4A34-AB52-6ADECE10E00D}" sibTransId="{CD31BFF9-9B56-4316-945E-A621C7EA74B9}"/>
    <dgm:cxn modelId="{D8EF763C-D02C-495F-8FDA-3C9C34C3FC48}" type="presOf" srcId="{AA7D158F-83E3-41A3-BD6C-1987E71C6A63}" destId="{8672F746-2810-4A9A-80B2-848619CD48E7}" srcOrd="0" destOrd="2" presId="urn:microsoft.com/office/officeart/2005/8/layout/hList1"/>
    <dgm:cxn modelId="{EFB06663-B95E-4BE4-837A-B6973CF6D465}" srcId="{AB1E524D-AF92-469B-A5D4-6490AED36B39}" destId="{8638A065-9FA5-4725-BB6F-F3050F91C81C}" srcOrd="1" destOrd="0" parTransId="{6801CE3F-1285-4A3E-8149-9CA7A9146209}" sibTransId="{19E602A8-DDC8-4B2A-BB1E-5335F80B70E6}"/>
    <dgm:cxn modelId="{0DE65364-BF6F-4221-8D6D-0540C9E9BF01}" srcId="{DF956695-9DCD-4A48-B1EC-096EDF7B9991}" destId="{4CBF1D7C-3312-487B-BA3D-EEAC82B36220}" srcOrd="1" destOrd="0" parTransId="{A7B4EF62-B862-445E-8DFB-1D47F489FE8C}" sibTransId="{74BAAFBC-87E3-4BFF-B6BC-8C3C7E0141BA}"/>
    <dgm:cxn modelId="{9EAECB48-3E79-460B-AD24-123E9E47CD1B}" type="presOf" srcId="{E78F01CF-954C-41C6-8EF5-14185820FDBF}" destId="{5C7BDF94-E9DB-4372-9CC3-016D687001A6}" srcOrd="0" destOrd="2" presId="urn:microsoft.com/office/officeart/2005/8/layout/hList1"/>
    <dgm:cxn modelId="{72EFE64F-9193-4BBE-AE66-1113289FBB39}" srcId="{7F9E9ABD-5422-46E6-ADA5-A8F192A38E8A}" destId="{F3333AC6-97B1-4910-963A-72E727A596F7}" srcOrd="1" destOrd="0" parTransId="{CC1486B6-610E-4E9B-BB6F-A9F3930376DD}" sibTransId="{5CBAD147-2D26-4938-A2D5-5A650D02B429}"/>
    <dgm:cxn modelId="{298AB873-89FA-4B8D-B015-4D00BD877D12}" srcId="{8638A065-9FA5-4725-BB6F-F3050F91C81C}" destId="{B34E9AAD-6AFE-4AC5-8F84-4348D02F6979}" srcOrd="3" destOrd="0" parTransId="{1E3C22F5-8A2C-4075-B417-4F211A76FF99}" sibTransId="{0A40F559-876E-47B4-BAFC-56736C44B8F1}"/>
    <dgm:cxn modelId="{341CCF7A-2609-4C1D-A0BE-2190121F5725}" srcId="{DF956695-9DCD-4A48-B1EC-096EDF7B9991}" destId="{BAE671BB-6035-48A1-BF08-F84A778D0366}" srcOrd="0" destOrd="0" parTransId="{D7796802-D2B8-4B30-A8C3-343786FCCF1B}" sibTransId="{27DF9E59-33F4-489F-BDF3-495317C8399C}"/>
    <dgm:cxn modelId="{FC116F7E-9399-4C51-8AF4-08C99F15B1C2}" srcId="{AB1E524D-AF92-469B-A5D4-6490AED36B39}" destId="{DF956695-9DCD-4A48-B1EC-096EDF7B9991}" srcOrd="2" destOrd="0" parTransId="{52FCA03E-C321-4214-9CD6-D63B11AC4048}" sibTransId="{B00E9950-0710-440F-BA17-6BD3FA6EE8E3}"/>
    <dgm:cxn modelId="{2331717E-AA77-4BF7-8AAE-585D3BBD9E82}" srcId="{7F9E9ABD-5422-46E6-ADA5-A8F192A38E8A}" destId="{E372F3C9-6650-46F3-887D-FCF68678575C}" srcOrd="5" destOrd="0" parTransId="{321CA03E-0AC7-4519-A876-D7538CF9DF73}" sibTransId="{263C9D00-040E-4AC3-96E5-0C39C03754DF}"/>
    <dgm:cxn modelId="{2664F47F-5620-4CC9-A334-4A5A5C0451EF}" type="presOf" srcId="{F3333AC6-97B1-4910-963A-72E727A596F7}" destId="{8672F746-2810-4A9A-80B2-848619CD48E7}" srcOrd="0" destOrd="1" presId="urn:microsoft.com/office/officeart/2005/8/layout/hList1"/>
    <dgm:cxn modelId="{B7FF9382-BC4F-464F-8A44-8298B4A6CD05}" srcId="{7F9E9ABD-5422-46E6-ADA5-A8F192A38E8A}" destId="{AA7D158F-83E3-41A3-BD6C-1987E71C6A63}" srcOrd="2" destOrd="0" parTransId="{0C534E0A-D896-4B5B-A99F-A0CBAC83A0E6}" sibTransId="{6A1D4336-7C4B-4E8D-B830-5AFB4DB76D12}"/>
    <dgm:cxn modelId="{86967889-3C27-46BD-8D0A-7F83600CDA24}" srcId="{8638A065-9FA5-4725-BB6F-F3050F91C81C}" destId="{DF3D1EC7-D646-47FC-A4BA-BDA97A484AAE}" srcOrd="0" destOrd="0" parTransId="{F578D5D7-22F0-4EF0-98BD-80F86395441D}" sibTransId="{A83C12B9-7DCA-4E9C-A79D-6F60C259DD14}"/>
    <dgm:cxn modelId="{9E16FE8B-DF35-46EC-85CC-5886C524787D}" type="presOf" srcId="{2C720612-28C6-45A0-AE94-4ABAA806E5EE}" destId="{8672F746-2810-4A9A-80B2-848619CD48E7}" srcOrd="0" destOrd="8" presId="urn:microsoft.com/office/officeart/2005/8/layout/hList1"/>
    <dgm:cxn modelId="{89D5398D-2765-44FA-A95F-93A6C79192E0}" srcId="{7F9E9ABD-5422-46E6-ADA5-A8F192A38E8A}" destId="{2C720612-28C6-45A0-AE94-4ABAA806E5EE}" srcOrd="8" destOrd="0" parTransId="{C14FDA3C-B8A0-4239-B8B8-2DACFA91E352}" sibTransId="{B6BE779D-2774-4CF8-88B7-42DAB1748702}"/>
    <dgm:cxn modelId="{72321A8F-E6A3-4D96-9E49-A4C7AA1D0A06}" srcId="{7F9E9ABD-5422-46E6-ADA5-A8F192A38E8A}" destId="{FE11B0E3-3272-4B88-B6FF-8A64C270ED60}" srcOrd="6" destOrd="0" parTransId="{25AAAC85-124B-4208-964D-61DB0F486B73}" sibTransId="{B32FDED8-8F63-4CE6-9853-A5E9528F5DC5}"/>
    <dgm:cxn modelId="{2ACE768F-ECB7-480A-A18E-F4499ADE8425}" type="presOf" srcId="{AFFB1574-C62E-4EB1-A472-367B0D200D2B}" destId="{8672F746-2810-4A9A-80B2-848619CD48E7}" srcOrd="0" destOrd="3" presId="urn:microsoft.com/office/officeart/2005/8/layout/hList1"/>
    <dgm:cxn modelId="{3F961391-EE45-4692-A722-C8C67C67FEE0}" srcId="{DF956695-9DCD-4A48-B1EC-096EDF7B9991}" destId="{E78F01CF-954C-41C6-8EF5-14185820FDBF}" srcOrd="2" destOrd="0" parTransId="{D2B4F6CF-BA5D-4674-8BF0-EE7346C0DAC8}" sibTransId="{E02181B3-4F1E-4D62-BCF2-1E1E2D62ACCF}"/>
    <dgm:cxn modelId="{1E5F5C96-C424-4BF5-A11A-4B5B65FB98E8}" type="presOf" srcId="{DF956695-9DCD-4A48-B1EC-096EDF7B9991}" destId="{FF170470-58DB-4A0C-BBF3-94FCC0CEF3F1}" srcOrd="0" destOrd="0" presId="urn:microsoft.com/office/officeart/2005/8/layout/hList1"/>
    <dgm:cxn modelId="{E697C5B0-1F95-47EB-889E-51BE20DB5DB0}" type="presOf" srcId="{4CBF1D7C-3312-487B-BA3D-EEAC82B36220}" destId="{5C7BDF94-E9DB-4372-9CC3-016D687001A6}" srcOrd="0" destOrd="1" presId="urn:microsoft.com/office/officeart/2005/8/layout/hList1"/>
    <dgm:cxn modelId="{E1C6D0B9-6334-431D-B4DE-16C4A5F030F1}" srcId="{7F9E9ABD-5422-46E6-ADA5-A8F192A38E8A}" destId="{2D701830-3E16-4164-9235-312F662EE959}" srcOrd="4" destOrd="0" parTransId="{89CCAF17-33C3-4168-909E-1CFD2E33C5CE}" sibTransId="{2F9FA02B-8D28-4A77-8935-A6886AE29235}"/>
    <dgm:cxn modelId="{0F8BB7C1-20F7-46D2-936B-90C04B776A49}" srcId="{7F9E9ABD-5422-46E6-ADA5-A8F192A38E8A}" destId="{AFFB1574-C62E-4EB1-A472-367B0D200D2B}" srcOrd="3" destOrd="0" parTransId="{178DE87C-F716-43CB-9093-993A86E1CEB8}" sibTransId="{90D3CD97-44B1-4930-A763-571F6B20CB2F}"/>
    <dgm:cxn modelId="{D15749C6-C821-4C6E-B52C-C11A6BAB392E}" type="presOf" srcId="{285EBBFD-5EC3-4E49-994B-32B7E2104868}" destId="{8672F746-2810-4A9A-80B2-848619CD48E7}" srcOrd="0" destOrd="7" presId="urn:microsoft.com/office/officeart/2005/8/layout/hList1"/>
    <dgm:cxn modelId="{95B9D3CE-C5D9-4EBE-9CBF-11ECAF9EF2BA}" srcId="{AB1E524D-AF92-469B-A5D4-6490AED36B39}" destId="{7F9E9ABD-5422-46E6-ADA5-A8F192A38E8A}" srcOrd="0" destOrd="0" parTransId="{D67D7467-6B27-4BEE-BE51-C30BEF017F8F}" sibTransId="{B4C17730-121C-45A1-8F15-F3196EEF6B62}"/>
    <dgm:cxn modelId="{A19F4ADE-A36F-4FBF-86DC-12F4E698F4F6}" type="presOf" srcId="{34547FA3-CDAA-4608-AF77-0954C1D77160}" destId="{8672F746-2810-4A9A-80B2-848619CD48E7}" srcOrd="0" destOrd="0" presId="urn:microsoft.com/office/officeart/2005/8/layout/hList1"/>
    <dgm:cxn modelId="{3C0FDAE8-E321-41E2-9E20-254130CC148E}" type="presOf" srcId="{B34E9AAD-6AFE-4AC5-8F84-4348D02F6979}" destId="{1CECB9FC-4DA7-42C5-951C-3DBED41A0478}" srcOrd="0" destOrd="3" presId="urn:microsoft.com/office/officeart/2005/8/layout/hList1"/>
    <dgm:cxn modelId="{E84FD6F2-14A6-48C7-A4CD-2B2680088C6A}" srcId="{7F9E9ABD-5422-46E6-ADA5-A8F192A38E8A}" destId="{34547FA3-CDAA-4608-AF77-0954C1D77160}" srcOrd="0" destOrd="0" parTransId="{1E4524A2-1F39-4A10-9F42-CBBBC0F0E0F7}" sibTransId="{610949EC-DF17-43CE-AFFA-6290D074109C}"/>
    <dgm:cxn modelId="{8E9A84F7-B165-4DA2-A768-BCF44C30884F}" type="presOf" srcId="{BAE671BB-6035-48A1-BF08-F84A778D0366}" destId="{5C7BDF94-E9DB-4372-9CC3-016D687001A6}" srcOrd="0" destOrd="0" presId="urn:microsoft.com/office/officeart/2005/8/layout/hList1"/>
    <dgm:cxn modelId="{4C131DF9-6C35-4478-B0E0-5136D6F03833}" type="presOf" srcId="{DF3D1EC7-D646-47FC-A4BA-BDA97A484AAE}" destId="{1CECB9FC-4DA7-42C5-951C-3DBED41A0478}" srcOrd="0" destOrd="0" presId="urn:microsoft.com/office/officeart/2005/8/layout/hList1"/>
    <dgm:cxn modelId="{730AB6FE-FD86-4B07-A92D-7E06681AAD15}" type="presOf" srcId="{2D701830-3E16-4164-9235-312F662EE959}" destId="{8672F746-2810-4A9A-80B2-848619CD48E7}" srcOrd="0" destOrd="4" presId="urn:microsoft.com/office/officeart/2005/8/layout/hList1"/>
    <dgm:cxn modelId="{B2869EFF-1CF5-4E88-90D8-90DC5F7F8446}" srcId="{8638A065-9FA5-4725-BB6F-F3050F91C81C}" destId="{BCF91FD6-985E-4D55-A24E-7962D7BB74F2}" srcOrd="2" destOrd="0" parTransId="{AD3CE8F4-16DD-41D1-9A0B-7EB7A0AA8156}" sibTransId="{CB96242C-763A-4B5F-A96A-D66AB97CFD2C}"/>
    <dgm:cxn modelId="{1436226B-D434-4EBA-AA33-B0002040882D}" type="presParOf" srcId="{58E3636C-0761-4862-9370-F868335BB6F0}" destId="{7950D3D2-4FE4-47F8-9847-96C299C8A19B}" srcOrd="0" destOrd="0" presId="urn:microsoft.com/office/officeart/2005/8/layout/hList1"/>
    <dgm:cxn modelId="{7C702625-97C4-49FC-B1DB-79D5883F405B}" type="presParOf" srcId="{7950D3D2-4FE4-47F8-9847-96C299C8A19B}" destId="{0236F443-D560-4B0D-BDDB-DCDF136ED474}" srcOrd="0" destOrd="0" presId="urn:microsoft.com/office/officeart/2005/8/layout/hList1"/>
    <dgm:cxn modelId="{01A6D142-B0D8-406D-8AFD-EB81D3AB74CD}" type="presParOf" srcId="{7950D3D2-4FE4-47F8-9847-96C299C8A19B}" destId="{8672F746-2810-4A9A-80B2-848619CD48E7}" srcOrd="1" destOrd="0" presId="urn:microsoft.com/office/officeart/2005/8/layout/hList1"/>
    <dgm:cxn modelId="{06E4AB54-4EC3-435D-B222-E4103790AC18}" type="presParOf" srcId="{58E3636C-0761-4862-9370-F868335BB6F0}" destId="{E9112D89-05C2-4C86-B094-267A1FD2B96A}" srcOrd="1" destOrd="0" presId="urn:microsoft.com/office/officeart/2005/8/layout/hList1"/>
    <dgm:cxn modelId="{6C9F3ECD-98DA-4612-8824-6EB226706B71}" type="presParOf" srcId="{58E3636C-0761-4862-9370-F868335BB6F0}" destId="{83FF0CD0-E336-4F20-A9AB-5897D7C514DB}" srcOrd="2" destOrd="0" presId="urn:microsoft.com/office/officeart/2005/8/layout/hList1"/>
    <dgm:cxn modelId="{FA03F20F-391B-41BA-A0BA-F7FE7A47E0F0}" type="presParOf" srcId="{83FF0CD0-E336-4F20-A9AB-5897D7C514DB}" destId="{43ECFEE7-C326-4687-8EE4-336041947858}" srcOrd="0" destOrd="0" presId="urn:microsoft.com/office/officeart/2005/8/layout/hList1"/>
    <dgm:cxn modelId="{702F527E-173E-43D7-9212-5EF34115A3FD}" type="presParOf" srcId="{83FF0CD0-E336-4F20-A9AB-5897D7C514DB}" destId="{1CECB9FC-4DA7-42C5-951C-3DBED41A0478}" srcOrd="1" destOrd="0" presId="urn:microsoft.com/office/officeart/2005/8/layout/hList1"/>
    <dgm:cxn modelId="{B8642D1A-B299-4906-893A-92FC3B6C77CD}" type="presParOf" srcId="{58E3636C-0761-4862-9370-F868335BB6F0}" destId="{7E7182B4-E2A2-4335-87E9-220C8B97BB7B}" srcOrd="3" destOrd="0" presId="urn:microsoft.com/office/officeart/2005/8/layout/hList1"/>
    <dgm:cxn modelId="{39BF7A03-8320-490B-9D32-D1B7CF2CFAEE}" type="presParOf" srcId="{58E3636C-0761-4862-9370-F868335BB6F0}" destId="{D747D261-6E52-45B9-8F81-80A662409B61}" srcOrd="4" destOrd="0" presId="urn:microsoft.com/office/officeart/2005/8/layout/hList1"/>
    <dgm:cxn modelId="{24C52859-E299-4FAC-9CFA-CCC39C77D22C}" type="presParOf" srcId="{D747D261-6E52-45B9-8F81-80A662409B61}" destId="{FF170470-58DB-4A0C-BBF3-94FCC0CEF3F1}" srcOrd="0" destOrd="0" presId="urn:microsoft.com/office/officeart/2005/8/layout/hList1"/>
    <dgm:cxn modelId="{F6957FF7-4D9A-4D21-B954-3A7B252AE0D1}" type="presParOf" srcId="{D747D261-6E52-45B9-8F81-80A662409B61}" destId="{5C7BDF94-E9DB-4372-9CC3-016D687001A6}" srcOrd="1" destOrd="0" presId="urn:microsoft.com/office/officeart/2005/8/layout/hLis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F5C6A1A-CAC1-4433-918A-1F90C8E73675}" type="doc">
      <dgm:prSet loTypeId="urn:microsoft.com/office/officeart/2005/8/layout/hList2" loCatId="list" qsTypeId="urn:microsoft.com/office/officeart/2005/8/quickstyle/simple1" qsCatId="simple" csTypeId="urn:microsoft.com/office/officeart/2005/8/colors/accent1_2" csCatId="accent1" phldr="1"/>
      <dgm:spPr/>
      <dgm:t>
        <a:bodyPr/>
        <a:lstStyle/>
        <a:p>
          <a:endParaRPr lang="en-NL"/>
        </a:p>
      </dgm:t>
    </dgm:pt>
    <dgm:pt modelId="{B0C211CF-8CC5-4DFB-83EA-E8888473BAEC}">
      <dgm:prSet phldrT="[Text]"/>
      <dgm:spPr/>
      <dgm:t>
        <a:bodyPr/>
        <a:lstStyle/>
        <a:p>
          <a:r>
            <a:rPr lang="en-US"/>
            <a:t>PARTNERSHIP</a:t>
          </a:r>
          <a:endParaRPr lang="en-NL"/>
        </a:p>
      </dgm:t>
    </dgm:pt>
    <dgm:pt modelId="{AF5EC53B-AA47-4755-B2B6-DF4139FAB9CD}" type="parTrans" cxnId="{B3BEF0CA-BCD9-4880-BC0C-F8E7F15E014A}">
      <dgm:prSet/>
      <dgm:spPr/>
      <dgm:t>
        <a:bodyPr/>
        <a:lstStyle/>
        <a:p>
          <a:endParaRPr lang="en-NL"/>
        </a:p>
      </dgm:t>
    </dgm:pt>
    <dgm:pt modelId="{69318FA6-5800-46B5-92A6-C43C2D502B48}" type="sibTrans" cxnId="{B3BEF0CA-BCD9-4880-BC0C-F8E7F15E014A}">
      <dgm:prSet/>
      <dgm:spPr/>
      <dgm:t>
        <a:bodyPr/>
        <a:lstStyle/>
        <a:p>
          <a:endParaRPr lang="en-NL"/>
        </a:p>
      </dgm:t>
    </dgm:pt>
    <dgm:pt modelId="{DF2541B7-0B7C-44D0-91ED-61F2059401B8}">
      <dgm:prSet phldrT="[Text]"/>
      <dgm:spPr/>
      <dgm:t>
        <a:bodyPr/>
        <a:lstStyle/>
        <a:p>
          <a:r>
            <a:rPr lang="en-US"/>
            <a:t>Scout for Opportunities</a:t>
          </a:r>
          <a:endParaRPr lang="en-NL"/>
        </a:p>
      </dgm:t>
    </dgm:pt>
    <dgm:pt modelId="{CC9B9CF3-A13A-4365-8EDC-EBA5CCC35310}" type="parTrans" cxnId="{767D78EF-3FAD-4FA8-A742-2B0BC813BAA3}">
      <dgm:prSet/>
      <dgm:spPr/>
      <dgm:t>
        <a:bodyPr/>
        <a:lstStyle/>
        <a:p>
          <a:endParaRPr lang="en-NL"/>
        </a:p>
      </dgm:t>
    </dgm:pt>
    <dgm:pt modelId="{E4C98CCA-B36C-44E2-8B26-65C3555FA0FF}" type="sibTrans" cxnId="{767D78EF-3FAD-4FA8-A742-2B0BC813BAA3}">
      <dgm:prSet/>
      <dgm:spPr/>
      <dgm:t>
        <a:bodyPr/>
        <a:lstStyle/>
        <a:p>
          <a:endParaRPr lang="en-NL"/>
        </a:p>
      </dgm:t>
    </dgm:pt>
    <dgm:pt modelId="{A088029D-C981-4BA1-AA9F-9AEB882FE6FD}">
      <dgm:prSet phldrT="[Text]"/>
      <dgm:spPr/>
      <dgm:t>
        <a:bodyPr/>
        <a:lstStyle/>
        <a:p>
          <a:r>
            <a:rPr lang="en-US"/>
            <a:t>Indentify Possible stakeholders &gt; devide them into groups</a:t>
          </a:r>
          <a:endParaRPr lang="en-NL"/>
        </a:p>
      </dgm:t>
    </dgm:pt>
    <dgm:pt modelId="{B9BC78CB-D0A1-4938-820D-00A2E57589E9}" type="parTrans" cxnId="{1E45A737-FE37-4779-9165-46A17C706036}">
      <dgm:prSet/>
      <dgm:spPr/>
      <dgm:t>
        <a:bodyPr/>
        <a:lstStyle/>
        <a:p>
          <a:endParaRPr lang="en-NL"/>
        </a:p>
      </dgm:t>
    </dgm:pt>
    <dgm:pt modelId="{6B6A38E2-22B3-4711-863E-9DD11D2808EC}" type="sibTrans" cxnId="{1E45A737-FE37-4779-9165-46A17C706036}">
      <dgm:prSet/>
      <dgm:spPr/>
      <dgm:t>
        <a:bodyPr/>
        <a:lstStyle/>
        <a:p>
          <a:endParaRPr lang="en-NL"/>
        </a:p>
      </dgm:t>
    </dgm:pt>
    <dgm:pt modelId="{BBF0B20B-70E3-4C28-8C3E-32142A92A53B}">
      <dgm:prSet phldrT="[Text]"/>
      <dgm:spPr/>
      <dgm:t>
        <a:bodyPr/>
        <a:lstStyle/>
        <a:p>
          <a:r>
            <a:rPr lang="en-US"/>
            <a:t>LAB</a:t>
          </a:r>
          <a:endParaRPr lang="en-NL"/>
        </a:p>
      </dgm:t>
    </dgm:pt>
    <dgm:pt modelId="{9DE18964-1976-4F3E-A626-3773A41876AF}" type="parTrans" cxnId="{40E68576-73FE-4C2F-9F13-B380BDF8BAF7}">
      <dgm:prSet/>
      <dgm:spPr/>
      <dgm:t>
        <a:bodyPr/>
        <a:lstStyle/>
        <a:p>
          <a:endParaRPr lang="en-NL"/>
        </a:p>
      </dgm:t>
    </dgm:pt>
    <dgm:pt modelId="{B6FE456E-2E0E-425E-BE5E-C38818A6F7D2}" type="sibTrans" cxnId="{40E68576-73FE-4C2F-9F13-B380BDF8BAF7}">
      <dgm:prSet/>
      <dgm:spPr/>
      <dgm:t>
        <a:bodyPr/>
        <a:lstStyle/>
        <a:p>
          <a:endParaRPr lang="en-NL"/>
        </a:p>
      </dgm:t>
    </dgm:pt>
    <dgm:pt modelId="{09177D86-661C-4551-AD9D-FC8B2BA00A08}">
      <dgm:prSet phldrT="[Text]"/>
      <dgm:spPr/>
      <dgm:t>
        <a:bodyPr/>
        <a:lstStyle/>
        <a:p>
          <a:r>
            <a:rPr lang="en-US"/>
            <a:t>Assign Lab Leader</a:t>
          </a:r>
          <a:endParaRPr lang="en-NL"/>
        </a:p>
      </dgm:t>
    </dgm:pt>
    <dgm:pt modelId="{564E36A6-C39D-4D40-9256-810CA3196DB2}" type="parTrans" cxnId="{746294FE-D47E-435C-849C-16EDAD77C4B2}">
      <dgm:prSet/>
      <dgm:spPr/>
      <dgm:t>
        <a:bodyPr/>
        <a:lstStyle/>
        <a:p>
          <a:endParaRPr lang="en-NL"/>
        </a:p>
      </dgm:t>
    </dgm:pt>
    <dgm:pt modelId="{D13DBBDC-B482-4A93-86C9-F708D389614E}" type="sibTrans" cxnId="{746294FE-D47E-435C-849C-16EDAD77C4B2}">
      <dgm:prSet/>
      <dgm:spPr/>
      <dgm:t>
        <a:bodyPr/>
        <a:lstStyle/>
        <a:p>
          <a:endParaRPr lang="en-NL"/>
        </a:p>
      </dgm:t>
    </dgm:pt>
    <dgm:pt modelId="{0C7824C3-29DC-4624-A3DF-A09C842F5EAA}">
      <dgm:prSet phldrT="[Text]"/>
      <dgm:spPr/>
      <dgm:t>
        <a:bodyPr/>
        <a:lstStyle/>
        <a:p>
          <a:r>
            <a:rPr lang="en-US"/>
            <a:t>Assign Departments</a:t>
          </a:r>
          <a:endParaRPr lang="en-NL"/>
        </a:p>
      </dgm:t>
    </dgm:pt>
    <dgm:pt modelId="{45D75A84-6294-40F7-AD73-5577025E5D64}" type="parTrans" cxnId="{C1853CB5-6115-47F1-A88D-F594F7367956}">
      <dgm:prSet/>
      <dgm:spPr/>
      <dgm:t>
        <a:bodyPr/>
        <a:lstStyle/>
        <a:p>
          <a:endParaRPr lang="en-NL"/>
        </a:p>
      </dgm:t>
    </dgm:pt>
    <dgm:pt modelId="{A0B14857-B378-4F8A-A9FD-AF28552B3EC8}" type="sibTrans" cxnId="{C1853CB5-6115-47F1-A88D-F594F7367956}">
      <dgm:prSet/>
      <dgm:spPr/>
      <dgm:t>
        <a:bodyPr/>
        <a:lstStyle/>
        <a:p>
          <a:endParaRPr lang="en-NL"/>
        </a:p>
      </dgm:t>
    </dgm:pt>
    <dgm:pt modelId="{2555979B-E5F5-448C-AF7A-3642FC100DA3}">
      <dgm:prSet phldrT="[Text]"/>
      <dgm:spPr/>
      <dgm:t>
        <a:bodyPr/>
        <a:lstStyle/>
        <a:p>
          <a:r>
            <a:rPr lang="en-US"/>
            <a:t>TOOLS</a:t>
          </a:r>
          <a:endParaRPr lang="en-NL"/>
        </a:p>
      </dgm:t>
    </dgm:pt>
    <dgm:pt modelId="{031778B6-602B-40CE-A4DD-43F934DE925A}" type="parTrans" cxnId="{BB56F1D7-5332-4C98-8E0E-9BF372EFD26E}">
      <dgm:prSet/>
      <dgm:spPr/>
      <dgm:t>
        <a:bodyPr/>
        <a:lstStyle/>
        <a:p>
          <a:endParaRPr lang="en-NL"/>
        </a:p>
      </dgm:t>
    </dgm:pt>
    <dgm:pt modelId="{829B0A2F-4F75-4D0B-9E09-8D7F67F8B6F3}" type="sibTrans" cxnId="{BB56F1D7-5332-4C98-8E0E-9BF372EFD26E}">
      <dgm:prSet/>
      <dgm:spPr/>
      <dgm:t>
        <a:bodyPr/>
        <a:lstStyle/>
        <a:p>
          <a:endParaRPr lang="en-NL"/>
        </a:p>
      </dgm:t>
    </dgm:pt>
    <dgm:pt modelId="{20578D48-17E4-4B95-A2A3-409A2DC25299}">
      <dgm:prSet phldrT="[Text]"/>
      <dgm:spPr/>
      <dgm:t>
        <a:bodyPr/>
        <a:lstStyle/>
        <a:p>
          <a:r>
            <a:rPr lang="en-US"/>
            <a:t>Setup the Website</a:t>
          </a:r>
          <a:endParaRPr lang="en-NL"/>
        </a:p>
      </dgm:t>
    </dgm:pt>
    <dgm:pt modelId="{71835E97-DF73-4ABA-B831-FA0D5B34F5C4}" type="parTrans" cxnId="{E9A3A032-BD36-4A2D-AE5E-BBB05FDB59D4}">
      <dgm:prSet/>
      <dgm:spPr/>
      <dgm:t>
        <a:bodyPr/>
        <a:lstStyle/>
        <a:p>
          <a:endParaRPr lang="en-NL"/>
        </a:p>
      </dgm:t>
    </dgm:pt>
    <dgm:pt modelId="{E1874542-2514-4A12-99F8-F2BA1EAD4E1D}" type="sibTrans" cxnId="{E9A3A032-BD36-4A2D-AE5E-BBB05FDB59D4}">
      <dgm:prSet/>
      <dgm:spPr/>
      <dgm:t>
        <a:bodyPr/>
        <a:lstStyle/>
        <a:p>
          <a:endParaRPr lang="en-NL"/>
        </a:p>
      </dgm:t>
    </dgm:pt>
    <dgm:pt modelId="{1F4FC515-EA4A-4305-9F0E-C5CF2801EA19}">
      <dgm:prSet phldrT="[Text]"/>
      <dgm:spPr/>
      <dgm:t>
        <a:bodyPr/>
        <a:lstStyle/>
        <a:p>
          <a:r>
            <a:rPr lang="en-US"/>
            <a:t>Setup first pitches</a:t>
          </a:r>
          <a:endParaRPr lang="en-NL"/>
        </a:p>
      </dgm:t>
    </dgm:pt>
    <dgm:pt modelId="{32BAEE02-CC30-4860-ACB1-08D30546DB41}" type="parTrans" cxnId="{3E800EB9-6F2D-4907-B246-7A8974703468}">
      <dgm:prSet/>
      <dgm:spPr/>
      <dgm:t>
        <a:bodyPr/>
        <a:lstStyle/>
        <a:p>
          <a:endParaRPr lang="en-NL"/>
        </a:p>
      </dgm:t>
    </dgm:pt>
    <dgm:pt modelId="{894CDF0E-7AAE-4868-B1B9-66554C602823}" type="sibTrans" cxnId="{3E800EB9-6F2D-4907-B246-7A8974703468}">
      <dgm:prSet/>
      <dgm:spPr/>
      <dgm:t>
        <a:bodyPr/>
        <a:lstStyle/>
        <a:p>
          <a:endParaRPr lang="en-NL"/>
        </a:p>
      </dgm:t>
    </dgm:pt>
    <dgm:pt modelId="{BB08029C-536F-49A7-8B00-47BF8F5B1455}">
      <dgm:prSet phldrT="[Text]"/>
      <dgm:spPr/>
      <dgm:t>
        <a:bodyPr/>
        <a:lstStyle/>
        <a:p>
          <a:r>
            <a:rPr lang="en-US"/>
            <a:t>Setup the Project Selection Process</a:t>
          </a:r>
          <a:endParaRPr lang="en-NL"/>
        </a:p>
      </dgm:t>
    </dgm:pt>
    <dgm:pt modelId="{8A0C677E-D2E5-4C25-9BDE-22F433DFCE3F}" type="parTrans" cxnId="{516E929D-B274-4F68-AD44-BC079F738F6B}">
      <dgm:prSet/>
      <dgm:spPr/>
      <dgm:t>
        <a:bodyPr/>
        <a:lstStyle/>
        <a:p>
          <a:endParaRPr lang="en-NL"/>
        </a:p>
      </dgm:t>
    </dgm:pt>
    <dgm:pt modelId="{902EC53C-927B-4D30-BB4E-102905DEE2F8}" type="sibTrans" cxnId="{516E929D-B274-4F68-AD44-BC079F738F6B}">
      <dgm:prSet/>
      <dgm:spPr/>
      <dgm:t>
        <a:bodyPr/>
        <a:lstStyle/>
        <a:p>
          <a:endParaRPr lang="en-NL"/>
        </a:p>
      </dgm:t>
    </dgm:pt>
    <dgm:pt modelId="{1721EAE2-6C7C-4664-8714-151360C809AE}">
      <dgm:prSet phldrT="[Text]"/>
      <dgm:spPr/>
      <dgm:t>
        <a:bodyPr/>
        <a:lstStyle/>
        <a:p>
          <a:r>
            <a:rPr lang="en-US"/>
            <a:t>Setup the Monitoring board</a:t>
          </a:r>
          <a:endParaRPr lang="en-NL"/>
        </a:p>
      </dgm:t>
    </dgm:pt>
    <dgm:pt modelId="{DCF8B96C-FEB4-4A23-BA6B-A320B6C28D16}" type="parTrans" cxnId="{01ABDD80-48B8-4CC7-B5E0-F9ABA5108962}">
      <dgm:prSet/>
      <dgm:spPr/>
      <dgm:t>
        <a:bodyPr/>
        <a:lstStyle/>
        <a:p>
          <a:endParaRPr lang="en-NL"/>
        </a:p>
      </dgm:t>
    </dgm:pt>
    <dgm:pt modelId="{739FEB9C-E92C-4A7F-A990-EA31A583CE98}" type="sibTrans" cxnId="{01ABDD80-48B8-4CC7-B5E0-F9ABA5108962}">
      <dgm:prSet/>
      <dgm:spPr/>
      <dgm:t>
        <a:bodyPr/>
        <a:lstStyle/>
        <a:p>
          <a:endParaRPr lang="en-NL"/>
        </a:p>
      </dgm:t>
    </dgm:pt>
    <dgm:pt modelId="{F1DF0F60-F162-42C3-B8CD-8EE7BED231E9}">
      <dgm:prSet phldrT="[Text]"/>
      <dgm:spPr/>
      <dgm:t>
        <a:bodyPr/>
        <a:lstStyle/>
        <a:p>
          <a:r>
            <a:rPr lang="en-US"/>
            <a:t>Start social Media</a:t>
          </a:r>
          <a:endParaRPr lang="en-NL"/>
        </a:p>
      </dgm:t>
    </dgm:pt>
    <dgm:pt modelId="{3B3D1DB4-AEE6-4CF3-BAE9-375915B81411}" type="parTrans" cxnId="{ED8028A8-B3CC-4688-BB08-F57A2D511AA3}">
      <dgm:prSet/>
      <dgm:spPr/>
      <dgm:t>
        <a:bodyPr/>
        <a:lstStyle/>
        <a:p>
          <a:endParaRPr lang="en-NL"/>
        </a:p>
      </dgm:t>
    </dgm:pt>
    <dgm:pt modelId="{DCB51874-CB8F-4F44-A0E0-D5AD499199F5}" type="sibTrans" cxnId="{ED8028A8-B3CC-4688-BB08-F57A2D511AA3}">
      <dgm:prSet/>
      <dgm:spPr/>
      <dgm:t>
        <a:bodyPr/>
        <a:lstStyle/>
        <a:p>
          <a:endParaRPr lang="en-NL"/>
        </a:p>
      </dgm:t>
    </dgm:pt>
    <dgm:pt modelId="{9179267C-E163-40B9-B7C0-A02A3237B59A}">
      <dgm:prSet phldrT="[Text]"/>
      <dgm:spPr/>
      <dgm:t>
        <a:bodyPr/>
        <a:lstStyle/>
        <a:p>
          <a:r>
            <a:rPr lang="en-US"/>
            <a:t>Setup tools and data monitoring</a:t>
          </a:r>
          <a:endParaRPr lang="en-NL"/>
        </a:p>
      </dgm:t>
    </dgm:pt>
    <dgm:pt modelId="{837768AD-FF57-4617-A9F5-B75408C93D7F}" type="parTrans" cxnId="{3B55764E-BB3B-4C5F-BB6F-9D73A60078C4}">
      <dgm:prSet/>
      <dgm:spPr/>
      <dgm:t>
        <a:bodyPr/>
        <a:lstStyle/>
        <a:p>
          <a:endParaRPr lang="en-NL"/>
        </a:p>
      </dgm:t>
    </dgm:pt>
    <dgm:pt modelId="{9281AC3D-D4A6-4130-B95A-664A5AD62171}" type="sibTrans" cxnId="{3B55764E-BB3B-4C5F-BB6F-9D73A60078C4}">
      <dgm:prSet/>
      <dgm:spPr/>
      <dgm:t>
        <a:bodyPr/>
        <a:lstStyle/>
        <a:p>
          <a:endParaRPr lang="en-NL"/>
        </a:p>
      </dgm:t>
    </dgm:pt>
    <dgm:pt modelId="{00DACDA8-DBE9-47DF-AE27-E08249B7F2A5}">
      <dgm:prSet phldrT="[Text]"/>
      <dgm:spPr/>
      <dgm:t>
        <a:bodyPr/>
        <a:lstStyle/>
        <a:p>
          <a:r>
            <a:rPr lang="en-US"/>
            <a:t>Setup A.I for assistance</a:t>
          </a:r>
          <a:endParaRPr lang="en-NL"/>
        </a:p>
      </dgm:t>
    </dgm:pt>
    <dgm:pt modelId="{FE2BABC2-E0CC-4475-8EA1-3A81ABBC4C65}" type="parTrans" cxnId="{18C45181-CB27-4059-AEB2-D825F5CC9965}">
      <dgm:prSet/>
      <dgm:spPr/>
      <dgm:t>
        <a:bodyPr/>
        <a:lstStyle/>
        <a:p>
          <a:endParaRPr lang="en-NL"/>
        </a:p>
      </dgm:t>
    </dgm:pt>
    <dgm:pt modelId="{A48FADF1-C361-4DCD-8E4F-334BCDC3FEC6}" type="sibTrans" cxnId="{18C45181-CB27-4059-AEB2-D825F5CC9965}">
      <dgm:prSet/>
      <dgm:spPr/>
      <dgm:t>
        <a:bodyPr/>
        <a:lstStyle/>
        <a:p>
          <a:endParaRPr lang="en-NL"/>
        </a:p>
      </dgm:t>
    </dgm:pt>
    <dgm:pt modelId="{B3BF9BD9-4B6D-46D5-AE40-B9B51C8CC306}">
      <dgm:prSet phldrT="[Text]"/>
      <dgm:spPr/>
      <dgm:t>
        <a:bodyPr/>
        <a:lstStyle/>
        <a:p>
          <a:r>
            <a:rPr lang="en-US"/>
            <a:t>Start Social Media Networks</a:t>
          </a:r>
          <a:endParaRPr lang="en-NL"/>
        </a:p>
      </dgm:t>
    </dgm:pt>
    <dgm:pt modelId="{9BB37385-9BFB-48E4-8E12-709DF455A5E8}" type="parTrans" cxnId="{943EAF41-F9B6-4914-8171-602F957DF914}">
      <dgm:prSet/>
      <dgm:spPr/>
      <dgm:t>
        <a:bodyPr/>
        <a:lstStyle/>
        <a:p>
          <a:endParaRPr lang="en-NL"/>
        </a:p>
      </dgm:t>
    </dgm:pt>
    <dgm:pt modelId="{36C2B340-01E9-445C-91FA-D943F84D9E85}" type="sibTrans" cxnId="{943EAF41-F9B6-4914-8171-602F957DF914}">
      <dgm:prSet/>
      <dgm:spPr/>
      <dgm:t>
        <a:bodyPr/>
        <a:lstStyle/>
        <a:p>
          <a:endParaRPr lang="en-NL"/>
        </a:p>
      </dgm:t>
    </dgm:pt>
    <dgm:pt modelId="{A55EC23C-AB46-4A06-95E9-22DF3655BF1D}">
      <dgm:prSet phldrT="[Text]"/>
      <dgm:spPr/>
      <dgm:t>
        <a:bodyPr/>
        <a:lstStyle/>
        <a:p>
          <a:r>
            <a:rPr lang="en-US"/>
            <a:t>Setup Chat Programs</a:t>
          </a:r>
          <a:endParaRPr lang="en-NL"/>
        </a:p>
      </dgm:t>
    </dgm:pt>
    <dgm:pt modelId="{584EAA5E-AD69-4225-A64F-180D3DF16FDB}" type="parTrans" cxnId="{B9196555-7AD7-4EB4-87C7-CE3B2AB037FE}">
      <dgm:prSet/>
      <dgm:spPr/>
      <dgm:t>
        <a:bodyPr/>
        <a:lstStyle/>
        <a:p>
          <a:endParaRPr lang="en-NL"/>
        </a:p>
      </dgm:t>
    </dgm:pt>
    <dgm:pt modelId="{11436950-7264-4853-8F99-4F9D33E10455}" type="sibTrans" cxnId="{B9196555-7AD7-4EB4-87C7-CE3B2AB037FE}">
      <dgm:prSet/>
      <dgm:spPr/>
      <dgm:t>
        <a:bodyPr/>
        <a:lstStyle/>
        <a:p>
          <a:endParaRPr lang="en-NL"/>
        </a:p>
      </dgm:t>
    </dgm:pt>
    <dgm:pt modelId="{FB27F359-8A72-4FA0-A2F6-F54CB99A10CD}">
      <dgm:prSet phldrT="[Text]"/>
      <dgm:spPr/>
      <dgm:t>
        <a:bodyPr/>
        <a:lstStyle/>
        <a:p>
          <a:r>
            <a:rPr lang="en-US"/>
            <a:t>Setup Onboarding</a:t>
          </a:r>
          <a:endParaRPr lang="en-NL"/>
        </a:p>
      </dgm:t>
    </dgm:pt>
    <dgm:pt modelId="{4D5C3B6F-6981-4999-9611-6E340C1745DE}" type="parTrans" cxnId="{6FCD8FA8-7B14-4366-A054-23C39F25F2D9}">
      <dgm:prSet/>
      <dgm:spPr/>
      <dgm:t>
        <a:bodyPr/>
        <a:lstStyle/>
        <a:p>
          <a:endParaRPr lang="en-NL"/>
        </a:p>
      </dgm:t>
    </dgm:pt>
    <dgm:pt modelId="{8CE49417-4E16-4796-BEF0-92ECC271D840}" type="sibTrans" cxnId="{6FCD8FA8-7B14-4366-A054-23C39F25F2D9}">
      <dgm:prSet/>
      <dgm:spPr/>
      <dgm:t>
        <a:bodyPr/>
        <a:lstStyle/>
        <a:p>
          <a:endParaRPr lang="en-NL"/>
        </a:p>
      </dgm:t>
    </dgm:pt>
    <dgm:pt modelId="{2B2FA947-C7AD-4BC6-B753-FCEF433C1D2F}">
      <dgm:prSet phldrT="[Text]"/>
      <dgm:spPr/>
      <dgm:t>
        <a:bodyPr/>
        <a:lstStyle/>
        <a:p>
          <a:r>
            <a:rPr lang="en-US"/>
            <a:t>Assign the Lead Scouter</a:t>
          </a:r>
          <a:endParaRPr lang="en-NL"/>
        </a:p>
      </dgm:t>
    </dgm:pt>
    <dgm:pt modelId="{8EFF06FF-EEF5-4D00-8ACF-063F12C0C875}" type="parTrans" cxnId="{D0801568-7DFF-4A09-ADDC-55689DFC1E73}">
      <dgm:prSet/>
      <dgm:spPr/>
      <dgm:t>
        <a:bodyPr/>
        <a:lstStyle/>
        <a:p>
          <a:endParaRPr lang="en-NL"/>
        </a:p>
      </dgm:t>
    </dgm:pt>
    <dgm:pt modelId="{2DA58F02-6A8A-4B4C-8496-448C8BA41DB5}" type="sibTrans" cxnId="{D0801568-7DFF-4A09-ADDC-55689DFC1E73}">
      <dgm:prSet/>
      <dgm:spPr/>
      <dgm:t>
        <a:bodyPr/>
        <a:lstStyle/>
        <a:p>
          <a:endParaRPr lang="en-NL"/>
        </a:p>
      </dgm:t>
    </dgm:pt>
    <dgm:pt modelId="{297D5E68-527A-4DAA-B374-7F2C5B54FABC}" type="pres">
      <dgm:prSet presAssocID="{CF5C6A1A-CAC1-4433-918A-1F90C8E73675}" presName="linearFlow" presStyleCnt="0">
        <dgm:presLayoutVars>
          <dgm:dir/>
          <dgm:animLvl val="lvl"/>
          <dgm:resizeHandles/>
        </dgm:presLayoutVars>
      </dgm:prSet>
      <dgm:spPr/>
    </dgm:pt>
    <dgm:pt modelId="{A9474C12-C35A-4EBD-89C2-0E80C26EFEC0}" type="pres">
      <dgm:prSet presAssocID="{B0C211CF-8CC5-4DFB-83EA-E8888473BAEC}" presName="compositeNode" presStyleCnt="0">
        <dgm:presLayoutVars>
          <dgm:bulletEnabled val="1"/>
        </dgm:presLayoutVars>
      </dgm:prSet>
      <dgm:spPr/>
    </dgm:pt>
    <dgm:pt modelId="{E34091EE-114E-4490-8BB7-A35D12EE4988}" type="pres">
      <dgm:prSet presAssocID="{B0C211CF-8CC5-4DFB-83EA-E8888473BAEC}" presName="image" presStyleLbl="fgImgPlace1" presStyleIdx="0" presStyleCnt="3"/>
      <dgm:spPr>
        <a:blipFill>
          <a:blip xmlns:r="http://schemas.openxmlformats.org/officeDocument/2006/relationships" r:embed="rId1"/>
          <a:srcRect/>
          <a:stretch>
            <a:fillRect t="-2000" b="-2000"/>
          </a:stretch>
        </a:blipFill>
      </dgm:spPr>
    </dgm:pt>
    <dgm:pt modelId="{CE3A3C4E-67A9-4E74-B634-9114FDA13F43}" type="pres">
      <dgm:prSet presAssocID="{B0C211CF-8CC5-4DFB-83EA-E8888473BAEC}" presName="childNode" presStyleLbl="node1" presStyleIdx="0" presStyleCnt="3">
        <dgm:presLayoutVars>
          <dgm:bulletEnabled val="1"/>
        </dgm:presLayoutVars>
      </dgm:prSet>
      <dgm:spPr/>
    </dgm:pt>
    <dgm:pt modelId="{B4FA813F-112B-48B7-9AF8-A563D87BA1DB}" type="pres">
      <dgm:prSet presAssocID="{B0C211CF-8CC5-4DFB-83EA-E8888473BAEC}" presName="parentNode" presStyleLbl="revTx" presStyleIdx="0" presStyleCnt="3">
        <dgm:presLayoutVars>
          <dgm:chMax val="0"/>
          <dgm:bulletEnabled val="1"/>
        </dgm:presLayoutVars>
      </dgm:prSet>
      <dgm:spPr/>
    </dgm:pt>
    <dgm:pt modelId="{D8A1B46C-A357-47A3-9DF8-36212FFFE745}" type="pres">
      <dgm:prSet presAssocID="{69318FA6-5800-46B5-92A6-C43C2D502B48}" presName="sibTrans" presStyleCnt="0"/>
      <dgm:spPr/>
    </dgm:pt>
    <dgm:pt modelId="{442B296E-EFBF-4A8F-8A17-A88FE04F97A0}" type="pres">
      <dgm:prSet presAssocID="{BBF0B20B-70E3-4C28-8C3E-32142A92A53B}" presName="compositeNode" presStyleCnt="0">
        <dgm:presLayoutVars>
          <dgm:bulletEnabled val="1"/>
        </dgm:presLayoutVars>
      </dgm:prSet>
      <dgm:spPr/>
    </dgm:pt>
    <dgm:pt modelId="{9AB507A7-D7C3-43F2-9027-360ED520914A}" type="pres">
      <dgm:prSet presAssocID="{BBF0B20B-70E3-4C28-8C3E-32142A92A53B}" presName="image" presStyleLbl="fgImgPlace1" presStyleIdx="1" presStyleCnt="3"/>
      <dgm:spPr>
        <a:blipFill>
          <a:blip xmlns:r="http://schemas.openxmlformats.org/officeDocument/2006/relationships" r:embed="rId2"/>
          <a:srcRect/>
          <a:stretch>
            <a:fillRect/>
          </a:stretch>
        </a:blipFill>
      </dgm:spPr>
    </dgm:pt>
    <dgm:pt modelId="{3D5F7E22-7DF2-40C6-9095-DEA0AF9BB93D}" type="pres">
      <dgm:prSet presAssocID="{BBF0B20B-70E3-4C28-8C3E-32142A92A53B}" presName="childNode" presStyleLbl="node1" presStyleIdx="1" presStyleCnt="3">
        <dgm:presLayoutVars>
          <dgm:bulletEnabled val="1"/>
        </dgm:presLayoutVars>
      </dgm:prSet>
      <dgm:spPr/>
    </dgm:pt>
    <dgm:pt modelId="{50EB93EC-B63F-43EE-B82B-29E88E7E0BF1}" type="pres">
      <dgm:prSet presAssocID="{BBF0B20B-70E3-4C28-8C3E-32142A92A53B}" presName="parentNode" presStyleLbl="revTx" presStyleIdx="1" presStyleCnt="3">
        <dgm:presLayoutVars>
          <dgm:chMax val="0"/>
          <dgm:bulletEnabled val="1"/>
        </dgm:presLayoutVars>
      </dgm:prSet>
      <dgm:spPr/>
    </dgm:pt>
    <dgm:pt modelId="{3BDD7F0C-2DEE-43FD-81E8-C10F098CDF84}" type="pres">
      <dgm:prSet presAssocID="{B6FE456E-2E0E-425E-BE5E-C38818A6F7D2}" presName="sibTrans" presStyleCnt="0"/>
      <dgm:spPr/>
    </dgm:pt>
    <dgm:pt modelId="{CE0A8C7C-3A95-4F52-B8EF-225C966E5867}" type="pres">
      <dgm:prSet presAssocID="{2555979B-E5F5-448C-AF7A-3642FC100DA3}" presName="compositeNode" presStyleCnt="0">
        <dgm:presLayoutVars>
          <dgm:bulletEnabled val="1"/>
        </dgm:presLayoutVars>
      </dgm:prSet>
      <dgm:spPr/>
    </dgm:pt>
    <dgm:pt modelId="{AB6D14D8-0698-439D-A885-4BE34B68920E}" type="pres">
      <dgm:prSet presAssocID="{2555979B-E5F5-448C-AF7A-3642FC100DA3}" presName="image" presStyleLbl="fgImgPlace1" presStyleIdx="2" presStyleCnt="3"/>
      <dgm:spPr>
        <a:blipFill>
          <a:blip xmlns:r="http://schemas.openxmlformats.org/officeDocument/2006/relationships" r:embed="rId3"/>
          <a:srcRect/>
          <a:stretch>
            <a:fillRect/>
          </a:stretch>
        </a:blipFill>
      </dgm:spPr>
    </dgm:pt>
    <dgm:pt modelId="{0AD75AEC-3410-4579-A19A-DCD7894F439B}" type="pres">
      <dgm:prSet presAssocID="{2555979B-E5F5-448C-AF7A-3642FC100DA3}" presName="childNode" presStyleLbl="node1" presStyleIdx="2" presStyleCnt="3">
        <dgm:presLayoutVars>
          <dgm:bulletEnabled val="1"/>
        </dgm:presLayoutVars>
      </dgm:prSet>
      <dgm:spPr/>
    </dgm:pt>
    <dgm:pt modelId="{FD390B52-1317-4D04-A5FA-6898F4AD96F8}" type="pres">
      <dgm:prSet presAssocID="{2555979B-E5F5-448C-AF7A-3642FC100DA3}" presName="parentNode" presStyleLbl="revTx" presStyleIdx="2" presStyleCnt="3">
        <dgm:presLayoutVars>
          <dgm:chMax val="0"/>
          <dgm:bulletEnabled val="1"/>
        </dgm:presLayoutVars>
      </dgm:prSet>
      <dgm:spPr/>
    </dgm:pt>
  </dgm:ptLst>
  <dgm:cxnLst>
    <dgm:cxn modelId="{14F0FA01-2D0E-4EE8-A557-496BB1563EE2}" type="presOf" srcId="{0C7824C3-29DC-4624-A3DF-A09C842F5EAA}" destId="{3D5F7E22-7DF2-40C6-9095-DEA0AF9BB93D}" srcOrd="0" destOrd="3" presId="urn:microsoft.com/office/officeart/2005/8/layout/hList2"/>
    <dgm:cxn modelId="{3AFD6107-E8D3-4B15-8D8A-F459D20A6375}" type="presOf" srcId="{CF5C6A1A-CAC1-4433-918A-1F90C8E73675}" destId="{297D5E68-527A-4DAA-B374-7F2C5B54FABC}" srcOrd="0" destOrd="0" presId="urn:microsoft.com/office/officeart/2005/8/layout/hList2"/>
    <dgm:cxn modelId="{268EE60E-0153-45FE-B269-DB8129439A27}" type="presOf" srcId="{9179267C-E163-40B9-B7C0-A02A3237B59A}" destId="{0AD75AEC-3410-4579-A19A-DCD7894F439B}" srcOrd="0" destOrd="3" presId="urn:microsoft.com/office/officeart/2005/8/layout/hList2"/>
    <dgm:cxn modelId="{2347F519-BDE6-4365-8228-9CA393F14229}" type="presOf" srcId="{A55EC23C-AB46-4A06-95E9-22DF3655BF1D}" destId="{3D5F7E22-7DF2-40C6-9095-DEA0AF9BB93D}" srcOrd="0" destOrd="1" presId="urn:microsoft.com/office/officeart/2005/8/layout/hList2"/>
    <dgm:cxn modelId="{FCDB741D-16E9-4576-82C8-765CF2AF800F}" type="presOf" srcId="{B3BF9BD9-4B6D-46D5-AE40-B9B51C8CC306}" destId="{0AD75AEC-3410-4579-A19A-DCD7894F439B}" srcOrd="0" destOrd="2" presId="urn:microsoft.com/office/officeart/2005/8/layout/hList2"/>
    <dgm:cxn modelId="{740AFD25-5E1E-4004-8240-B3B36044441E}" type="presOf" srcId="{2B2FA947-C7AD-4BC6-B753-FCEF433C1D2F}" destId="{CE3A3C4E-67A9-4E74-B634-9114FDA13F43}" srcOrd="0" destOrd="0" presId="urn:microsoft.com/office/officeart/2005/8/layout/hList2"/>
    <dgm:cxn modelId="{E9A3A032-BD36-4A2D-AE5E-BBB05FDB59D4}" srcId="{2555979B-E5F5-448C-AF7A-3642FC100DA3}" destId="{20578D48-17E4-4B95-A2A3-409A2DC25299}" srcOrd="0" destOrd="0" parTransId="{71835E97-DF73-4ABA-B831-FA0D5B34F5C4}" sibTransId="{E1874542-2514-4A12-99F8-F2BA1EAD4E1D}"/>
    <dgm:cxn modelId="{1E45A737-FE37-4779-9165-46A17C706036}" srcId="{B0C211CF-8CC5-4DFB-83EA-E8888473BAEC}" destId="{A088029D-C981-4BA1-AA9F-9AEB882FE6FD}" srcOrd="2" destOrd="0" parTransId="{B9BC78CB-D0A1-4938-820D-00A2E57589E9}" sibTransId="{6B6A38E2-22B3-4711-863E-9DD11D2808EC}"/>
    <dgm:cxn modelId="{943EAF41-F9B6-4914-8171-602F957DF914}" srcId="{2555979B-E5F5-448C-AF7A-3642FC100DA3}" destId="{B3BF9BD9-4B6D-46D5-AE40-B9B51C8CC306}" srcOrd="2" destOrd="0" parTransId="{9BB37385-9BFB-48E4-8E12-709DF455A5E8}" sibTransId="{36C2B340-01E9-445C-91FA-D943F84D9E85}"/>
    <dgm:cxn modelId="{D0801568-7DFF-4A09-ADDC-55689DFC1E73}" srcId="{B0C211CF-8CC5-4DFB-83EA-E8888473BAEC}" destId="{2B2FA947-C7AD-4BC6-B753-FCEF433C1D2F}" srcOrd="0" destOrd="0" parTransId="{8EFF06FF-EEF5-4D00-8ACF-063F12C0C875}" sibTransId="{2DA58F02-6A8A-4B4C-8496-448C8BA41DB5}"/>
    <dgm:cxn modelId="{CEA1A34C-9140-40AB-97A4-FBDABC6ACE5C}" type="presOf" srcId="{BB08029C-536F-49A7-8B00-47BF8F5B1455}" destId="{3D5F7E22-7DF2-40C6-9095-DEA0AF9BB93D}" srcOrd="0" destOrd="4" presId="urn:microsoft.com/office/officeart/2005/8/layout/hList2"/>
    <dgm:cxn modelId="{3B55764E-BB3B-4C5F-BB6F-9D73A60078C4}" srcId="{2555979B-E5F5-448C-AF7A-3642FC100DA3}" destId="{9179267C-E163-40B9-B7C0-A02A3237B59A}" srcOrd="3" destOrd="0" parTransId="{837768AD-FF57-4617-A9F5-B75408C93D7F}" sibTransId="{9281AC3D-D4A6-4130-B95A-664A5AD62171}"/>
    <dgm:cxn modelId="{B9196555-7AD7-4EB4-87C7-CE3B2AB037FE}" srcId="{BBF0B20B-70E3-4C28-8C3E-32142A92A53B}" destId="{A55EC23C-AB46-4A06-95E9-22DF3655BF1D}" srcOrd="1" destOrd="0" parTransId="{584EAA5E-AD69-4225-A64F-180D3DF16FDB}" sibTransId="{11436950-7264-4853-8F99-4F9D33E10455}"/>
    <dgm:cxn modelId="{40E68576-73FE-4C2F-9F13-B380BDF8BAF7}" srcId="{CF5C6A1A-CAC1-4433-918A-1F90C8E73675}" destId="{BBF0B20B-70E3-4C28-8C3E-32142A92A53B}" srcOrd="1" destOrd="0" parTransId="{9DE18964-1976-4F3E-A626-3773A41876AF}" sibTransId="{B6FE456E-2E0E-425E-BE5E-C38818A6F7D2}"/>
    <dgm:cxn modelId="{70407B79-FCB8-4DA0-B4CF-EF7A5D5168D6}" type="presOf" srcId="{09177D86-661C-4551-AD9D-FC8B2BA00A08}" destId="{3D5F7E22-7DF2-40C6-9095-DEA0AF9BB93D}" srcOrd="0" destOrd="0" presId="urn:microsoft.com/office/officeart/2005/8/layout/hList2"/>
    <dgm:cxn modelId="{8BA69D59-8857-4DF9-87A4-0357E173EF76}" type="presOf" srcId="{1721EAE2-6C7C-4664-8714-151360C809AE}" destId="{3D5F7E22-7DF2-40C6-9095-DEA0AF9BB93D}" srcOrd="0" destOrd="5" presId="urn:microsoft.com/office/officeart/2005/8/layout/hList2"/>
    <dgm:cxn modelId="{A7D5D480-4A81-485F-9CF5-BDD0AC46DF4C}" type="presOf" srcId="{DF2541B7-0B7C-44D0-91ED-61F2059401B8}" destId="{CE3A3C4E-67A9-4E74-B634-9114FDA13F43}" srcOrd="0" destOrd="1" presId="urn:microsoft.com/office/officeart/2005/8/layout/hList2"/>
    <dgm:cxn modelId="{01ABDD80-48B8-4CC7-B5E0-F9ABA5108962}" srcId="{BBF0B20B-70E3-4C28-8C3E-32142A92A53B}" destId="{1721EAE2-6C7C-4664-8714-151360C809AE}" srcOrd="5" destOrd="0" parTransId="{DCF8B96C-FEB4-4A23-BA6B-A320B6C28D16}" sibTransId="{739FEB9C-E92C-4A7F-A990-EA31A583CE98}"/>
    <dgm:cxn modelId="{18C45181-CB27-4059-AEB2-D825F5CC9965}" srcId="{2555979B-E5F5-448C-AF7A-3642FC100DA3}" destId="{00DACDA8-DBE9-47DF-AE27-E08249B7F2A5}" srcOrd="4" destOrd="0" parTransId="{FE2BABC2-E0CC-4475-8EA1-3A81ABBC4C65}" sibTransId="{A48FADF1-C361-4DCD-8E4F-334BCDC3FEC6}"/>
    <dgm:cxn modelId="{74C1A091-40F2-4D01-A109-BDDB01FF42B5}" type="presOf" srcId="{FB27F359-8A72-4FA0-A2F6-F54CB99A10CD}" destId="{3D5F7E22-7DF2-40C6-9095-DEA0AF9BB93D}" srcOrd="0" destOrd="2" presId="urn:microsoft.com/office/officeart/2005/8/layout/hList2"/>
    <dgm:cxn modelId="{516E929D-B274-4F68-AD44-BC079F738F6B}" srcId="{BBF0B20B-70E3-4C28-8C3E-32142A92A53B}" destId="{BB08029C-536F-49A7-8B00-47BF8F5B1455}" srcOrd="4" destOrd="0" parTransId="{8A0C677E-D2E5-4C25-9BDE-22F433DFCE3F}" sibTransId="{902EC53C-927B-4D30-BB4E-102905DEE2F8}"/>
    <dgm:cxn modelId="{D9DB06A4-3112-4249-88D2-0FA4B8E35084}" type="presOf" srcId="{F1DF0F60-F162-42C3-B8CD-8EE7BED231E9}" destId="{CE3A3C4E-67A9-4E74-B634-9114FDA13F43}" srcOrd="0" destOrd="3" presId="urn:microsoft.com/office/officeart/2005/8/layout/hList2"/>
    <dgm:cxn modelId="{ED8028A8-B3CC-4688-BB08-F57A2D511AA3}" srcId="{B0C211CF-8CC5-4DFB-83EA-E8888473BAEC}" destId="{F1DF0F60-F162-42C3-B8CD-8EE7BED231E9}" srcOrd="3" destOrd="0" parTransId="{3B3D1DB4-AEE6-4CF3-BAE9-375915B81411}" sibTransId="{DCB51874-CB8F-4F44-A0E0-D5AD499199F5}"/>
    <dgm:cxn modelId="{6FCD8FA8-7B14-4366-A054-23C39F25F2D9}" srcId="{BBF0B20B-70E3-4C28-8C3E-32142A92A53B}" destId="{FB27F359-8A72-4FA0-A2F6-F54CB99A10CD}" srcOrd="2" destOrd="0" parTransId="{4D5C3B6F-6981-4999-9611-6E340C1745DE}" sibTransId="{8CE49417-4E16-4796-BEF0-92ECC271D840}"/>
    <dgm:cxn modelId="{0394BEA9-E5C3-48A7-8E2A-D905E21226EA}" type="presOf" srcId="{00DACDA8-DBE9-47DF-AE27-E08249B7F2A5}" destId="{0AD75AEC-3410-4579-A19A-DCD7894F439B}" srcOrd="0" destOrd="4" presId="urn:microsoft.com/office/officeart/2005/8/layout/hList2"/>
    <dgm:cxn modelId="{C1853CB5-6115-47F1-A88D-F594F7367956}" srcId="{BBF0B20B-70E3-4C28-8C3E-32142A92A53B}" destId="{0C7824C3-29DC-4624-A3DF-A09C842F5EAA}" srcOrd="3" destOrd="0" parTransId="{45D75A84-6294-40F7-AD73-5577025E5D64}" sibTransId="{A0B14857-B378-4F8A-A9FD-AF28552B3EC8}"/>
    <dgm:cxn modelId="{3E800EB9-6F2D-4907-B246-7A8974703468}" srcId="{2555979B-E5F5-448C-AF7A-3642FC100DA3}" destId="{1F4FC515-EA4A-4305-9F0E-C5CF2801EA19}" srcOrd="1" destOrd="0" parTransId="{32BAEE02-CC30-4860-ACB1-08D30546DB41}" sibTransId="{894CDF0E-7AAE-4868-B1B9-66554C602823}"/>
    <dgm:cxn modelId="{E51664B9-0308-4456-99C2-D43309168766}" type="presOf" srcId="{BBF0B20B-70E3-4C28-8C3E-32142A92A53B}" destId="{50EB93EC-B63F-43EE-B82B-29E88E7E0BF1}" srcOrd="0" destOrd="0" presId="urn:microsoft.com/office/officeart/2005/8/layout/hList2"/>
    <dgm:cxn modelId="{52E745C3-E0C6-47B9-8F50-DA3443764717}" type="presOf" srcId="{1F4FC515-EA4A-4305-9F0E-C5CF2801EA19}" destId="{0AD75AEC-3410-4579-A19A-DCD7894F439B}" srcOrd="0" destOrd="1" presId="urn:microsoft.com/office/officeart/2005/8/layout/hList2"/>
    <dgm:cxn modelId="{B3BEF0CA-BCD9-4880-BC0C-F8E7F15E014A}" srcId="{CF5C6A1A-CAC1-4433-918A-1F90C8E73675}" destId="{B0C211CF-8CC5-4DFB-83EA-E8888473BAEC}" srcOrd="0" destOrd="0" parTransId="{AF5EC53B-AA47-4755-B2B6-DF4139FAB9CD}" sibTransId="{69318FA6-5800-46B5-92A6-C43C2D502B48}"/>
    <dgm:cxn modelId="{4A2879D2-B57F-45D4-8B8F-B644B0C17576}" type="presOf" srcId="{20578D48-17E4-4B95-A2A3-409A2DC25299}" destId="{0AD75AEC-3410-4579-A19A-DCD7894F439B}" srcOrd="0" destOrd="0" presId="urn:microsoft.com/office/officeart/2005/8/layout/hList2"/>
    <dgm:cxn modelId="{BB56F1D7-5332-4C98-8E0E-9BF372EFD26E}" srcId="{CF5C6A1A-CAC1-4433-918A-1F90C8E73675}" destId="{2555979B-E5F5-448C-AF7A-3642FC100DA3}" srcOrd="2" destOrd="0" parTransId="{031778B6-602B-40CE-A4DD-43F934DE925A}" sibTransId="{829B0A2F-4F75-4D0B-9E09-8D7F67F8B6F3}"/>
    <dgm:cxn modelId="{FBD6CADB-152E-48FF-AD18-1C6D32260FE8}" type="presOf" srcId="{2555979B-E5F5-448C-AF7A-3642FC100DA3}" destId="{FD390B52-1317-4D04-A5FA-6898F4AD96F8}" srcOrd="0" destOrd="0" presId="urn:microsoft.com/office/officeart/2005/8/layout/hList2"/>
    <dgm:cxn modelId="{840430DD-952C-427A-BF7D-E493858934AE}" type="presOf" srcId="{B0C211CF-8CC5-4DFB-83EA-E8888473BAEC}" destId="{B4FA813F-112B-48B7-9AF8-A563D87BA1DB}" srcOrd="0" destOrd="0" presId="urn:microsoft.com/office/officeart/2005/8/layout/hList2"/>
    <dgm:cxn modelId="{B5C9A8E3-93AD-4D2D-A77D-66ADA8095399}" type="presOf" srcId="{A088029D-C981-4BA1-AA9F-9AEB882FE6FD}" destId="{CE3A3C4E-67A9-4E74-B634-9114FDA13F43}" srcOrd="0" destOrd="2" presId="urn:microsoft.com/office/officeart/2005/8/layout/hList2"/>
    <dgm:cxn modelId="{767D78EF-3FAD-4FA8-A742-2B0BC813BAA3}" srcId="{B0C211CF-8CC5-4DFB-83EA-E8888473BAEC}" destId="{DF2541B7-0B7C-44D0-91ED-61F2059401B8}" srcOrd="1" destOrd="0" parTransId="{CC9B9CF3-A13A-4365-8EDC-EBA5CCC35310}" sibTransId="{E4C98CCA-B36C-44E2-8B26-65C3555FA0FF}"/>
    <dgm:cxn modelId="{746294FE-D47E-435C-849C-16EDAD77C4B2}" srcId="{BBF0B20B-70E3-4C28-8C3E-32142A92A53B}" destId="{09177D86-661C-4551-AD9D-FC8B2BA00A08}" srcOrd="0" destOrd="0" parTransId="{564E36A6-C39D-4D40-9256-810CA3196DB2}" sibTransId="{D13DBBDC-B482-4A93-86C9-F708D389614E}"/>
    <dgm:cxn modelId="{188BA860-F6DC-4F26-85C9-8062B8550BF2}" type="presParOf" srcId="{297D5E68-527A-4DAA-B374-7F2C5B54FABC}" destId="{A9474C12-C35A-4EBD-89C2-0E80C26EFEC0}" srcOrd="0" destOrd="0" presId="urn:microsoft.com/office/officeart/2005/8/layout/hList2"/>
    <dgm:cxn modelId="{86A0FFE2-73A4-4446-9060-5D80BA43FF2E}" type="presParOf" srcId="{A9474C12-C35A-4EBD-89C2-0E80C26EFEC0}" destId="{E34091EE-114E-4490-8BB7-A35D12EE4988}" srcOrd="0" destOrd="0" presId="urn:microsoft.com/office/officeart/2005/8/layout/hList2"/>
    <dgm:cxn modelId="{0EF3E495-9DFA-4EDF-80A0-8B9E81BFBF89}" type="presParOf" srcId="{A9474C12-C35A-4EBD-89C2-0E80C26EFEC0}" destId="{CE3A3C4E-67A9-4E74-B634-9114FDA13F43}" srcOrd="1" destOrd="0" presId="urn:microsoft.com/office/officeart/2005/8/layout/hList2"/>
    <dgm:cxn modelId="{A14E95AE-D06B-4537-8915-3757D3A30459}" type="presParOf" srcId="{A9474C12-C35A-4EBD-89C2-0E80C26EFEC0}" destId="{B4FA813F-112B-48B7-9AF8-A563D87BA1DB}" srcOrd="2" destOrd="0" presId="urn:microsoft.com/office/officeart/2005/8/layout/hList2"/>
    <dgm:cxn modelId="{92A14218-7E2B-4855-9100-B670864388D7}" type="presParOf" srcId="{297D5E68-527A-4DAA-B374-7F2C5B54FABC}" destId="{D8A1B46C-A357-47A3-9DF8-36212FFFE745}" srcOrd="1" destOrd="0" presId="urn:microsoft.com/office/officeart/2005/8/layout/hList2"/>
    <dgm:cxn modelId="{F42BD590-36B4-4D37-95C3-6419F345D53E}" type="presParOf" srcId="{297D5E68-527A-4DAA-B374-7F2C5B54FABC}" destId="{442B296E-EFBF-4A8F-8A17-A88FE04F97A0}" srcOrd="2" destOrd="0" presId="urn:microsoft.com/office/officeart/2005/8/layout/hList2"/>
    <dgm:cxn modelId="{1073CBD4-7BB5-49B7-8084-329B3FC034C5}" type="presParOf" srcId="{442B296E-EFBF-4A8F-8A17-A88FE04F97A0}" destId="{9AB507A7-D7C3-43F2-9027-360ED520914A}" srcOrd="0" destOrd="0" presId="urn:microsoft.com/office/officeart/2005/8/layout/hList2"/>
    <dgm:cxn modelId="{4B1ABE7E-3409-43D2-AAF2-6DD344B4F686}" type="presParOf" srcId="{442B296E-EFBF-4A8F-8A17-A88FE04F97A0}" destId="{3D5F7E22-7DF2-40C6-9095-DEA0AF9BB93D}" srcOrd="1" destOrd="0" presId="urn:microsoft.com/office/officeart/2005/8/layout/hList2"/>
    <dgm:cxn modelId="{A1FCBF39-F059-429E-8E3B-AEEE70AC7F5B}" type="presParOf" srcId="{442B296E-EFBF-4A8F-8A17-A88FE04F97A0}" destId="{50EB93EC-B63F-43EE-B82B-29E88E7E0BF1}" srcOrd="2" destOrd="0" presId="urn:microsoft.com/office/officeart/2005/8/layout/hList2"/>
    <dgm:cxn modelId="{5917C844-22FB-4E63-BA0B-1B853542FD31}" type="presParOf" srcId="{297D5E68-527A-4DAA-B374-7F2C5B54FABC}" destId="{3BDD7F0C-2DEE-43FD-81E8-C10F098CDF84}" srcOrd="3" destOrd="0" presId="urn:microsoft.com/office/officeart/2005/8/layout/hList2"/>
    <dgm:cxn modelId="{BCCE84EF-28C8-4B1A-A68F-A96D7CE7EB03}" type="presParOf" srcId="{297D5E68-527A-4DAA-B374-7F2C5B54FABC}" destId="{CE0A8C7C-3A95-4F52-B8EF-225C966E5867}" srcOrd="4" destOrd="0" presId="urn:microsoft.com/office/officeart/2005/8/layout/hList2"/>
    <dgm:cxn modelId="{7FDBD890-33EA-4AFA-83F8-4B0F5839BDC7}" type="presParOf" srcId="{CE0A8C7C-3A95-4F52-B8EF-225C966E5867}" destId="{AB6D14D8-0698-439D-A885-4BE34B68920E}" srcOrd="0" destOrd="0" presId="urn:microsoft.com/office/officeart/2005/8/layout/hList2"/>
    <dgm:cxn modelId="{3B7F7F91-6044-4A4D-8293-CA06FE26FD4A}" type="presParOf" srcId="{CE0A8C7C-3A95-4F52-B8EF-225C966E5867}" destId="{0AD75AEC-3410-4579-A19A-DCD7894F439B}" srcOrd="1" destOrd="0" presId="urn:microsoft.com/office/officeart/2005/8/layout/hList2"/>
    <dgm:cxn modelId="{D305BEDA-899C-4D19-ABAE-41A6234DCA8F}" type="presParOf" srcId="{CE0A8C7C-3A95-4F52-B8EF-225C966E5867}" destId="{FD390B52-1317-4D04-A5FA-6898F4AD96F8}" srcOrd="2" destOrd="0" presId="urn:microsoft.com/office/officeart/2005/8/layout/hList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F335111-C653-420D-B12C-DCA75D89465F}"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n-NL"/>
        </a:p>
      </dgm:t>
    </dgm:pt>
    <dgm:pt modelId="{4C97B68F-17A8-4E76-9386-B3769336A873}">
      <dgm:prSet phldrT="[Text]"/>
      <dgm:spPr/>
      <dgm:t>
        <a:bodyPr/>
        <a:lstStyle/>
        <a:p>
          <a:r>
            <a:rPr lang="en-US"/>
            <a:t>P.O planning </a:t>
          </a:r>
          <a:endParaRPr lang="en-NL"/>
        </a:p>
      </dgm:t>
    </dgm:pt>
    <dgm:pt modelId="{73755DF4-C016-4D4D-9F32-B9189BD9D3F9}" type="parTrans" cxnId="{5626098B-0D43-4CBC-86EF-E4A4C14228BF}">
      <dgm:prSet/>
      <dgm:spPr/>
      <dgm:t>
        <a:bodyPr/>
        <a:lstStyle/>
        <a:p>
          <a:endParaRPr lang="en-NL"/>
        </a:p>
      </dgm:t>
    </dgm:pt>
    <dgm:pt modelId="{CDC22098-D3D8-49EB-9EE2-B46EC40EEB7A}" type="sibTrans" cxnId="{5626098B-0D43-4CBC-86EF-E4A4C14228BF}">
      <dgm:prSet/>
      <dgm:spPr/>
      <dgm:t>
        <a:bodyPr/>
        <a:lstStyle/>
        <a:p>
          <a:endParaRPr lang="en-NL"/>
        </a:p>
      </dgm:t>
    </dgm:pt>
    <dgm:pt modelId="{250ED70B-C12F-486E-B1E4-4277D0ABAC85}">
      <dgm:prSet phldrT="[Text]"/>
      <dgm:spPr/>
      <dgm:t>
        <a:bodyPr/>
        <a:lstStyle/>
        <a:p>
          <a:r>
            <a:rPr lang="en-US"/>
            <a:t>Sprint Planning</a:t>
          </a:r>
          <a:endParaRPr lang="en-NL"/>
        </a:p>
      </dgm:t>
    </dgm:pt>
    <dgm:pt modelId="{4F61B48C-7803-439C-AD62-C139979D33AB}" type="parTrans" cxnId="{1A8B33A8-F8DD-46B7-B56E-375F461F988B}">
      <dgm:prSet/>
      <dgm:spPr/>
      <dgm:t>
        <a:bodyPr/>
        <a:lstStyle/>
        <a:p>
          <a:endParaRPr lang="en-NL"/>
        </a:p>
      </dgm:t>
    </dgm:pt>
    <dgm:pt modelId="{9FD78A7D-2774-49BF-B98E-EB17F3D4CC71}" type="sibTrans" cxnId="{1A8B33A8-F8DD-46B7-B56E-375F461F988B}">
      <dgm:prSet/>
      <dgm:spPr/>
      <dgm:t>
        <a:bodyPr/>
        <a:lstStyle/>
        <a:p>
          <a:endParaRPr lang="en-NL"/>
        </a:p>
      </dgm:t>
    </dgm:pt>
    <dgm:pt modelId="{BD612391-5F88-4CDD-8D7B-66D8CC418A28}">
      <dgm:prSet phldrT="[Text]"/>
      <dgm:spPr/>
      <dgm:t>
        <a:bodyPr/>
        <a:lstStyle/>
        <a:p>
          <a:r>
            <a:rPr lang="en-US"/>
            <a:t>2 Week Work</a:t>
          </a:r>
          <a:endParaRPr lang="en-NL"/>
        </a:p>
      </dgm:t>
    </dgm:pt>
    <dgm:pt modelId="{7C33FBB9-2835-411A-833F-89D619E67E99}" type="parTrans" cxnId="{783D225B-DBB9-4606-B3AE-04D79E517925}">
      <dgm:prSet/>
      <dgm:spPr/>
      <dgm:t>
        <a:bodyPr/>
        <a:lstStyle/>
        <a:p>
          <a:endParaRPr lang="en-NL"/>
        </a:p>
      </dgm:t>
    </dgm:pt>
    <dgm:pt modelId="{807EA1F1-D0EB-4E32-B1D9-8F73528AF41F}" type="sibTrans" cxnId="{783D225B-DBB9-4606-B3AE-04D79E517925}">
      <dgm:prSet/>
      <dgm:spPr/>
      <dgm:t>
        <a:bodyPr/>
        <a:lstStyle/>
        <a:p>
          <a:endParaRPr lang="en-NL"/>
        </a:p>
      </dgm:t>
    </dgm:pt>
    <dgm:pt modelId="{2A9053E0-47C7-46F1-9CE0-CE598ED77D68}">
      <dgm:prSet phldrT="[Text]"/>
      <dgm:spPr/>
      <dgm:t>
        <a:bodyPr/>
        <a:lstStyle/>
        <a:p>
          <a:r>
            <a:rPr lang="en-US"/>
            <a:t>Review</a:t>
          </a:r>
          <a:endParaRPr lang="en-NL"/>
        </a:p>
      </dgm:t>
    </dgm:pt>
    <dgm:pt modelId="{ACA61DE9-1570-472C-9726-19CC56304E30}" type="parTrans" cxnId="{0C5331D5-09AF-44F1-8B1B-EB30A47C7563}">
      <dgm:prSet/>
      <dgm:spPr/>
      <dgm:t>
        <a:bodyPr/>
        <a:lstStyle/>
        <a:p>
          <a:endParaRPr lang="en-NL"/>
        </a:p>
      </dgm:t>
    </dgm:pt>
    <dgm:pt modelId="{CB29CD3D-B0BA-4C7D-93A1-75A78DE01F28}" type="sibTrans" cxnId="{0C5331D5-09AF-44F1-8B1B-EB30A47C7563}">
      <dgm:prSet/>
      <dgm:spPr/>
      <dgm:t>
        <a:bodyPr/>
        <a:lstStyle/>
        <a:p>
          <a:endParaRPr lang="en-NL"/>
        </a:p>
      </dgm:t>
    </dgm:pt>
    <dgm:pt modelId="{ADEC5BE3-D868-402B-AD8E-D305EC526628}">
      <dgm:prSet phldrT="[Text]"/>
      <dgm:spPr/>
      <dgm:t>
        <a:bodyPr/>
        <a:lstStyle/>
        <a:p>
          <a:r>
            <a:rPr lang="en-US"/>
            <a:t>Retrospective</a:t>
          </a:r>
          <a:endParaRPr lang="en-NL"/>
        </a:p>
      </dgm:t>
    </dgm:pt>
    <dgm:pt modelId="{570A4E16-4680-4FC3-88E4-F2EBC34FADF4}" type="parTrans" cxnId="{3CB8FDA0-FC8B-4025-8A04-4C7C95D085DD}">
      <dgm:prSet/>
      <dgm:spPr/>
      <dgm:t>
        <a:bodyPr/>
        <a:lstStyle/>
        <a:p>
          <a:endParaRPr lang="en-NL"/>
        </a:p>
      </dgm:t>
    </dgm:pt>
    <dgm:pt modelId="{511BB4D0-46A3-4011-B506-C95DA545D9A2}" type="sibTrans" cxnId="{3CB8FDA0-FC8B-4025-8A04-4C7C95D085DD}">
      <dgm:prSet/>
      <dgm:spPr/>
      <dgm:t>
        <a:bodyPr/>
        <a:lstStyle/>
        <a:p>
          <a:endParaRPr lang="en-NL"/>
        </a:p>
      </dgm:t>
    </dgm:pt>
    <dgm:pt modelId="{A05235E0-E0E3-467B-8B9E-080133678847}" type="pres">
      <dgm:prSet presAssocID="{BF335111-C653-420D-B12C-DCA75D89465F}" presName="Name0" presStyleCnt="0">
        <dgm:presLayoutVars>
          <dgm:dir/>
          <dgm:resizeHandles val="exact"/>
        </dgm:presLayoutVars>
      </dgm:prSet>
      <dgm:spPr/>
    </dgm:pt>
    <dgm:pt modelId="{F0BC6637-FE25-43ED-860F-A0C1E245E53F}" type="pres">
      <dgm:prSet presAssocID="{BF335111-C653-420D-B12C-DCA75D89465F}" presName="cycle" presStyleCnt="0"/>
      <dgm:spPr/>
    </dgm:pt>
    <dgm:pt modelId="{75085EEB-55E8-4225-BB51-B060DAB3BBA3}" type="pres">
      <dgm:prSet presAssocID="{4C97B68F-17A8-4E76-9386-B3769336A873}" presName="nodeFirstNode" presStyleLbl="node1" presStyleIdx="0" presStyleCnt="5">
        <dgm:presLayoutVars>
          <dgm:bulletEnabled val="1"/>
        </dgm:presLayoutVars>
      </dgm:prSet>
      <dgm:spPr/>
    </dgm:pt>
    <dgm:pt modelId="{7E46F7B5-02B6-404A-B756-F0205B1A476B}" type="pres">
      <dgm:prSet presAssocID="{CDC22098-D3D8-49EB-9EE2-B46EC40EEB7A}" presName="sibTransFirstNode" presStyleLbl="bgShp" presStyleIdx="0" presStyleCnt="1"/>
      <dgm:spPr/>
    </dgm:pt>
    <dgm:pt modelId="{A37F7C24-ED3A-46BF-9DD6-51FA88625848}" type="pres">
      <dgm:prSet presAssocID="{250ED70B-C12F-486E-B1E4-4277D0ABAC85}" presName="nodeFollowingNodes" presStyleLbl="node1" presStyleIdx="1" presStyleCnt="5">
        <dgm:presLayoutVars>
          <dgm:bulletEnabled val="1"/>
        </dgm:presLayoutVars>
      </dgm:prSet>
      <dgm:spPr/>
    </dgm:pt>
    <dgm:pt modelId="{F3A214F4-0276-4E47-8960-900AB4F54513}" type="pres">
      <dgm:prSet presAssocID="{BD612391-5F88-4CDD-8D7B-66D8CC418A28}" presName="nodeFollowingNodes" presStyleLbl="node1" presStyleIdx="2" presStyleCnt="5">
        <dgm:presLayoutVars>
          <dgm:bulletEnabled val="1"/>
        </dgm:presLayoutVars>
      </dgm:prSet>
      <dgm:spPr/>
    </dgm:pt>
    <dgm:pt modelId="{4178B4F6-DF56-419F-8B74-DD114D3D0BCE}" type="pres">
      <dgm:prSet presAssocID="{2A9053E0-47C7-46F1-9CE0-CE598ED77D68}" presName="nodeFollowingNodes" presStyleLbl="node1" presStyleIdx="3" presStyleCnt="5">
        <dgm:presLayoutVars>
          <dgm:bulletEnabled val="1"/>
        </dgm:presLayoutVars>
      </dgm:prSet>
      <dgm:spPr/>
    </dgm:pt>
    <dgm:pt modelId="{A70AAEB3-3719-4C4D-A4A2-FE15A6E1E2FD}" type="pres">
      <dgm:prSet presAssocID="{ADEC5BE3-D868-402B-AD8E-D305EC526628}" presName="nodeFollowingNodes" presStyleLbl="node1" presStyleIdx="4" presStyleCnt="5">
        <dgm:presLayoutVars>
          <dgm:bulletEnabled val="1"/>
        </dgm:presLayoutVars>
      </dgm:prSet>
      <dgm:spPr/>
    </dgm:pt>
  </dgm:ptLst>
  <dgm:cxnLst>
    <dgm:cxn modelId="{694B6403-10E6-4CBF-A4AF-9896E459EBCC}" type="presOf" srcId="{2A9053E0-47C7-46F1-9CE0-CE598ED77D68}" destId="{4178B4F6-DF56-419F-8B74-DD114D3D0BCE}" srcOrd="0" destOrd="0" presId="urn:microsoft.com/office/officeart/2005/8/layout/cycle3"/>
    <dgm:cxn modelId="{01DE2507-A009-4D9F-ADB4-BB7D0551A548}" type="presOf" srcId="{BD612391-5F88-4CDD-8D7B-66D8CC418A28}" destId="{F3A214F4-0276-4E47-8960-900AB4F54513}" srcOrd="0" destOrd="0" presId="urn:microsoft.com/office/officeart/2005/8/layout/cycle3"/>
    <dgm:cxn modelId="{A50CEF2E-2407-412F-95F4-18FCAF39854B}" type="presOf" srcId="{250ED70B-C12F-486E-B1E4-4277D0ABAC85}" destId="{A37F7C24-ED3A-46BF-9DD6-51FA88625848}" srcOrd="0" destOrd="0" presId="urn:microsoft.com/office/officeart/2005/8/layout/cycle3"/>
    <dgm:cxn modelId="{783D225B-DBB9-4606-B3AE-04D79E517925}" srcId="{BF335111-C653-420D-B12C-DCA75D89465F}" destId="{BD612391-5F88-4CDD-8D7B-66D8CC418A28}" srcOrd="2" destOrd="0" parTransId="{7C33FBB9-2835-411A-833F-89D619E67E99}" sibTransId="{807EA1F1-D0EB-4E32-B1D9-8F73528AF41F}"/>
    <dgm:cxn modelId="{36FDA87E-C7EE-49A4-8ABF-58E4EE6F4DD7}" type="presOf" srcId="{ADEC5BE3-D868-402B-AD8E-D305EC526628}" destId="{A70AAEB3-3719-4C4D-A4A2-FE15A6E1E2FD}" srcOrd="0" destOrd="0" presId="urn:microsoft.com/office/officeart/2005/8/layout/cycle3"/>
    <dgm:cxn modelId="{5626098B-0D43-4CBC-86EF-E4A4C14228BF}" srcId="{BF335111-C653-420D-B12C-DCA75D89465F}" destId="{4C97B68F-17A8-4E76-9386-B3769336A873}" srcOrd="0" destOrd="0" parTransId="{73755DF4-C016-4D4D-9F32-B9189BD9D3F9}" sibTransId="{CDC22098-D3D8-49EB-9EE2-B46EC40EEB7A}"/>
    <dgm:cxn modelId="{3CB8FDA0-FC8B-4025-8A04-4C7C95D085DD}" srcId="{BF335111-C653-420D-B12C-DCA75D89465F}" destId="{ADEC5BE3-D868-402B-AD8E-D305EC526628}" srcOrd="4" destOrd="0" parTransId="{570A4E16-4680-4FC3-88E4-F2EBC34FADF4}" sibTransId="{511BB4D0-46A3-4011-B506-C95DA545D9A2}"/>
    <dgm:cxn modelId="{1A8B33A8-F8DD-46B7-B56E-375F461F988B}" srcId="{BF335111-C653-420D-B12C-DCA75D89465F}" destId="{250ED70B-C12F-486E-B1E4-4277D0ABAC85}" srcOrd="1" destOrd="0" parTransId="{4F61B48C-7803-439C-AD62-C139979D33AB}" sibTransId="{9FD78A7D-2774-49BF-B98E-EB17F3D4CC71}"/>
    <dgm:cxn modelId="{D192ADBB-E0BD-4EF9-A45E-694E5E4C87BC}" type="presOf" srcId="{4C97B68F-17A8-4E76-9386-B3769336A873}" destId="{75085EEB-55E8-4225-BB51-B060DAB3BBA3}" srcOrd="0" destOrd="0" presId="urn:microsoft.com/office/officeart/2005/8/layout/cycle3"/>
    <dgm:cxn modelId="{1BC11BD5-8838-4826-B890-8CDCF60C4D58}" type="presOf" srcId="{BF335111-C653-420D-B12C-DCA75D89465F}" destId="{A05235E0-E0E3-467B-8B9E-080133678847}" srcOrd="0" destOrd="0" presId="urn:microsoft.com/office/officeart/2005/8/layout/cycle3"/>
    <dgm:cxn modelId="{0C5331D5-09AF-44F1-8B1B-EB30A47C7563}" srcId="{BF335111-C653-420D-B12C-DCA75D89465F}" destId="{2A9053E0-47C7-46F1-9CE0-CE598ED77D68}" srcOrd="3" destOrd="0" parTransId="{ACA61DE9-1570-472C-9726-19CC56304E30}" sibTransId="{CB29CD3D-B0BA-4C7D-93A1-75A78DE01F28}"/>
    <dgm:cxn modelId="{AA6797E4-E7A1-4541-AD14-BEBF44846390}" type="presOf" srcId="{CDC22098-D3D8-49EB-9EE2-B46EC40EEB7A}" destId="{7E46F7B5-02B6-404A-B756-F0205B1A476B}" srcOrd="0" destOrd="0" presId="urn:microsoft.com/office/officeart/2005/8/layout/cycle3"/>
    <dgm:cxn modelId="{FC64606A-09F8-4E9F-A6D0-999D98654E3B}" type="presParOf" srcId="{A05235E0-E0E3-467B-8B9E-080133678847}" destId="{F0BC6637-FE25-43ED-860F-A0C1E245E53F}" srcOrd="0" destOrd="0" presId="urn:microsoft.com/office/officeart/2005/8/layout/cycle3"/>
    <dgm:cxn modelId="{135EE55F-6DD0-479D-84C3-7682F43C26CF}" type="presParOf" srcId="{F0BC6637-FE25-43ED-860F-A0C1E245E53F}" destId="{75085EEB-55E8-4225-BB51-B060DAB3BBA3}" srcOrd="0" destOrd="0" presId="urn:microsoft.com/office/officeart/2005/8/layout/cycle3"/>
    <dgm:cxn modelId="{64DEF03D-6121-4858-AFB9-DCE5C2D8160E}" type="presParOf" srcId="{F0BC6637-FE25-43ED-860F-A0C1E245E53F}" destId="{7E46F7B5-02B6-404A-B756-F0205B1A476B}" srcOrd="1" destOrd="0" presId="urn:microsoft.com/office/officeart/2005/8/layout/cycle3"/>
    <dgm:cxn modelId="{0B87A91D-8C08-4641-B451-8F350B6A85F0}" type="presParOf" srcId="{F0BC6637-FE25-43ED-860F-A0C1E245E53F}" destId="{A37F7C24-ED3A-46BF-9DD6-51FA88625848}" srcOrd="2" destOrd="0" presId="urn:microsoft.com/office/officeart/2005/8/layout/cycle3"/>
    <dgm:cxn modelId="{5DE4F843-D581-438F-89F7-87E0B68FB191}" type="presParOf" srcId="{F0BC6637-FE25-43ED-860F-A0C1E245E53F}" destId="{F3A214F4-0276-4E47-8960-900AB4F54513}" srcOrd="3" destOrd="0" presId="urn:microsoft.com/office/officeart/2005/8/layout/cycle3"/>
    <dgm:cxn modelId="{00AA01A2-1870-4DF5-AFB5-D316402A3168}" type="presParOf" srcId="{F0BC6637-FE25-43ED-860F-A0C1E245E53F}" destId="{4178B4F6-DF56-419F-8B74-DD114D3D0BCE}" srcOrd="4" destOrd="0" presId="urn:microsoft.com/office/officeart/2005/8/layout/cycle3"/>
    <dgm:cxn modelId="{B507F126-C8D8-4F6E-9E47-985302B2BE4C}" type="presParOf" srcId="{F0BC6637-FE25-43ED-860F-A0C1E245E53F}" destId="{A70AAEB3-3719-4C4D-A4A2-FE15A6E1E2FD}" srcOrd="5" destOrd="0" presId="urn:microsoft.com/office/officeart/2005/8/layout/cycle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DB0FD5-CBA0-4610-A4BD-8473207EF006}">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8E00C4-4630-4814-8324-70CC34CCC9DC}">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416430-6B21-43ED-8E61-631E32713960}">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8FA91-064B-449E-9C6C-0032564D0857}">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D7F96-3522-4DD7-A206-AF61F91E7947}">
      <dsp:nvSpPr>
        <dsp:cNvPr id="0" name=""/>
        <dsp:cNvSpPr/>
      </dsp:nvSpPr>
      <dsp:spPr>
        <a:xfrm>
          <a:off x="1941202" y="60364"/>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4147" tIns="19685" rIns="19685" bIns="19685" numCol="1" spcCol="1270" anchor="ctr" anchorCtr="0">
          <a:noAutofit/>
        </a:bodyPr>
        <a:lstStyle/>
        <a:p>
          <a:pPr marL="0" lvl="0" indent="0" algn="ctr" defTabSz="1377950">
            <a:lnSpc>
              <a:spcPct val="90000"/>
            </a:lnSpc>
            <a:spcBef>
              <a:spcPct val="0"/>
            </a:spcBef>
            <a:spcAft>
              <a:spcPct val="35000"/>
            </a:spcAft>
            <a:buNone/>
          </a:pPr>
          <a:endParaRPr lang="en-NL" sz="3100" kern="1200"/>
        </a:p>
      </dsp:txBody>
      <dsp:txXfrm>
        <a:off x="1941202" y="60364"/>
        <a:ext cx="1603995" cy="801997"/>
      </dsp:txXfrm>
    </dsp:sp>
    <dsp:sp modelId="{CAE2647E-F363-4AEF-AAF0-987D8418F438}">
      <dsp:nvSpPr>
        <dsp:cNvPr id="0" name=""/>
        <dsp:cNvSpPr/>
      </dsp:nvSpPr>
      <dsp:spPr>
        <a:xfrm>
          <a:off x="2021402" y="140564"/>
          <a:ext cx="481198" cy="641598"/>
        </a:xfrm>
        <a:prstGeom prst="rect">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FD6042A-224B-4624-B6ED-9D31B6B2E15D}">
      <dsp:nvSpPr>
        <dsp:cNvPr id="0" name=""/>
        <dsp:cNvSpPr/>
      </dsp:nvSpPr>
      <dsp:spPr>
        <a:xfrm>
          <a:off x="368" y="2338037"/>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4147" tIns="19685" rIns="19685" bIns="19685" numCol="1" spcCol="1270" anchor="ctr" anchorCtr="0">
          <a:noAutofit/>
        </a:bodyPr>
        <a:lstStyle/>
        <a:p>
          <a:pPr marL="0" lvl="0" indent="0" algn="ctr" defTabSz="1377950">
            <a:lnSpc>
              <a:spcPct val="90000"/>
            </a:lnSpc>
            <a:spcBef>
              <a:spcPct val="0"/>
            </a:spcBef>
            <a:spcAft>
              <a:spcPct val="35000"/>
            </a:spcAft>
            <a:buNone/>
          </a:pPr>
          <a:endParaRPr lang="en-NL" sz="3100" kern="1200"/>
        </a:p>
      </dsp:txBody>
      <dsp:txXfrm>
        <a:off x="368" y="2338037"/>
        <a:ext cx="1603995" cy="801997"/>
      </dsp:txXfrm>
    </dsp:sp>
    <dsp:sp modelId="{3D536317-12DF-4E59-9B45-9AB113AB46D6}">
      <dsp:nvSpPr>
        <dsp:cNvPr id="0" name=""/>
        <dsp:cNvSpPr/>
      </dsp:nvSpPr>
      <dsp:spPr>
        <a:xfrm>
          <a:off x="80568" y="2418237"/>
          <a:ext cx="481198" cy="641598"/>
        </a:xfrm>
        <a:prstGeom prst="rect">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583E89C-8896-4184-A6E9-46E2A0B43612}">
      <dsp:nvSpPr>
        <dsp:cNvPr id="0" name=""/>
        <dsp:cNvSpPr/>
      </dsp:nvSpPr>
      <dsp:spPr>
        <a:xfrm>
          <a:off x="1941202" y="2338037"/>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4147" tIns="19685" rIns="19685" bIns="19685" numCol="1" spcCol="1270" anchor="ctr" anchorCtr="0">
          <a:noAutofit/>
        </a:bodyPr>
        <a:lstStyle/>
        <a:p>
          <a:pPr marL="0" lvl="0" indent="0" algn="ctr" defTabSz="1377950">
            <a:lnSpc>
              <a:spcPct val="90000"/>
            </a:lnSpc>
            <a:spcBef>
              <a:spcPct val="0"/>
            </a:spcBef>
            <a:spcAft>
              <a:spcPct val="35000"/>
            </a:spcAft>
            <a:buNone/>
          </a:pPr>
          <a:endParaRPr lang="en-NL" sz="3100" kern="1200"/>
        </a:p>
      </dsp:txBody>
      <dsp:txXfrm>
        <a:off x="1941202" y="2338037"/>
        <a:ext cx="1603995" cy="801997"/>
      </dsp:txXfrm>
    </dsp:sp>
    <dsp:sp modelId="{155294A2-BB2F-4A26-BF06-5832966556A6}">
      <dsp:nvSpPr>
        <dsp:cNvPr id="0" name=""/>
        <dsp:cNvSpPr/>
      </dsp:nvSpPr>
      <dsp:spPr>
        <a:xfrm>
          <a:off x="2021402" y="2418237"/>
          <a:ext cx="481198" cy="641598"/>
        </a:xfrm>
        <a:prstGeom prst="rect">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6FF6BFE-6EBA-4363-9B8B-3AEBEC0C6638}">
      <dsp:nvSpPr>
        <dsp:cNvPr id="0" name=""/>
        <dsp:cNvSpPr/>
      </dsp:nvSpPr>
      <dsp:spPr>
        <a:xfrm>
          <a:off x="3882036" y="2338037"/>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4147" tIns="19685" rIns="19685" bIns="19685" numCol="1" spcCol="1270" anchor="ctr" anchorCtr="0">
          <a:noAutofit/>
        </a:bodyPr>
        <a:lstStyle/>
        <a:p>
          <a:pPr marL="0" lvl="0" indent="0" algn="ctr" defTabSz="1377950">
            <a:lnSpc>
              <a:spcPct val="90000"/>
            </a:lnSpc>
            <a:spcBef>
              <a:spcPct val="0"/>
            </a:spcBef>
            <a:spcAft>
              <a:spcPct val="35000"/>
            </a:spcAft>
            <a:buNone/>
          </a:pPr>
          <a:endParaRPr lang="en-NL" sz="3100" kern="1200"/>
        </a:p>
      </dsp:txBody>
      <dsp:txXfrm>
        <a:off x="3882036" y="2338037"/>
        <a:ext cx="1603995" cy="801997"/>
      </dsp:txXfrm>
    </dsp:sp>
    <dsp:sp modelId="{AB1073B7-EAD9-4BD9-B7C8-DA099E9ED1A8}">
      <dsp:nvSpPr>
        <dsp:cNvPr id="0" name=""/>
        <dsp:cNvSpPr/>
      </dsp:nvSpPr>
      <dsp:spPr>
        <a:xfrm>
          <a:off x="3962236" y="2418237"/>
          <a:ext cx="481198" cy="641598"/>
        </a:xfrm>
        <a:prstGeom prst="rect">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99734C-3C24-42B5-B03C-EE8578F2CB47}">
      <dsp:nvSpPr>
        <dsp:cNvPr id="0" name=""/>
        <dsp:cNvSpPr/>
      </dsp:nvSpPr>
      <dsp:spPr>
        <a:xfrm>
          <a:off x="970785" y="119920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4147" tIns="19685" rIns="19685" bIns="19685" numCol="1" spcCol="1270" anchor="ctr" anchorCtr="0">
          <a:noAutofit/>
        </a:bodyPr>
        <a:lstStyle/>
        <a:p>
          <a:pPr marL="0" lvl="0" indent="0" algn="ctr" defTabSz="1377950">
            <a:lnSpc>
              <a:spcPct val="90000"/>
            </a:lnSpc>
            <a:spcBef>
              <a:spcPct val="0"/>
            </a:spcBef>
            <a:spcAft>
              <a:spcPct val="35000"/>
            </a:spcAft>
            <a:buNone/>
          </a:pPr>
          <a:endParaRPr lang="en-NL" sz="3100" kern="1200"/>
        </a:p>
      </dsp:txBody>
      <dsp:txXfrm>
        <a:off x="970785" y="1199201"/>
        <a:ext cx="1603995" cy="801997"/>
      </dsp:txXfrm>
    </dsp:sp>
    <dsp:sp modelId="{05F9B56B-E5CA-414F-AF41-D26EF608B50F}">
      <dsp:nvSpPr>
        <dsp:cNvPr id="0" name=""/>
        <dsp:cNvSpPr/>
      </dsp:nvSpPr>
      <dsp:spPr>
        <a:xfrm>
          <a:off x="1050985" y="1279400"/>
          <a:ext cx="481198" cy="641598"/>
        </a:xfrm>
        <a:prstGeom prst="rect">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FD85F-7806-4B43-A1A2-7B3F40B6D295}">
      <dsp:nvSpPr>
        <dsp:cNvPr id="0" name=""/>
        <dsp:cNvSpPr/>
      </dsp:nvSpPr>
      <dsp:spPr>
        <a:xfrm>
          <a:off x="4201" y="0"/>
          <a:ext cx="1255757" cy="3733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Input Data</a:t>
          </a:r>
          <a:endParaRPr lang="en-NL" sz="1200" kern="1200"/>
        </a:p>
      </dsp:txBody>
      <dsp:txXfrm>
        <a:off x="15137" y="10936"/>
        <a:ext cx="1233885" cy="351508"/>
      </dsp:txXfrm>
    </dsp:sp>
    <dsp:sp modelId="{B7D6461B-E38F-4651-8E2F-AD89F979183A}">
      <dsp:nvSpPr>
        <dsp:cNvPr id="0" name=""/>
        <dsp:cNvSpPr/>
      </dsp:nvSpPr>
      <dsp:spPr>
        <a:xfrm>
          <a:off x="1385534" y="30976"/>
          <a:ext cx="266220" cy="31142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NL" sz="1000" kern="1200"/>
        </a:p>
      </dsp:txBody>
      <dsp:txXfrm>
        <a:off x="1385534" y="93261"/>
        <a:ext cx="186354" cy="186857"/>
      </dsp:txXfrm>
    </dsp:sp>
    <dsp:sp modelId="{04DAA30B-11B3-4BF7-A251-630DA6D99C16}">
      <dsp:nvSpPr>
        <dsp:cNvPr id="0" name=""/>
        <dsp:cNvSpPr/>
      </dsp:nvSpPr>
      <dsp:spPr>
        <a:xfrm>
          <a:off x="1762261" y="0"/>
          <a:ext cx="1255757" cy="3733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Adjust "weights" </a:t>
          </a:r>
          <a:endParaRPr lang="en-NL" sz="1200" kern="1200"/>
        </a:p>
      </dsp:txBody>
      <dsp:txXfrm>
        <a:off x="1773197" y="10936"/>
        <a:ext cx="1233885" cy="351508"/>
      </dsp:txXfrm>
    </dsp:sp>
    <dsp:sp modelId="{680E8060-E6C0-44DC-AA8A-F59FBD5E94D0}">
      <dsp:nvSpPr>
        <dsp:cNvPr id="0" name=""/>
        <dsp:cNvSpPr/>
      </dsp:nvSpPr>
      <dsp:spPr>
        <a:xfrm>
          <a:off x="3143594" y="30976"/>
          <a:ext cx="266220" cy="31142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NL" sz="1000" kern="1200"/>
        </a:p>
      </dsp:txBody>
      <dsp:txXfrm>
        <a:off x="3143594" y="93261"/>
        <a:ext cx="186354" cy="186857"/>
      </dsp:txXfrm>
    </dsp:sp>
    <dsp:sp modelId="{D5100F13-5977-4190-9B03-96C64A467C51}">
      <dsp:nvSpPr>
        <dsp:cNvPr id="0" name=""/>
        <dsp:cNvSpPr/>
      </dsp:nvSpPr>
      <dsp:spPr>
        <a:xfrm>
          <a:off x="3520321" y="0"/>
          <a:ext cx="1255757" cy="3733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Different Targets</a:t>
          </a:r>
          <a:endParaRPr lang="en-NL" sz="1200" kern="1200"/>
        </a:p>
      </dsp:txBody>
      <dsp:txXfrm>
        <a:off x="3531257" y="10936"/>
        <a:ext cx="1233885" cy="3515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84CD11-2A73-4B8B-9DD4-6F59FD484403}">
      <dsp:nvSpPr>
        <dsp:cNvPr id="0" name=""/>
        <dsp:cNvSpPr/>
      </dsp:nvSpPr>
      <dsp:spPr>
        <a:xfrm rot="5400000">
          <a:off x="440913" y="610982"/>
          <a:ext cx="540361" cy="615181"/>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27B532F-C3A0-4A02-BEC6-93B5AD259636}">
      <dsp:nvSpPr>
        <dsp:cNvPr id="0" name=""/>
        <dsp:cNvSpPr/>
      </dsp:nvSpPr>
      <dsp:spPr>
        <a:xfrm>
          <a:off x="297750" y="11981"/>
          <a:ext cx="909649" cy="63672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Collect thesis's in form of PDF</a:t>
          </a:r>
          <a:endParaRPr lang="en-NL" sz="900" kern="1200"/>
        </a:p>
      </dsp:txBody>
      <dsp:txXfrm>
        <a:off x="328838" y="43069"/>
        <a:ext cx="847473" cy="574549"/>
      </dsp:txXfrm>
    </dsp:sp>
    <dsp:sp modelId="{FC4D8155-6A22-476F-99FE-CB7BF686995E}">
      <dsp:nvSpPr>
        <dsp:cNvPr id="0" name=""/>
        <dsp:cNvSpPr/>
      </dsp:nvSpPr>
      <dsp:spPr>
        <a:xfrm>
          <a:off x="1207400" y="72707"/>
          <a:ext cx="661592" cy="5146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a:t>Using Search Criteria</a:t>
          </a:r>
          <a:endParaRPr lang="en-NL" sz="700" kern="1200"/>
        </a:p>
      </dsp:txBody>
      <dsp:txXfrm>
        <a:off x="1207400" y="72707"/>
        <a:ext cx="661592" cy="514629"/>
      </dsp:txXfrm>
    </dsp:sp>
    <dsp:sp modelId="{FB8FE662-CB81-450B-AF7F-D0C88B8D3B87}">
      <dsp:nvSpPr>
        <dsp:cNvPr id="0" name=""/>
        <dsp:cNvSpPr/>
      </dsp:nvSpPr>
      <dsp:spPr>
        <a:xfrm rot="5400000">
          <a:off x="1195109" y="1326234"/>
          <a:ext cx="540361" cy="615181"/>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49E097-470D-4F3A-A196-EEBB8AD2FCC4}">
      <dsp:nvSpPr>
        <dsp:cNvPr id="0" name=""/>
        <dsp:cNvSpPr/>
      </dsp:nvSpPr>
      <dsp:spPr>
        <a:xfrm>
          <a:off x="1051947" y="727233"/>
          <a:ext cx="909649" cy="63672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Extract names and insititutions</a:t>
          </a:r>
          <a:endParaRPr lang="en-NL" sz="900" kern="1200"/>
        </a:p>
      </dsp:txBody>
      <dsp:txXfrm>
        <a:off x="1083035" y="758321"/>
        <a:ext cx="847473" cy="574549"/>
      </dsp:txXfrm>
    </dsp:sp>
    <dsp:sp modelId="{4C8CF222-1494-44BD-9D3A-6768AE431D7E}">
      <dsp:nvSpPr>
        <dsp:cNvPr id="0" name=""/>
        <dsp:cNvSpPr/>
      </dsp:nvSpPr>
      <dsp:spPr>
        <a:xfrm>
          <a:off x="1961596" y="787960"/>
          <a:ext cx="661592" cy="514629"/>
        </a:xfrm>
        <a:prstGeom prst="rect">
          <a:avLst/>
        </a:prstGeom>
        <a:noFill/>
        <a:ln>
          <a:noFill/>
        </a:ln>
        <a:effectLst/>
      </dsp:spPr>
      <dsp:style>
        <a:lnRef idx="0">
          <a:scrgbClr r="0" g="0" b="0"/>
        </a:lnRef>
        <a:fillRef idx="0">
          <a:scrgbClr r="0" g="0" b="0"/>
        </a:fillRef>
        <a:effectRef idx="0">
          <a:scrgbClr r="0" g="0" b="0"/>
        </a:effectRef>
        <a:fontRef idx="minor"/>
      </dsp:style>
    </dsp:sp>
    <dsp:sp modelId="{BE0241A2-C4F7-4BA6-825E-E958D04B0935}">
      <dsp:nvSpPr>
        <dsp:cNvPr id="0" name=""/>
        <dsp:cNvSpPr/>
      </dsp:nvSpPr>
      <dsp:spPr>
        <a:xfrm>
          <a:off x="1806143" y="1442486"/>
          <a:ext cx="909649" cy="63672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Manual stop for mailing (can be automated)</a:t>
          </a:r>
          <a:endParaRPr lang="en-NL" sz="900" kern="1200"/>
        </a:p>
      </dsp:txBody>
      <dsp:txXfrm>
        <a:off x="1837231" y="1473574"/>
        <a:ext cx="847473" cy="5745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75744A-0C81-4287-A840-404D616B57D4}">
      <dsp:nvSpPr>
        <dsp:cNvPr id="0" name=""/>
        <dsp:cNvSpPr/>
      </dsp:nvSpPr>
      <dsp:spPr>
        <a:xfrm>
          <a:off x="669" y="0"/>
          <a:ext cx="1741289"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VCR partnership network</a:t>
          </a:r>
          <a:endParaRPr lang="en-NL" sz="1800" kern="1200"/>
        </a:p>
      </dsp:txBody>
      <dsp:txXfrm>
        <a:off x="669" y="0"/>
        <a:ext cx="1741289" cy="960120"/>
      </dsp:txXfrm>
    </dsp:sp>
    <dsp:sp modelId="{B0290E39-6026-4945-A6FF-033352CB2EAB}">
      <dsp:nvSpPr>
        <dsp:cNvPr id="0" name=""/>
        <dsp:cNvSpPr/>
      </dsp:nvSpPr>
      <dsp:spPr>
        <a:xfrm>
          <a:off x="174798" y="960393"/>
          <a:ext cx="1393031" cy="628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marL="0" lvl="0" indent="0" algn="ctr" defTabSz="488950">
            <a:lnSpc>
              <a:spcPct val="90000"/>
            </a:lnSpc>
            <a:spcBef>
              <a:spcPct val="0"/>
            </a:spcBef>
            <a:spcAft>
              <a:spcPct val="35000"/>
            </a:spcAft>
            <a:buNone/>
          </a:pPr>
          <a:r>
            <a:rPr lang="en-US" sz="1100" kern="1200"/>
            <a:t>Evolution Opportunities</a:t>
          </a:r>
          <a:endParaRPr lang="en-NL" sz="1100" kern="1200"/>
        </a:p>
      </dsp:txBody>
      <dsp:txXfrm>
        <a:off x="193213" y="978808"/>
        <a:ext cx="1356201" cy="591920"/>
      </dsp:txXfrm>
    </dsp:sp>
    <dsp:sp modelId="{33017F16-7063-474C-8FFF-4F778EB6C656}">
      <dsp:nvSpPr>
        <dsp:cNvPr id="0" name=""/>
        <dsp:cNvSpPr/>
      </dsp:nvSpPr>
      <dsp:spPr>
        <a:xfrm>
          <a:off x="174798" y="1685874"/>
          <a:ext cx="1393031" cy="628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marL="0" lvl="0" indent="0" algn="ctr" defTabSz="488950">
            <a:lnSpc>
              <a:spcPct val="90000"/>
            </a:lnSpc>
            <a:spcBef>
              <a:spcPct val="0"/>
            </a:spcBef>
            <a:spcAft>
              <a:spcPct val="35000"/>
            </a:spcAft>
            <a:buNone/>
          </a:pPr>
          <a:r>
            <a:rPr lang="en-US" sz="1100" kern="1200"/>
            <a:t>Digital Marketing</a:t>
          </a:r>
          <a:endParaRPr lang="en-NL" sz="1100" kern="1200"/>
        </a:p>
      </dsp:txBody>
      <dsp:txXfrm>
        <a:off x="193213" y="1704289"/>
        <a:ext cx="1356201" cy="591920"/>
      </dsp:txXfrm>
    </dsp:sp>
    <dsp:sp modelId="{95241DC0-1910-4077-83AA-CCDE4F1528D1}">
      <dsp:nvSpPr>
        <dsp:cNvPr id="0" name=""/>
        <dsp:cNvSpPr/>
      </dsp:nvSpPr>
      <dsp:spPr>
        <a:xfrm>
          <a:off x="174798" y="2411356"/>
          <a:ext cx="1393031" cy="628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marL="0" lvl="0" indent="0" algn="ctr" defTabSz="488950">
            <a:lnSpc>
              <a:spcPct val="90000"/>
            </a:lnSpc>
            <a:spcBef>
              <a:spcPct val="0"/>
            </a:spcBef>
            <a:spcAft>
              <a:spcPct val="35000"/>
            </a:spcAft>
            <a:buNone/>
          </a:pPr>
          <a:r>
            <a:rPr lang="en-US" sz="1100" kern="1200"/>
            <a:t>Annual summit (digital)</a:t>
          </a:r>
          <a:endParaRPr lang="en-NL" sz="1100" kern="1200"/>
        </a:p>
      </dsp:txBody>
      <dsp:txXfrm>
        <a:off x="193213" y="2429771"/>
        <a:ext cx="1356201" cy="591920"/>
      </dsp:txXfrm>
    </dsp:sp>
    <dsp:sp modelId="{8C235385-B609-4117-978D-1CF099D386C5}">
      <dsp:nvSpPr>
        <dsp:cNvPr id="0" name=""/>
        <dsp:cNvSpPr/>
      </dsp:nvSpPr>
      <dsp:spPr>
        <a:xfrm>
          <a:off x="1872555" y="0"/>
          <a:ext cx="1741289"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VCR mentorship Program / Digital Lab</a:t>
          </a:r>
          <a:endParaRPr lang="en-NL" sz="1800" kern="1200"/>
        </a:p>
      </dsp:txBody>
      <dsp:txXfrm>
        <a:off x="1872555" y="0"/>
        <a:ext cx="1741289" cy="960120"/>
      </dsp:txXfrm>
    </dsp:sp>
    <dsp:sp modelId="{3E68FC7F-1E8D-4F70-AEA4-73B2E1D128A9}">
      <dsp:nvSpPr>
        <dsp:cNvPr id="0" name=""/>
        <dsp:cNvSpPr/>
      </dsp:nvSpPr>
      <dsp:spPr>
        <a:xfrm>
          <a:off x="2046684" y="960393"/>
          <a:ext cx="1393031" cy="628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marL="0" lvl="0" indent="0" algn="ctr" defTabSz="488950">
            <a:lnSpc>
              <a:spcPct val="90000"/>
            </a:lnSpc>
            <a:spcBef>
              <a:spcPct val="0"/>
            </a:spcBef>
            <a:spcAft>
              <a:spcPct val="35000"/>
            </a:spcAft>
            <a:buNone/>
          </a:pPr>
          <a:r>
            <a:rPr lang="en-US" sz="1100" kern="1200"/>
            <a:t>New Projects and innovations</a:t>
          </a:r>
          <a:endParaRPr lang="en-NL" sz="1100" kern="1200"/>
        </a:p>
      </dsp:txBody>
      <dsp:txXfrm>
        <a:off x="2065099" y="978808"/>
        <a:ext cx="1356201" cy="591920"/>
      </dsp:txXfrm>
    </dsp:sp>
    <dsp:sp modelId="{CC4D339D-0F90-43D8-B593-24F030CAE0A7}">
      <dsp:nvSpPr>
        <dsp:cNvPr id="0" name=""/>
        <dsp:cNvSpPr/>
      </dsp:nvSpPr>
      <dsp:spPr>
        <a:xfrm>
          <a:off x="2046684" y="1685874"/>
          <a:ext cx="1393031" cy="628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marL="0" lvl="0" indent="0" algn="ctr" defTabSz="488950">
            <a:lnSpc>
              <a:spcPct val="90000"/>
            </a:lnSpc>
            <a:spcBef>
              <a:spcPct val="0"/>
            </a:spcBef>
            <a:spcAft>
              <a:spcPct val="35000"/>
            </a:spcAft>
            <a:buNone/>
          </a:pPr>
          <a:r>
            <a:rPr lang="en-US" sz="1100" kern="1200"/>
            <a:t>Educational Ecosystem</a:t>
          </a:r>
          <a:endParaRPr lang="en-NL" sz="1100" kern="1200"/>
        </a:p>
      </dsp:txBody>
      <dsp:txXfrm>
        <a:off x="2065099" y="1704289"/>
        <a:ext cx="1356201" cy="591920"/>
      </dsp:txXfrm>
    </dsp:sp>
    <dsp:sp modelId="{D5D9277A-77B9-4AF2-A885-C1ECC3154B8E}">
      <dsp:nvSpPr>
        <dsp:cNvPr id="0" name=""/>
        <dsp:cNvSpPr/>
      </dsp:nvSpPr>
      <dsp:spPr>
        <a:xfrm>
          <a:off x="2046684" y="2411356"/>
          <a:ext cx="1393031" cy="628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marL="0" lvl="0" indent="0" algn="ctr" defTabSz="488950">
            <a:lnSpc>
              <a:spcPct val="90000"/>
            </a:lnSpc>
            <a:spcBef>
              <a:spcPct val="0"/>
            </a:spcBef>
            <a:spcAft>
              <a:spcPct val="35000"/>
            </a:spcAft>
            <a:buNone/>
          </a:pPr>
          <a:r>
            <a:rPr lang="en-US" sz="1100" kern="1200"/>
            <a:t>New educational materials</a:t>
          </a:r>
          <a:endParaRPr lang="en-NL" sz="1100" kern="1200"/>
        </a:p>
      </dsp:txBody>
      <dsp:txXfrm>
        <a:off x="2065099" y="2429771"/>
        <a:ext cx="1356201" cy="591920"/>
      </dsp:txXfrm>
    </dsp:sp>
    <dsp:sp modelId="{9E96ED87-285E-4BEF-820C-9E5E4C810734}">
      <dsp:nvSpPr>
        <dsp:cNvPr id="0" name=""/>
        <dsp:cNvSpPr/>
      </dsp:nvSpPr>
      <dsp:spPr>
        <a:xfrm>
          <a:off x="3744441" y="0"/>
          <a:ext cx="1741289"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Tools for Supplychain Sustainability</a:t>
          </a:r>
          <a:endParaRPr lang="en-NL" sz="1800" kern="1200"/>
        </a:p>
      </dsp:txBody>
      <dsp:txXfrm>
        <a:off x="3744441" y="0"/>
        <a:ext cx="1741289" cy="960120"/>
      </dsp:txXfrm>
    </dsp:sp>
    <dsp:sp modelId="{355FCB50-AD28-4C22-809C-3DDB0DA0A0B2}">
      <dsp:nvSpPr>
        <dsp:cNvPr id="0" name=""/>
        <dsp:cNvSpPr/>
      </dsp:nvSpPr>
      <dsp:spPr>
        <a:xfrm>
          <a:off x="3918570" y="960393"/>
          <a:ext cx="1393031" cy="628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marL="0" lvl="0" indent="0" algn="ctr" defTabSz="488950">
            <a:lnSpc>
              <a:spcPct val="90000"/>
            </a:lnSpc>
            <a:spcBef>
              <a:spcPct val="0"/>
            </a:spcBef>
            <a:spcAft>
              <a:spcPct val="35000"/>
            </a:spcAft>
            <a:buNone/>
          </a:pPr>
          <a:r>
            <a:rPr lang="en-US" sz="1100" kern="1200"/>
            <a:t>Simulations &amp; Workshops</a:t>
          </a:r>
          <a:endParaRPr lang="en-NL" sz="1100" kern="1200"/>
        </a:p>
      </dsp:txBody>
      <dsp:txXfrm>
        <a:off x="3936985" y="978808"/>
        <a:ext cx="1356201" cy="591920"/>
      </dsp:txXfrm>
    </dsp:sp>
    <dsp:sp modelId="{C0434C64-9DC2-4047-8B61-A8BD69AB5FEE}">
      <dsp:nvSpPr>
        <dsp:cNvPr id="0" name=""/>
        <dsp:cNvSpPr/>
      </dsp:nvSpPr>
      <dsp:spPr>
        <a:xfrm>
          <a:off x="3918570" y="1685874"/>
          <a:ext cx="1393031" cy="628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marL="0" lvl="0" indent="0" algn="ctr" defTabSz="488950">
            <a:lnSpc>
              <a:spcPct val="90000"/>
            </a:lnSpc>
            <a:spcBef>
              <a:spcPct val="0"/>
            </a:spcBef>
            <a:spcAft>
              <a:spcPct val="35000"/>
            </a:spcAft>
            <a:buNone/>
          </a:pPr>
          <a:r>
            <a:rPr lang="en-US" sz="1100" kern="1200"/>
            <a:t>Software and Innovation Practises</a:t>
          </a:r>
          <a:endParaRPr lang="en-NL" sz="1100" kern="1200"/>
        </a:p>
      </dsp:txBody>
      <dsp:txXfrm>
        <a:off x="3936985" y="1704289"/>
        <a:ext cx="1356201" cy="591920"/>
      </dsp:txXfrm>
    </dsp:sp>
    <dsp:sp modelId="{4EEB63B9-6DAC-4279-AEFD-B75D3A8295A8}">
      <dsp:nvSpPr>
        <dsp:cNvPr id="0" name=""/>
        <dsp:cNvSpPr/>
      </dsp:nvSpPr>
      <dsp:spPr>
        <a:xfrm>
          <a:off x="3918570" y="2411356"/>
          <a:ext cx="1393031" cy="628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marL="0" lvl="0" indent="0" algn="ctr" defTabSz="488950">
            <a:lnSpc>
              <a:spcPct val="90000"/>
            </a:lnSpc>
            <a:spcBef>
              <a:spcPct val="0"/>
            </a:spcBef>
            <a:spcAft>
              <a:spcPct val="35000"/>
            </a:spcAft>
            <a:buNone/>
          </a:pPr>
          <a:r>
            <a:rPr lang="en-US" sz="1100" kern="1200"/>
            <a:t>Educational Courses and material for OTHER universities</a:t>
          </a:r>
          <a:endParaRPr lang="en-NL" sz="1100" kern="1200"/>
        </a:p>
      </dsp:txBody>
      <dsp:txXfrm>
        <a:off x="3936985" y="2429771"/>
        <a:ext cx="1356201" cy="591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D5A863-7358-4DAF-ADE8-B54E9C2EB13E}">
      <dsp:nvSpPr>
        <dsp:cNvPr id="0" name=""/>
        <dsp:cNvSpPr/>
      </dsp:nvSpPr>
      <dsp:spPr>
        <a:xfrm>
          <a:off x="1714" y="2398"/>
          <a:ext cx="1671637" cy="4896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marL="0" lvl="0" indent="0" algn="ctr" defTabSz="755650">
            <a:lnSpc>
              <a:spcPct val="90000"/>
            </a:lnSpc>
            <a:spcBef>
              <a:spcPct val="0"/>
            </a:spcBef>
            <a:spcAft>
              <a:spcPct val="35000"/>
            </a:spcAft>
            <a:buNone/>
          </a:pPr>
          <a:r>
            <a:rPr lang="en-US" sz="1700" kern="1200"/>
            <a:t>KPI</a:t>
          </a:r>
          <a:endParaRPr lang="en-NL" sz="1700" kern="1200"/>
        </a:p>
      </dsp:txBody>
      <dsp:txXfrm>
        <a:off x="1714" y="2398"/>
        <a:ext cx="1671637" cy="489600"/>
      </dsp:txXfrm>
    </dsp:sp>
    <dsp:sp modelId="{4DF373A9-523B-4BA4-A99F-A37DC78B00B0}">
      <dsp:nvSpPr>
        <dsp:cNvPr id="0" name=""/>
        <dsp:cNvSpPr/>
      </dsp:nvSpPr>
      <dsp:spPr>
        <a:xfrm>
          <a:off x="1714" y="491998"/>
          <a:ext cx="1671637" cy="216117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 NGO's</a:t>
          </a:r>
          <a:endParaRPr lang="en-NL" sz="1200" kern="1200"/>
        </a:p>
        <a:p>
          <a:pPr marL="114300" lvl="1" indent="-114300" algn="l" defTabSz="533400">
            <a:lnSpc>
              <a:spcPct val="90000"/>
            </a:lnSpc>
            <a:spcBef>
              <a:spcPct val="0"/>
            </a:spcBef>
            <a:spcAft>
              <a:spcPct val="15000"/>
            </a:spcAft>
            <a:buChar char="•"/>
          </a:pPr>
          <a:r>
            <a:rPr lang="en-US" sz="1200" kern="1200"/>
            <a:t># Acedemia</a:t>
          </a:r>
          <a:endParaRPr lang="en-NL" sz="1200" kern="1200"/>
        </a:p>
        <a:p>
          <a:pPr marL="114300" lvl="1" indent="-114300" algn="l" defTabSz="533400">
            <a:lnSpc>
              <a:spcPct val="90000"/>
            </a:lnSpc>
            <a:spcBef>
              <a:spcPct val="0"/>
            </a:spcBef>
            <a:spcAft>
              <a:spcPct val="15000"/>
            </a:spcAft>
            <a:buChar char="•"/>
          </a:pPr>
          <a:r>
            <a:rPr lang="en-US" sz="1200" kern="1200"/>
            <a:t># Industries</a:t>
          </a:r>
          <a:endParaRPr lang="en-NL" sz="1200" kern="1200"/>
        </a:p>
        <a:p>
          <a:pPr marL="114300" lvl="1" indent="-114300" algn="l" defTabSz="533400">
            <a:lnSpc>
              <a:spcPct val="90000"/>
            </a:lnSpc>
            <a:spcBef>
              <a:spcPct val="0"/>
            </a:spcBef>
            <a:spcAft>
              <a:spcPct val="15000"/>
            </a:spcAft>
            <a:buChar char="•"/>
          </a:pPr>
          <a:r>
            <a:rPr lang="en-US" sz="1200" kern="1200"/>
            <a:t># Governments</a:t>
          </a:r>
          <a:endParaRPr lang="en-NL" sz="1200" kern="1200"/>
        </a:p>
        <a:p>
          <a:pPr marL="114300" lvl="1" indent="-114300" algn="l" defTabSz="533400">
            <a:lnSpc>
              <a:spcPct val="90000"/>
            </a:lnSpc>
            <a:spcBef>
              <a:spcPct val="0"/>
            </a:spcBef>
            <a:spcAft>
              <a:spcPct val="15000"/>
            </a:spcAft>
            <a:buChar char="•"/>
          </a:pPr>
          <a:r>
            <a:rPr lang="en-US" sz="1200" kern="1200"/>
            <a:t># Webinars</a:t>
          </a:r>
          <a:endParaRPr lang="en-NL" sz="1200" kern="1200"/>
        </a:p>
        <a:p>
          <a:pPr marL="171450" lvl="1" indent="-171450" algn="l" defTabSz="711200">
            <a:lnSpc>
              <a:spcPct val="90000"/>
            </a:lnSpc>
            <a:spcBef>
              <a:spcPct val="0"/>
            </a:spcBef>
            <a:spcAft>
              <a:spcPct val="15000"/>
            </a:spcAft>
            <a:buChar char="•"/>
          </a:pPr>
          <a:endParaRPr lang="en-NL" sz="1600" kern="1200"/>
        </a:p>
      </dsp:txBody>
      <dsp:txXfrm>
        <a:off x="1714" y="491998"/>
        <a:ext cx="1671637" cy="2161172"/>
      </dsp:txXfrm>
    </dsp:sp>
    <dsp:sp modelId="{4AB07036-C372-4D3C-9996-3DB105ED118C}">
      <dsp:nvSpPr>
        <dsp:cNvPr id="0" name=""/>
        <dsp:cNvSpPr/>
      </dsp:nvSpPr>
      <dsp:spPr>
        <a:xfrm>
          <a:off x="1907381" y="2398"/>
          <a:ext cx="1671637" cy="4896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marL="0" lvl="0" indent="0" algn="ctr" defTabSz="755650">
            <a:lnSpc>
              <a:spcPct val="90000"/>
            </a:lnSpc>
            <a:spcBef>
              <a:spcPct val="0"/>
            </a:spcBef>
            <a:spcAft>
              <a:spcPct val="35000"/>
            </a:spcAft>
            <a:buNone/>
          </a:pPr>
          <a:r>
            <a:rPr lang="en-US" sz="1700" kern="1200"/>
            <a:t>KPI</a:t>
          </a:r>
          <a:endParaRPr lang="en-NL" sz="1700" kern="1200"/>
        </a:p>
      </dsp:txBody>
      <dsp:txXfrm>
        <a:off x="1907381" y="2398"/>
        <a:ext cx="1671637" cy="489600"/>
      </dsp:txXfrm>
    </dsp:sp>
    <dsp:sp modelId="{59D0A798-0764-4017-9281-323F355E538A}">
      <dsp:nvSpPr>
        <dsp:cNvPr id="0" name=""/>
        <dsp:cNvSpPr/>
      </dsp:nvSpPr>
      <dsp:spPr>
        <a:xfrm>
          <a:off x="1907381" y="491998"/>
          <a:ext cx="1671637" cy="216117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 $in Value added </a:t>
          </a:r>
          <a:endParaRPr lang="en-NL" sz="1200" kern="1200"/>
        </a:p>
        <a:p>
          <a:pPr marL="114300" lvl="1" indent="-114300" algn="l" defTabSz="533400">
            <a:lnSpc>
              <a:spcPct val="90000"/>
            </a:lnSpc>
            <a:spcBef>
              <a:spcPct val="0"/>
            </a:spcBef>
            <a:spcAft>
              <a:spcPct val="15000"/>
            </a:spcAft>
            <a:buChar char="•"/>
          </a:pPr>
          <a:r>
            <a:rPr lang="en-US" sz="1200" kern="1200"/>
            <a:t># Projects</a:t>
          </a:r>
          <a:endParaRPr lang="en-NL" sz="1200" kern="1200"/>
        </a:p>
        <a:p>
          <a:pPr marL="114300" lvl="1" indent="-114300" algn="l" defTabSz="533400">
            <a:lnSpc>
              <a:spcPct val="90000"/>
            </a:lnSpc>
            <a:spcBef>
              <a:spcPct val="0"/>
            </a:spcBef>
            <a:spcAft>
              <a:spcPct val="15000"/>
            </a:spcAft>
            <a:buChar char="•"/>
          </a:pPr>
          <a:r>
            <a:rPr lang="en-US" sz="1200" kern="1200"/>
            <a:t># commits</a:t>
          </a:r>
          <a:endParaRPr lang="en-NL" sz="1200" kern="1200"/>
        </a:p>
        <a:p>
          <a:pPr marL="114300" lvl="1" indent="-114300" algn="l" defTabSz="533400">
            <a:lnSpc>
              <a:spcPct val="90000"/>
            </a:lnSpc>
            <a:spcBef>
              <a:spcPct val="0"/>
            </a:spcBef>
            <a:spcAft>
              <a:spcPct val="15000"/>
            </a:spcAft>
            <a:buChar char="•"/>
          </a:pPr>
          <a:r>
            <a:rPr lang="en-US" sz="1200" kern="1200"/>
            <a:t># Educational Material</a:t>
          </a:r>
          <a:endParaRPr lang="en-NL" sz="1200" kern="1200"/>
        </a:p>
        <a:p>
          <a:pPr marL="114300" lvl="1" indent="-114300" algn="l" defTabSz="533400">
            <a:lnSpc>
              <a:spcPct val="90000"/>
            </a:lnSpc>
            <a:spcBef>
              <a:spcPct val="0"/>
            </a:spcBef>
            <a:spcAft>
              <a:spcPct val="15000"/>
            </a:spcAft>
            <a:buChar char="•"/>
          </a:pPr>
          <a:r>
            <a:rPr lang="en-US" sz="1200" kern="1200"/>
            <a:t>Completion Rate</a:t>
          </a:r>
          <a:endParaRPr lang="en-NL" sz="1200" kern="1200"/>
        </a:p>
        <a:p>
          <a:pPr marL="114300" lvl="1" indent="-114300" algn="l" defTabSz="533400">
            <a:lnSpc>
              <a:spcPct val="90000"/>
            </a:lnSpc>
            <a:spcBef>
              <a:spcPct val="0"/>
            </a:spcBef>
            <a:spcAft>
              <a:spcPct val="15000"/>
            </a:spcAft>
            <a:buChar char="•"/>
          </a:pPr>
          <a:r>
            <a:rPr lang="en-US" sz="1200" kern="1200"/>
            <a:t>Feedback Score Projects</a:t>
          </a:r>
          <a:endParaRPr lang="en-NL" sz="1200" kern="1200"/>
        </a:p>
        <a:p>
          <a:pPr marL="114300" lvl="1" indent="-114300" algn="l" defTabSz="533400">
            <a:lnSpc>
              <a:spcPct val="90000"/>
            </a:lnSpc>
            <a:spcBef>
              <a:spcPct val="0"/>
            </a:spcBef>
            <a:spcAft>
              <a:spcPct val="15000"/>
            </a:spcAft>
            <a:buChar char="•"/>
          </a:pPr>
          <a:r>
            <a:rPr lang="en-US" sz="1200" kern="1200"/>
            <a:t>Feedback Score Educational Mats</a:t>
          </a:r>
          <a:endParaRPr lang="en-NL" sz="1200" kern="1200"/>
        </a:p>
        <a:p>
          <a:pPr marL="114300" lvl="1" indent="-114300" algn="l" defTabSz="622300">
            <a:lnSpc>
              <a:spcPct val="90000"/>
            </a:lnSpc>
            <a:spcBef>
              <a:spcPct val="0"/>
            </a:spcBef>
            <a:spcAft>
              <a:spcPct val="15000"/>
            </a:spcAft>
            <a:buChar char="•"/>
          </a:pPr>
          <a:endParaRPr lang="en-NL" sz="1400" kern="1200"/>
        </a:p>
      </dsp:txBody>
      <dsp:txXfrm>
        <a:off x="1907381" y="491998"/>
        <a:ext cx="1671637" cy="2161172"/>
      </dsp:txXfrm>
    </dsp:sp>
    <dsp:sp modelId="{B1016FF1-E5ED-43A1-A57A-82AD2258B609}">
      <dsp:nvSpPr>
        <dsp:cNvPr id="0" name=""/>
        <dsp:cNvSpPr/>
      </dsp:nvSpPr>
      <dsp:spPr>
        <a:xfrm>
          <a:off x="3813048" y="2398"/>
          <a:ext cx="1671637" cy="4896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marL="0" lvl="0" indent="0" algn="ctr" defTabSz="755650">
            <a:lnSpc>
              <a:spcPct val="90000"/>
            </a:lnSpc>
            <a:spcBef>
              <a:spcPct val="0"/>
            </a:spcBef>
            <a:spcAft>
              <a:spcPct val="35000"/>
            </a:spcAft>
            <a:buNone/>
          </a:pPr>
          <a:r>
            <a:rPr lang="en-US" sz="1700" kern="1200"/>
            <a:t>KPI</a:t>
          </a:r>
          <a:endParaRPr lang="en-NL" sz="1700" kern="1200"/>
        </a:p>
      </dsp:txBody>
      <dsp:txXfrm>
        <a:off x="3813048" y="2398"/>
        <a:ext cx="1671637" cy="489600"/>
      </dsp:txXfrm>
    </dsp:sp>
    <dsp:sp modelId="{E69BF1CF-A421-450C-8C62-8CDA5DDB47A8}">
      <dsp:nvSpPr>
        <dsp:cNvPr id="0" name=""/>
        <dsp:cNvSpPr/>
      </dsp:nvSpPr>
      <dsp:spPr>
        <a:xfrm>
          <a:off x="3813048" y="491998"/>
          <a:ext cx="1671637" cy="216117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 Interactive Simulations</a:t>
          </a:r>
          <a:endParaRPr lang="en-NL" sz="1200" kern="1200"/>
        </a:p>
        <a:p>
          <a:pPr marL="114300" lvl="1" indent="-114300" algn="l" defTabSz="533400">
            <a:lnSpc>
              <a:spcPct val="90000"/>
            </a:lnSpc>
            <a:spcBef>
              <a:spcPct val="0"/>
            </a:spcBef>
            <a:spcAft>
              <a:spcPct val="15000"/>
            </a:spcAft>
            <a:buChar char="•"/>
          </a:pPr>
          <a:r>
            <a:rPr lang="en-US" sz="1200" kern="1200"/>
            <a:t># Certifications</a:t>
          </a:r>
          <a:endParaRPr lang="en-NL" sz="1200" kern="1200"/>
        </a:p>
        <a:p>
          <a:pPr marL="114300" lvl="1" indent="-114300" algn="l" defTabSz="533400">
            <a:lnSpc>
              <a:spcPct val="90000"/>
            </a:lnSpc>
            <a:spcBef>
              <a:spcPct val="0"/>
            </a:spcBef>
            <a:spcAft>
              <a:spcPct val="15000"/>
            </a:spcAft>
            <a:buChar char="•"/>
          </a:pPr>
          <a:r>
            <a:rPr lang="en-US" sz="1200" kern="1200"/>
            <a:t># Research Performed</a:t>
          </a:r>
          <a:endParaRPr lang="en-NL" sz="1200" kern="1200"/>
        </a:p>
        <a:p>
          <a:pPr marL="114300" lvl="1" indent="-114300" algn="l" defTabSz="533400">
            <a:lnSpc>
              <a:spcPct val="90000"/>
            </a:lnSpc>
            <a:spcBef>
              <a:spcPct val="0"/>
            </a:spcBef>
            <a:spcAft>
              <a:spcPct val="15000"/>
            </a:spcAft>
            <a:buChar char="•"/>
          </a:pPr>
          <a:r>
            <a:rPr lang="en-US" sz="1200" kern="1200"/>
            <a:t>Feedback Score</a:t>
          </a:r>
          <a:endParaRPr lang="en-NL" sz="1200" kern="1200"/>
        </a:p>
      </dsp:txBody>
      <dsp:txXfrm>
        <a:off x="3813048" y="491998"/>
        <a:ext cx="1671637" cy="216117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36F443-D560-4B0D-BDDB-DCDF136ED474}">
      <dsp:nvSpPr>
        <dsp:cNvPr id="0" name=""/>
        <dsp:cNvSpPr/>
      </dsp:nvSpPr>
      <dsp:spPr>
        <a:xfrm>
          <a:off x="1891" y="6025"/>
          <a:ext cx="1843831" cy="2304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n-US" sz="800" kern="1200"/>
            <a:t>Year 1</a:t>
          </a:r>
          <a:endParaRPr lang="en-NL" sz="800" kern="1200"/>
        </a:p>
      </dsp:txBody>
      <dsp:txXfrm>
        <a:off x="1891" y="6025"/>
        <a:ext cx="1843831" cy="230400"/>
      </dsp:txXfrm>
    </dsp:sp>
    <dsp:sp modelId="{8672F746-2810-4A9A-80B2-848619CD48E7}">
      <dsp:nvSpPr>
        <dsp:cNvPr id="0" name=""/>
        <dsp:cNvSpPr/>
      </dsp:nvSpPr>
      <dsp:spPr>
        <a:xfrm>
          <a:off x="1891" y="236425"/>
          <a:ext cx="1843831" cy="241560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n" sz="800" kern="1200"/>
            <a:t>Q1: Launch Value Chain Rebels (VCR) website and social media platforms for visibility and engagement. Begin partnership development with industry and academia, like the </a:t>
          </a:r>
          <a:r>
            <a:rPr lang="en-NL" sz="800" b="1" kern="1200"/>
            <a:t>Global Sustainability Alliance</a:t>
          </a:r>
          <a:endParaRPr lang="en-NL" sz="800" kern="1200"/>
        </a:p>
        <a:p>
          <a:pPr marL="57150" lvl="1" indent="-57150" algn="l" defTabSz="355600">
            <a:lnSpc>
              <a:spcPct val="90000"/>
            </a:lnSpc>
            <a:spcBef>
              <a:spcPct val="0"/>
            </a:spcBef>
            <a:spcAft>
              <a:spcPct val="15000"/>
            </a:spcAft>
            <a:buChar char="•"/>
          </a:pPr>
          <a:r>
            <a:rPr lang="en-US" sz="800" kern="1200"/>
            <a:t>Create Flyers and other materials to give to organisations that could be interested</a:t>
          </a:r>
          <a:endParaRPr lang="en-NL" sz="800" kern="1200"/>
        </a:p>
        <a:p>
          <a:pPr marL="57150" lvl="1" indent="-57150" algn="l" defTabSz="355600">
            <a:lnSpc>
              <a:spcPct val="90000"/>
            </a:lnSpc>
            <a:spcBef>
              <a:spcPct val="0"/>
            </a:spcBef>
            <a:spcAft>
              <a:spcPct val="15000"/>
            </a:spcAft>
            <a:buChar char="•"/>
          </a:pPr>
          <a:r>
            <a:rPr lang="en-US" sz="800" kern="1200"/>
            <a:t>Q1: Memorandum, vision Mission decided.</a:t>
          </a:r>
          <a:endParaRPr lang="en-NL" sz="800" kern="1200"/>
        </a:p>
        <a:p>
          <a:pPr marL="57150" lvl="1" indent="-57150" algn="l" defTabSz="355600">
            <a:lnSpc>
              <a:spcPct val="90000"/>
            </a:lnSpc>
            <a:spcBef>
              <a:spcPct val="0"/>
            </a:spcBef>
            <a:spcAft>
              <a:spcPct val="15000"/>
            </a:spcAft>
            <a:buChar char="•"/>
          </a:pPr>
          <a:r>
            <a:rPr lang="en-US" sz="800" kern="1200"/>
            <a:t>Q2: Start giving out Workshops to gain more intrest in Value in supplychains</a:t>
          </a:r>
          <a:endParaRPr lang="en-NL" sz="800" kern="1200"/>
        </a:p>
        <a:p>
          <a:pPr marL="57150" lvl="1" indent="-57150" algn="l" defTabSz="355600">
            <a:lnSpc>
              <a:spcPct val="90000"/>
            </a:lnSpc>
            <a:spcBef>
              <a:spcPct val="0"/>
            </a:spcBef>
            <a:spcAft>
              <a:spcPct val="15000"/>
            </a:spcAft>
            <a:buChar char="•"/>
          </a:pPr>
          <a:r>
            <a:rPr lang="en-US" sz="800" kern="1200"/>
            <a:t>Q2: Video's and Online Content</a:t>
          </a:r>
          <a:endParaRPr lang="en-NL" sz="800" kern="1200"/>
        </a:p>
        <a:p>
          <a:pPr marL="57150" lvl="1" indent="-57150" algn="l" defTabSz="355600">
            <a:lnSpc>
              <a:spcPct val="90000"/>
            </a:lnSpc>
            <a:spcBef>
              <a:spcPct val="0"/>
            </a:spcBef>
            <a:spcAft>
              <a:spcPct val="15000"/>
            </a:spcAft>
            <a:buChar char="•"/>
          </a:pPr>
          <a:r>
            <a:rPr lang="en-US" sz="800" kern="1200"/>
            <a:t>Q2: Project Methodology </a:t>
          </a:r>
          <a:endParaRPr lang="en-NL" sz="800" kern="1200"/>
        </a:p>
        <a:p>
          <a:pPr marL="57150" lvl="1" indent="-57150" algn="l" defTabSz="355600">
            <a:lnSpc>
              <a:spcPct val="90000"/>
            </a:lnSpc>
            <a:spcBef>
              <a:spcPct val="0"/>
            </a:spcBef>
            <a:spcAft>
              <a:spcPct val="15000"/>
            </a:spcAft>
            <a:buChar char="•"/>
          </a:pPr>
          <a:r>
            <a:rPr lang="en-US" sz="800" kern="1200"/>
            <a:t>Q2: Commitment gathering from potential partners</a:t>
          </a:r>
          <a:endParaRPr lang="en-NL" sz="800" kern="1200"/>
        </a:p>
        <a:p>
          <a:pPr marL="57150" lvl="1" indent="-57150" algn="l" defTabSz="355600">
            <a:lnSpc>
              <a:spcPct val="90000"/>
            </a:lnSpc>
            <a:spcBef>
              <a:spcPct val="0"/>
            </a:spcBef>
            <a:spcAft>
              <a:spcPct val="15000"/>
            </a:spcAft>
            <a:buChar char="•"/>
          </a:pPr>
          <a:r>
            <a:rPr lang="en-US" sz="800" kern="1200"/>
            <a:t>Q3: Start of the sustainability hub</a:t>
          </a:r>
          <a:endParaRPr lang="en-NL" sz="800" kern="1200"/>
        </a:p>
        <a:p>
          <a:pPr marL="57150" lvl="1" indent="-57150" algn="l" defTabSz="355600">
            <a:lnSpc>
              <a:spcPct val="90000"/>
            </a:lnSpc>
            <a:spcBef>
              <a:spcPct val="0"/>
            </a:spcBef>
            <a:spcAft>
              <a:spcPct val="15000"/>
            </a:spcAft>
            <a:buChar char="•"/>
          </a:pPr>
          <a:r>
            <a:rPr lang="en-US" sz="800" kern="1200"/>
            <a:t>Q4: First show of projects, problably some form of tool</a:t>
          </a:r>
          <a:endParaRPr lang="en-NL" sz="800" kern="1200"/>
        </a:p>
      </dsp:txBody>
      <dsp:txXfrm>
        <a:off x="1891" y="236425"/>
        <a:ext cx="1843831" cy="2415600"/>
      </dsp:txXfrm>
    </dsp:sp>
    <dsp:sp modelId="{43ECFEE7-C326-4687-8EE4-336041947858}">
      <dsp:nvSpPr>
        <dsp:cNvPr id="0" name=""/>
        <dsp:cNvSpPr/>
      </dsp:nvSpPr>
      <dsp:spPr>
        <a:xfrm>
          <a:off x="2103859" y="6025"/>
          <a:ext cx="1843831" cy="2304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n-US" sz="800" kern="1200"/>
            <a:t>Year 2</a:t>
          </a:r>
          <a:endParaRPr lang="en-NL" sz="800" kern="1200"/>
        </a:p>
      </dsp:txBody>
      <dsp:txXfrm>
        <a:off x="2103859" y="6025"/>
        <a:ext cx="1843831" cy="230400"/>
      </dsp:txXfrm>
    </dsp:sp>
    <dsp:sp modelId="{1CECB9FC-4DA7-42C5-951C-3DBED41A0478}">
      <dsp:nvSpPr>
        <dsp:cNvPr id="0" name=""/>
        <dsp:cNvSpPr/>
      </dsp:nvSpPr>
      <dsp:spPr>
        <a:xfrm>
          <a:off x="2103859" y="236425"/>
          <a:ext cx="1843831" cy="241560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n-US" sz="800" kern="1200"/>
            <a:t>Q1: Expand Partnerships and onboard 30-40 new members.</a:t>
          </a:r>
          <a:endParaRPr lang="en-NL" sz="800" kern="1200"/>
        </a:p>
        <a:p>
          <a:pPr marL="57150" lvl="1" indent="-57150" algn="l" defTabSz="355600">
            <a:lnSpc>
              <a:spcPct val="90000"/>
            </a:lnSpc>
            <a:spcBef>
              <a:spcPct val="0"/>
            </a:spcBef>
            <a:spcAft>
              <a:spcPct val="15000"/>
            </a:spcAft>
            <a:buChar char="•"/>
          </a:pPr>
          <a:r>
            <a:rPr lang="en-US" sz="800" kern="1200"/>
            <a:t>Q2: Demonstrate potential value add to more supplychain companies.</a:t>
          </a:r>
          <a:endParaRPr lang="en-NL" sz="800" kern="1200"/>
        </a:p>
        <a:p>
          <a:pPr marL="57150" lvl="1" indent="-57150" algn="l" defTabSz="355600">
            <a:lnSpc>
              <a:spcPct val="90000"/>
            </a:lnSpc>
            <a:spcBef>
              <a:spcPct val="0"/>
            </a:spcBef>
            <a:spcAft>
              <a:spcPct val="15000"/>
            </a:spcAft>
            <a:buChar char="•"/>
          </a:pPr>
          <a:r>
            <a:rPr lang="en-US" sz="800" kern="1200"/>
            <a:t>Q2: Move the dashboarding to online so everyone can see</a:t>
          </a:r>
          <a:endParaRPr lang="en-NL" sz="800" kern="1200"/>
        </a:p>
        <a:p>
          <a:pPr marL="57150" lvl="1" indent="-57150" algn="l" defTabSz="355600">
            <a:lnSpc>
              <a:spcPct val="90000"/>
            </a:lnSpc>
            <a:spcBef>
              <a:spcPct val="0"/>
            </a:spcBef>
            <a:spcAft>
              <a:spcPct val="15000"/>
            </a:spcAft>
            <a:buChar char="•"/>
          </a:pPr>
          <a:r>
            <a:rPr lang="en-US" sz="800" kern="1200"/>
            <a:t>Q3: Start rolling out sustinabile solutions in supplychains, using students, at costs. </a:t>
          </a:r>
          <a:endParaRPr lang="en-NL" sz="800" kern="1200"/>
        </a:p>
      </dsp:txBody>
      <dsp:txXfrm>
        <a:off x="2103859" y="236425"/>
        <a:ext cx="1843831" cy="2415600"/>
      </dsp:txXfrm>
    </dsp:sp>
    <dsp:sp modelId="{FF170470-58DB-4A0C-BBF3-94FCC0CEF3F1}">
      <dsp:nvSpPr>
        <dsp:cNvPr id="0" name=""/>
        <dsp:cNvSpPr/>
      </dsp:nvSpPr>
      <dsp:spPr>
        <a:xfrm>
          <a:off x="4205827" y="6025"/>
          <a:ext cx="1843831" cy="2304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n-US" sz="800" kern="1200"/>
            <a:t>Year 3</a:t>
          </a:r>
          <a:endParaRPr lang="en-NL" sz="800" kern="1200"/>
        </a:p>
      </dsp:txBody>
      <dsp:txXfrm>
        <a:off x="4205827" y="6025"/>
        <a:ext cx="1843831" cy="230400"/>
      </dsp:txXfrm>
    </dsp:sp>
    <dsp:sp modelId="{5C7BDF94-E9DB-4372-9CC3-016D687001A6}">
      <dsp:nvSpPr>
        <dsp:cNvPr id="0" name=""/>
        <dsp:cNvSpPr/>
      </dsp:nvSpPr>
      <dsp:spPr>
        <a:xfrm>
          <a:off x="4205827" y="236425"/>
          <a:ext cx="1843831" cy="241560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n-US" sz="800" kern="1200"/>
            <a:t>Q1:globalize initiatives</a:t>
          </a:r>
          <a:endParaRPr lang="en-NL" sz="800" kern="1200"/>
        </a:p>
        <a:p>
          <a:pPr marL="57150" lvl="1" indent="-57150" algn="l" defTabSz="355600">
            <a:lnSpc>
              <a:spcPct val="90000"/>
            </a:lnSpc>
            <a:spcBef>
              <a:spcPct val="0"/>
            </a:spcBef>
            <a:spcAft>
              <a:spcPct val="15000"/>
            </a:spcAft>
            <a:buChar char="•"/>
          </a:pPr>
          <a:r>
            <a:rPr lang="en-US" sz="800" kern="1200"/>
            <a:t>Q1: Expand mentorship Program</a:t>
          </a:r>
          <a:endParaRPr lang="en-NL" sz="800" kern="1200"/>
        </a:p>
        <a:p>
          <a:pPr marL="57150" lvl="1" indent="-57150" algn="l" defTabSz="355600">
            <a:lnSpc>
              <a:spcPct val="90000"/>
            </a:lnSpc>
            <a:spcBef>
              <a:spcPct val="0"/>
            </a:spcBef>
            <a:spcAft>
              <a:spcPct val="15000"/>
            </a:spcAft>
            <a:buChar char="•"/>
          </a:pPr>
          <a:r>
            <a:rPr lang="en-US" sz="800" kern="1200"/>
            <a:t>Q2: Release toolkit v 2.0 </a:t>
          </a:r>
          <a:endParaRPr lang="en-NL" sz="800" kern="1200"/>
        </a:p>
      </dsp:txBody>
      <dsp:txXfrm>
        <a:off x="4205827" y="236425"/>
        <a:ext cx="1843831" cy="241560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FA813F-112B-48B7-9AF8-A563D87BA1DB}">
      <dsp:nvSpPr>
        <dsp:cNvPr id="0" name=""/>
        <dsp:cNvSpPr/>
      </dsp:nvSpPr>
      <dsp:spPr>
        <a:xfrm rot="16200000">
          <a:off x="-1082958" y="1642494"/>
          <a:ext cx="2496312" cy="264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33134" bIns="0" numCol="1" spcCol="1270" anchor="t" anchorCtr="0">
          <a:noAutofit/>
        </a:bodyPr>
        <a:lstStyle/>
        <a:p>
          <a:pPr marL="0" lvl="0" indent="0" algn="r" defTabSz="844550">
            <a:lnSpc>
              <a:spcPct val="90000"/>
            </a:lnSpc>
            <a:spcBef>
              <a:spcPct val="0"/>
            </a:spcBef>
            <a:spcAft>
              <a:spcPct val="35000"/>
            </a:spcAft>
            <a:buNone/>
          </a:pPr>
          <a:r>
            <a:rPr lang="en-US" sz="1900" kern="1200"/>
            <a:t>PARTNERSHIP</a:t>
          </a:r>
          <a:endParaRPr lang="en-NL" sz="1900" kern="1200"/>
        </a:p>
      </dsp:txBody>
      <dsp:txXfrm>
        <a:off x="-1082958" y="1642494"/>
        <a:ext cx="2496312" cy="264340"/>
      </dsp:txXfrm>
    </dsp:sp>
    <dsp:sp modelId="{CE3A3C4E-67A9-4E74-B634-9114FDA13F43}">
      <dsp:nvSpPr>
        <dsp:cNvPr id="0" name=""/>
        <dsp:cNvSpPr/>
      </dsp:nvSpPr>
      <dsp:spPr>
        <a:xfrm>
          <a:off x="297368" y="526509"/>
          <a:ext cx="1316698" cy="2496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233134" rIns="99568" bIns="99568" numCol="1" spcCol="1270" anchor="t" anchorCtr="0">
          <a:noAutofit/>
        </a:bodyPr>
        <a:lstStyle/>
        <a:p>
          <a:pPr marL="57150" lvl="1" indent="-57150" algn="l" defTabSz="488950">
            <a:lnSpc>
              <a:spcPct val="90000"/>
            </a:lnSpc>
            <a:spcBef>
              <a:spcPct val="0"/>
            </a:spcBef>
            <a:spcAft>
              <a:spcPct val="15000"/>
            </a:spcAft>
            <a:buChar char="•"/>
          </a:pPr>
          <a:r>
            <a:rPr lang="en-US" sz="1100" kern="1200"/>
            <a:t>Assign the Lead Scouter</a:t>
          </a:r>
          <a:endParaRPr lang="en-NL" sz="1100" kern="1200"/>
        </a:p>
        <a:p>
          <a:pPr marL="57150" lvl="1" indent="-57150" algn="l" defTabSz="488950">
            <a:lnSpc>
              <a:spcPct val="90000"/>
            </a:lnSpc>
            <a:spcBef>
              <a:spcPct val="0"/>
            </a:spcBef>
            <a:spcAft>
              <a:spcPct val="15000"/>
            </a:spcAft>
            <a:buChar char="•"/>
          </a:pPr>
          <a:r>
            <a:rPr lang="en-US" sz="1100" kern="1200"/>
            <a:t>Scout for Opportunities</a:t>
          </a:r>
          <a:endParaRPr lang="en-NL" sz="1100" kern="1200"/>
        </a:p>
        <a:p>
          <a:pPr marL="57150" lvl="1" indent="-57150" algn="l" defTabSz="488950">
            <a:lnSpc>
              <a:spcPct val="90000"/>
            </a:lnSpc>
            <a:spcBef>
              <a:spcPct val="0"/>
            </a:spcBef>
            <a:spcAft>
              <a:spcPct val="15000"/>
            </a:spcAft>
            <a:buChar char="•"/>
          </a:pPr>
          <a:r>
            <a:rPr lang="en-US" sz="1100" kern="1200"/>
            <a:t>Indentify Possible stakeholders &gt; devide them into groups</a:t>
          </a:r>
          <a:endParaRPr lang="en-NL" sz="1100" kern="1200"/>
        </a:p>
        <a:p>
          <a:pPr marL="57150" lvl="1" indent="-57150" algn="l" defTabSz="488950">
            <a:lnSpc>
              <a:spcPct val="90000"/>
            </a:lnSpc>
            <a:spcBef>
              <a:spcPct val="0"/>
            </a:spcBef>
            <a:spcAft>
              <a:spcPct val="15000"/>
            </a:spcAft>
            <a:buChar char="•"/>
          </a:pPr>
          <a:r>
            <a:rPr lang="en-US" sz="1100" kern="1200"/>
            <a:t>Start social Media</a:t>
          </a:r>
          <a:endParaRPr lang="en-NL" sz="1100" kern="1200"/>
        </a:p>
      </dsp:txBody>
      <dsp:txXfrm>
        <a:off x="297368" y="526509"/>
        <a:ext cx="1316698" cy="2496312"/>
      </dsp:txXfrm>
    </dsp:sp>
    <dsp:sp modelId="{E34091EE-114E-4490-8BB7-A35D12EE4988}">
      <dsp:nvSpPr>
        <dsp:cNvPr id="0" name=""/>
        <dsp:cNvSpPr/>
      </dsp:nvSpPr>
      <dsp:spPr>
        <a:xfrm>
          <a:off x="33027" y="177578"/>
          <a:ext cx="528681" cy="528681"/>
        </a:xfrm>
        <a:prstGeom prst="rect">
          <a:avLst/>
        </a:prstGeom>
        <a:blipFill>
          <a:blip xmlns:r="http://schemas.openxmlformats.org/officeDocument/2006/relationships" r:embed="rId1"/>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0EB93EC-B63F-43EE-B82B-29E88E7E0BF1}">
      <dsp:nvSpPr>
        <dsp:cNvPr id="0" name=""/>
        <dsp:cNvSpPr/>
      </dsp:nvSpPr>
      <dsp:spPr>
        <a:xfrm rot="16200000">
          <a:off x="836694" y="1642494"/>
          <a:ext cx="2496312" cy="264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33134" bIns="0" numCol="1" spcCol="1270" anchor="t" anchorCtr="0">
          <a:noAutofit/>
        </a:bodyPr>
        <a:lstStyle/>
        <a:p>
          <a:pPr marL="0" lvl="0" indent="0" algn="r" defTabSz="844550">
            <a:lnSpc>
              <a:spcPct val="90000"/>
            </a:lnSpc>
            <a:spcBef>
              <a:spcPct val="0"/>
            </a:spcBef>
            <a:spcAft>
              <a:spcPct val="35000"/>
            </a:spcAft>
            <a:buNone/>
          </a:pPr>
          <a:r>
            <a:rPr lang="en-US" sz="1900" kern="1200"/>
            <a:t>LAB</a:t>
          </a:r>
          <a:endParaRPr lang="en-NL" sz="1900" kern="1200"/>
        </a:p>
      </dsp:txBody>
      <dsp:txXfrm>
        <a:off x="836694" y="1642494"/>
        <a:ext cx="2496312" cy="264340"/>
      </dsp:txXfrm>
    </dsp:sp>
    <dsp:sp modelId="{3D5F7E22-7DF2-40C6-9095-DEA0AF9BB93D}">
      <dsp:nvSpPr>
        <dsp:cNvPr id="0" name=""/>
        <dsp:cNvSpPr/>
      </dsp:nvSpPr>
      <dsp:spPr>
        <a:xfrm>
          <a:off x="2217021" y="526509"/>
          <a:ext cx="1316698" cy="2496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233134" rIns="99568" bIns="99568" numCol="1" spcCol="1270" anchor="t" anchorCtr="0">
          <a:noAutofit/>
        </a:bodyPr>
        <a:lstStyle/>
        <a:p>
          <a:pPr marL="57150" lvl="1" indent="-57150" algn="l" defTabSz="488950">
            <a:lnSpc>
              <a:spcPct val="90000"/>
            </a:lnSpc>
            <a:spcBef>
              <a:spcPct val="0"/>
            </a:spcBef>
            <a:spcAft>
              <a:spcPct val="15000"/>
            </a:spcAft>
            <a:buChar char="•"/>
          </a:pPr>
          <a:r>
            <a:rPr lang="en-US" sz="1100" kern="1200"/>
            <a:t>Assign Lab Leader</a:t>
          </a:r>
          <a:endParaRPr lang="en-NL" sz="1100" kern="1200"/>
        </a:p>
        <a:p>
          <a:pPr marL="57150" lvl="1" indent="-57150" algn="l" defTabSz="488950">
            <a:lnSpc>
              <a:spcPct val="90000"/>
            </a:lnSpc>
            <a:spcBef>
              <a:spcPct val="0"/>
            </a:spcBef>
            <a:spcAft>
              <a:spcPct val="15000"/>
            </a:spcAft>
            <a:buChar char="•"/>
          </a:pPr>
          <a:r>
            <a:rPr lang="en-US" sz="1100" kern="1200"/>
            <a:t>Setup Chat Programs</a:t>
          </a:r>
          <a:endParaRPr lang="en-NL" sz="1100" kern="1200"/>
        </a:p>
        <a:p>
          <a:pPr marL="57150" lvl="1" indent="-57150" algn="l" defTabSz="488950">
            <a:lnSpc>
              <a:spcPct val="90000"/>
            </a:lnSpc>
            <a:spcBef>
              <a:spcPct val="0"/>
            </a:spcBef>
            <a:spcAft>
              <a:spcPct val="15000"/>
            </a:spcAft>
            <a:buChar char="•"/>
          </a:pPr>
          <a:r>
            <a:rPr lang="en-US" sz="1100" kern="1200"/>
            <a:t>Setup Onboarding</a:t>
          </a:r>
          <a:endParaRPr lang="en-NL" sz="1100" kern="1200"/>
        </a:p>
        <a:p>
          <a:pPr marL="57150" lvl="1" indent="-57150" algn="l" defTabSz="488950">
            <a:lnSpc>
              <a:spcPct val="90000"/>
            </a:lnSpc>
            <a:spcBef>
              <a:spcPct val="0"/>
            </a:spcBef>
            <a:spcAft>
              <a:spcPct val="15000"/>
            </a:spcAft>
            <a:buChar char="•"/>
          </a:pPr>
          <a:r>
            <a:rPr lang="en-US" sz="1100" kern="1200"/>
            <a:t>Assign Departments</a:t>
          </a:r>
          <a:endParaRPr lang="en-NL" sz="1100" kern="1200"/>
        </a:p>
        <a:p>
          <a:pPr marL="57150" lvl="1" indent="-57150" algn="l" defTabSz="488950">
            <a:lnSpc>
              <a:spcPct val="90000"/>
            </a:lnSpc>
            <a:spcBef>
              <a:spcPct val="0"/>
            </a:spcBef>
            <a:spcAft>
              <a:spcPct val="15000"/>
            </a:spcAft>
            <a:buChar char="•"/>
          </a:pPr>
          <a:r>
            <a:rPr lang="en-US" sz="1100" kern="1200"/>
            <a:t>Setup the Project Selection Process</a:t>
          </a:r>
          <a:endParaRPr lang="en-NL" sz="1100" kern="1200"/>
        </a:p>
        <a:p>
          <a:pPr marL="57150" lvl="1" indent="-57150" algn="l" defTabSz="488950">
            <a:lnSpc>
              <a:spcPct val="90000"/>
            </a:lnSpc>
            <a:spcBef>
              <a:spcPct val="0"/>
            </a:spcBef>
            <a:spcAft>
              <a:spcPct val="15000"/>
            </a:spcAft>
            <a:buChar char="•"/>
          </a:pPr>
          <a:r>
            <a:rPr lang="en-US" sz="1100" kern="1200"/>
            <a:t>Setup the Monitoring board</a:t>
          </a:r>
          <a:endParaRPr lang="en-NL" sz="1100" kern="1200"/>
        </a:p>
      </dsp:txBody>
      <dsp:txXfrm>
        <a:off x="2217021" y="526509"/>
        <a:ext cx="1316698" cy="2496312"/>
      </dsp:txXfrm>
    </dsp:sp>
    <dsp:sp modelId="{9AB507A7-D7C3-43F2-9027-360ED520914A}">
      <dsp:nvSpPr>
        <dsp:cNvPr id="0" name=""/>
        <dsp:cNvSpPr/>
      </dsp:nvSpPr>
      <dsp:spPr>
        <a:xfrm>
          <a:off x="1952680" y="177578"/>
          <a:ext cx="528681" cy="528681"/>
        </a:xfrm>
        <a:prstGeom prst="rect">
          <a:avLst/>
        </a:prstGeom>
        <a:blipFill>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D390B52-1317-4D04-A5FA-6898F4AD96F8}">
      <dsp:nvSpPr>
        <dsp:cNvPr id="0" name=""/>
        <dsp:cNvSpPr/>
      </dsp:nvSpPr>
      <dsp:spPr>
        <a:xfrm rot="16200000">
          <a:off x="2756347" y="1642494"/>
          <a:ext cx="2496312" cy="264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33134" bIns="0" numCol="1" spcCol="1270" anchor="t" anchorCtr="0">
          <a:noAutofit/>
        </a:bodyPr>
        <a:lstStyle/>
        <a:p>
          <a:pPr marL="0" lvl="0" indent="0" algn="r" defTabSz="844550">
            <a:lnSpc>
              <a:spcPct val="90000"/>
            </a:lnSpc>
            <a:spcBef>
              <a:spcPct val="0"/>
            </a:spcBef>
            <a:spcAft>
              <a:spcPct val="35000"/>
            </a:spcAft>
            <a:buNone/>
          </a:pPr>
          <a:r>
            <a:rPr lang="en-US" sz="1900" kern="1200"/>
            <a:t>TOOLS</a:t>
          </a:r>
          <a:endParaRPr lang="en-NL" sz="1900" kern="1200"/>
        </a:p>
      </dsp:txBody>
      <dsp:txXfrm>
        <a:off x="2756347" y="1642494"/>
        <a:ext cx="2496312" cy="264340"/>
      </dsp:txXfrm>
    </dsp:sp>
    <dsp:sp modelId="{0AD75AEC-3410-4579-A19A-DCD7894F439B}">
      <dsp:nvSpPr>
        <dsp:cNvPr id="0" name=""/>
        <dsp:cNvSpPr/>
      </dsp:nvSpPr>
      <dsp:spPr>
        <a:xfrm>
          <a:off x="4136674" y="526509"/>
          <a:ext cx="1316698" cy="2496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233134" rIns="99568" bIns="99568" numCol="1" spcCol="1270" anchor="t" anchorCtr="0">
          <a:noAutofit/>
        </a:bodyPr>
        <a:lstStyle/>
        <a:p>
          <a:pPr marL="57150" lvl="1" indent="-57150" algn="l" defTabSz="488950">
            <a:lnSpc>
              <a:spcPct val="90000"/>
            </a:lnSpc>
            <a:spcBef>
              <a:spcPct val="0"/>
            </a:spcBef>
            <a:spcAft>
              <a:spcPct val="15000"/>
            </a:spcAft>
            <a:buChar char="•"/>
          </a:pPr>
          <a:r>
            <a:rPr lang="en-US" sz="1100" kern="1200"/>
            <a:t>Setup the Website</a:t>
          </a:r>
          <a:endParaRPr lang="en-NL" sz="1100" kern="1200"/>
        </a:p>
        <a:p>
          <a:pPr marL="57150" lvl="1" indent="-57150" algn="l" defTabSz="488950">
            <a:lnSpc>
              <a:spcPct val="90000"/>
            </a:lnSpc>
            <a:spcBef>
              <a:spcPct val="0"/>
            </a:spcBef>
            <a:spcAft>
              <a:spcPct val="15000"/>
            </a:spcAft>
            <a:buChar char="•"/>
          </a:pPr>
          <a:r>
            <a:rPr lang="en-US" sz="1100" kern="1200"/>
            <a:t>Setup first pitches</a:t>
          </a:r>
          <a:endParaRPr lang="en-NL" sz="1100" kern="1200"/>
        </a:p>
        <a:p>
          <a:pPr marL="57150" lvl="1" indent="-57150" algn="l" defTabSz="488950">
            <a:lnSpc>
              <a:spcPct val="90000"/>
            </a:lnSpc>
            <a:spcBef>
              <a:spcPct val="0"/>
            </a:spcBef>
            <a:spcAft>
              <a:spcPct val="15000"/>
            </a:spcAft>
            <a:buChar char="•"/>
          </a:pPr>
          <a:r>
            <a:rPr lang="en-US" sz="1100" kern="1200"/>
            <a:t>Start Social Media Networks</a:t>
          </a:r>
          <a:endParaRPr lang="en-NL" sz="1100" kern="1200"/>
        </a:p>
        <a:p>
          <a:pPr marL="57150" lvl="1" indent="-57150" algn="l" defTabSz="488950">
            <a:lnSpc>
              <a:spcPct val="90000"/>
            </a:lnSpc>
            <a:spcBef>
              <a:spcPct val="0"/>
            </a:spcBef>
            <a:spcAft>
              <a:spcPct val="15000"/>
            </a:spcAft>
            <a:buChar char="•"/>
          </a:pPr>
          <a:r>
            <a:rPr lang="en-US" sz="1100" kern="1200"/>
            <a:t>Setup tools and data monitoring</a:t>
          </a:r>
          <a:endParaRPr lang="en-NL" sz="1100" kern="1200"/>
        </a:p>
        <a:p>
          <a:pPr marL="57150" lvl="1" indent="-57150" algn="l" defTabSz="488950">
            <a:lnSpc>
              <a:spcPct val="90000"/>
            </a:lnSpc>
            <a:spcBef>
              <a:spcPct val="0"/>
            </a:spcBef>
            <a:spcAft>
              <a:spcPct val="15000"/>
            </a:spcAft>
            <a:buChar char="•"/>
          </a:pPr>
          <a:r>
            <a:rPr lang="en-US" sz="1100" kern="1200"/>
            <a:t>Setup A.I for assistance</a:t>
          </a:r>
          <a:endParaRPr lang="en-NL" sz="1100" kern="1200"/>
        </a:p>
      </dsp:txBody>
      <dsp:txXfrm>
        <a:off x="4136674" y="526509"/>
        <a:ext cx="1316698" cy="2496312"/>
      </dsp:txXfrm>
    </dsp:sp>
    <dsp:sp modelId="{AB6D14D8-0698-439D-A885-4BE34B68920E}">
      <dsp:nvSpPr>
        <dsp:cNvPr id="0" name=""/>
        <dsp:cNvSpPr/>
      </dsp:nvSpPr>
      <dsp:spPr>
        <a:xfrm>
          <a:off x="3872333" y="177578"/>
          <a:ext cx="528681" cy="528681"/>
        </a:xfrm>
        <a:prstGeom prst="rect">
          <a:avLst/>
        </a:prstGeom>
        <a:blipFill>
          <a:blip xmlns:r="http://schemas.openxmlformats.org/officeDocument/2006/relationships" r:embed="rId3"/>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46F7B5-02B6-404A-B756-F0205B1A476B}">
      <dsp:nvSpPr>
        <dsp:cNvPr id="0" name=""/>
        <dsp:cNvSpPr/>
      </dsp:nvSpPr>
      <dsp:spPr>
        <a:xfrm>
          <a:off x="334424" y="-5645"/>
          <a:ext cx="1527616" cy="1527616"/>
        </a:xfrm>
        <a:prstGeom prst="circularArrow">
          <a:avLst>
            <a:gd name="adj1" fmla="val 5544"/>
            <a:gd name="adj2" fmla="val 330680"/>
            <a:gd name="adj3" fmla="val 14095148"/>
            <a:gd name="adj4" fmla="val 17194596"/>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5085EEB-55E8-4225-BB51-B060DAB3BBA3}">
      <dsp:nvSpPr>
        <dsp:cNvPr id="0" name=""/>
        <dsp:cNvSpPr/>
      </dsp:nvSpPr>
      <dsp:spPr>
        <a:xfrm>
          <a:off x="790963" y="721"/>
          <a:ext cx="614538" cy="30726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P.O planning </a:t>
          </a:r>
          <a:endParaRPr lang="en-NL" sz="700" kern="1200"/>
        </a:p>
      </dsp:txBody>
      <dsp:txXfrm>
        <a:off x="805963" y="15721"/>
        <a:ext cx="584538" cy="277269"/>
      </dsp:txXfrm>
    </dsp:sp>
    <dsp:sp modelId="{A37F7C24-ED3A-46BF-9DD6-51FA88625848}">
      <dsp:nvSpPr>
        <dsp:cNvPr id="0" name=""/>
        <dsp:cNvSpPr/>
      </dsp:nvSpPr>
      <dsp:spPr>
        <a:xfrm>
          <a:off x="1410515" y="450852"/>
          <a:ext cx="614538" cy="30726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Sprint Planning</a:t>
          </a:r>
          <a:endParaRPr lang="en-NL" sz="700" kern="1200"/>
        </a:p>
      </dsp:txBody>
      <dsp:txXfrm>
        <a:off x="1425515" y="465852"/>
        <a:ext cx="584538" cy="277269"/>
      </dsp:txXfrm>
    </dsp:sp>
    <dsp:sp modelId="{F3A214F4-0276-4E47-8960-900AB4F54513}">
      <dsp:nvSpPr>
        <dsp:cNvPr id="0" name=""/>
        <dsp:cNvSpPr/>
      </dsp:nvSpPr>
      <dsp:spPr>
        <a:xfrm>
          <a:off x="1173867" y="1179179"/>
          <a:ext cx="614538" cy="30726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2 Week Work</a:t>
          </a:r>
          <a:endParaRPr lang="en-NL" sz="700" kern="1200"/>
        </a:p>
      </dsp:txBody>
      <dsp:txXfrm>
        <a:off x="1188867" y="1194179"/>
        <a:ext cx="584538" cy="277269"/>
      </dsp:txXfrm>
    </dsp:sp>
    <dsp:sp modelId="{4178B4F6-DF56-419F-8B74-DD114D3D0BCE}">
      <dsp:nvSpPr>
        <dsp:cNvPr id="0" name=""/>
        <dsp:cNvSpPr/>
      </dsp:nvSpPr>
      <dsp:spPr>
        <a:xfrm>
          <a:off x="408059" y="1179179"/>
          <a:ext cx="614538" cy="30726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Review</a:t>
          </a:r>
          <a:endParaRPr lang="en-NL" sz="700" kern="1200"/>
        </a:p>
      </dsp:txBody>
      <dsp:txXfrm>
        <a:off x="423059" y="1194179"/>
        <a:ext cx="584538" cy="277269"/>
      </dsp:txXfrm>
    </dsp:sp>
    <dsp:sp modelId="{A70AAEB3-3719-4C4D-A4A2-FE15A6E1E2FD}">
      <dsp:nvSpPr>
        <dsp:cNvPr id="0" name=""/>
        <dsp:cNvSpPr/>
      </dsp:nvSpPr>
      <dsp:spPr>
        <a:xfrm>
          <a:off x="171411" y="450852"/>
          <a:ext cx="614538" cy="30726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Retrospective</a:t>
          </a:r>
          <a:endParaRPr lang="en-NL" sz="700" kern="1200"/>
        </a:p>
      </dsp:txBody>
      <dsp:txXfrm>
        <a:off x="186411" y="465852"/>
        <a:ext cx="584538" cy="277269"/>
      </dsp:txXfrm>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A1C991E3DBD44CA4C7D73390EEFB50" ma:contentTypeVersion="20" ma:contentTypeDescription="Create a new document." ma:contentTypeScope="" ma:versionID="f059ddb70354acdedb6c2dcbd9bc1bd3">
  <xsd:schema xmlns:xsd="http://www.w3.org/2001/XMLSchema" xmlns:xs="http://www.w3.org/2001/XMLSchema" xmlns:p="http://schemas.microsoft.com/office/2006/metadata/properties" xmlns:ns1="http://schemas.microsoft.com/sharepoint/v3" xmlns:ns2="dcaaac60-0ab2-4beb-85e2-af7eb2997289" xmlns:ns3="cbf9afd2-ad46-471f-b458-4d21c8cd04b1" targetNamespace="http://schemas.microsoft.com/office/2006/metadata/properties" ma:root="true" ma:fieldsID="92a06db34e6f43e4950ed88dbc686bfb" ns1:_="" ns2:_="" ns3:_="">
    <xsd:import namespace="http://schemas.microsoft.com/sharepoint/v3"/>
    <xsd:import namespace="dcaaac60-0ab2-4beb-85e2-af7eb2997289"/>
    <xsd:import namespace="cbf9afd2-ad46-471f-b458-4d21c8cd04b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aaac60-0ab2-4beb-85e2-af7eb29972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f9afd2-ad46-471f-b458-4d21c8cd04b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ff0e2cfb-ca84-481e-b9c7-576dda15a900}" ma:internalName="TaxCatchAll" ma:showField="CatchAllData" ma:web="cbf9afd2-ad46-471f-b458-4d21c8cd04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caaac60-0ab2-4beb-85e2-af7eb2997289">
      <Terms xmlns="http://schemas.microsoft.com/office/infopath/2007/PartnerControls"/>
    </lcf76f155ced4ddcb4097134ff3c332f>
    <TaxCatchAll xmlns="cbf9afd2-ad46-471f-b458-4d21c8cd04b1" xsi:nil="true"/>
    <SharedWithUsers xmlns="cbf9afd2-ad46-471f-b458-4d21c8cd04b1">
      <UserInfo>
        <DisplayName>Rea Vaz</DisplayName>
        <AccountId>400</AccountId>
        <AccountType/>
      </UserInfo>
      <UserInfo>
        <DisplayName>Bart Ras</DisplayName>
        <AccountId>135</AccountId>
        <AccountType/>
      </UserInfo>
      <UserInfo>
        <DisplayName>Maxime Bouillon</DisplayName>
        <AccountId>219</AccountId>
        <AccountType/>
      </UserInfo>
      <UserInfo>
        <DisplayName>Michiel Steeman</DisplayName>
        <AccountId>21</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A1429D-567F-41F5-B032-FCD0188209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caaac60-0ab2-4beb-85e2-af7eb2997289"/>
    <ds:schemaRef ds:uri="cbf9afd2-ad46-471f-b458-4d21c8cd04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2CA1DD-B9B7-4C05-B5CB-EE1A0738E959}">
  <ds:schemaRefs>
    <ds:schemaRef ds:uri="http://schemas.microsoft.com/office/2006/metadata/properties"/>
    <ds:schemaRef ds:uri="http://schemas.microsoft.com/office/infopath/2007/PartnerControls"/>
    <ds:schemaRef ds:uri="http://schemas.microsoft.com/sharepoint/v3"/>
    <ds:schemaRef ds:uri="dcaaac60-0ab2-4beb-85e2-af7eb2997289"/>
    <ds:schemaRef ds:uri="cbf9afd2-ad46-471f-b458-4d21c8cd04b1"/>
  </ds:schemaRefs>
</ds:datastoreItem>
</file>

<file path=customXml/itemProps3.xml><?xml version="1.0" encoding="utf-8"?>
<ds:datastoreItem xmlns:ds="http://schemas.openxmlformats.org/officeDocument/2006/customXml" ds:itemID="{63E0F678-AF2F-4F71-A21A-EF9F579953A2}">
  <ds:schemaRefs>
    <ds:schemaRef ds:uri="http://schemas.openxmlformats.org/officeDocument/2006/bibliography"/>
  </ds:schemaRefs>
</ds:datastoreItem>
</file>

<file path=customXml/itemProps4.xml><?xml version="1.0" encoding="utf-8"?>
<ds:datastoreItem xmlns:ds="http://schemas.openxmlformats.org/officeDocument/2006/customXml" ds:itemID="{182FA2A2-CD4A-492C-9269-A5FBF327F4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61</Pages>
  <Words>8828</Words>
  <Characters>50320</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Verhoef</cp:lastModifiedBy>
  <cp:revision>18</cp:revision>
  <cp:lastPrinted>2024-02-15T20:48:00Z</cp:lastPrinted>
  <dcterms:created xsi:type="dcterms:W3CDTF">2024-02-07T20:00:00Z</dcterms:created>
  <dcterms:modified xsi:type="dcterms:W3CDTF">2024-02-15T20:48:00Z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0x01010056A1C991E3DBD44CA4C7D73390EEFB50</vt:lpwstr>
  </property>
  <property fmtid="{D5CDD505-2E9C-101B-9397-08002B2CF9AE}" pid="3" name="MediaServiceImageTags">
    <vt:lpwstr/>
  </property>
</Properties>
</file>