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F6DCD" w14:textId="7C884B49" w:rsidR="46ECB9D2" w:rsidRDefault="04CE74C2" w:rsidP="6C076A05">
      <w:pPr>
        <w:spacing w:before="0"/>
        <w:rPr>
          <w:b/>
          <w:bCs/>
          <w:sz w:val="40"/>
          <w:szCs w:val="40"/>
        </w:rPr>
      </w:pPr>
      <w:proofErr w:type="spellStart"/>
      <w:r w:rsidRPr="5678C025">
        <w:rPr>
          <w:b/>
          <w:bCs/>
          <w:sz w:val="40"/>
          <w:szCs w:val="40"/>
        </w:rPr>
        <w:t>Windesheim</w:t>
      </w:r>
      <w:proofErr w:type="spellEnd"/>
    </w:p>
    <w:p w14:paraId="4E364739" w14:textId="4FFF2640" w:rsidR="46ECB9D2" w:rsidRDefault="04CE74C2" w:rsidP="6C076A05">
      <w:pPr>
        <w:spacing w:before="0" w:line="240" w:lineRule="auto"/>
        <w:rPr>
          <w:sz w:val="20"/>
          <w:szCs w:val="20"/>
        </w:rPr>
      </w:pPr>
      <w:r w:rsidRPr="5678C025">
        <w:rPr>
          <w:sz w:val="20"/>
          <w:szCs w:val="20"/>
        </w:rPr>
        <w:t>Campus 2</w:t>
      </w:r>
    </w:p>
    <w:p w14:paraId="46686C0C" w14:textId="3FDCE399" w:rsidR="46ECB9D2" w:rsidRDefault="04CE74C2" w:rsidP="6C076A05">
      <w:pPr>
        <w:pStyle w:val="Title"/>
        <w:rPr>
          <w:color w:val="auto"/>
        </w:rPr>
      </w:pPr>
      <w:r w:rsidRPr="5678C025">
        <w:rPr>
          <w:color w:val="auto"/>
        </w:rPr>
        <w:t>Value Chain Rebels</w:t>
      </w:r>
    </w:p>
    <w:p w14:paraId="39C131C5" w14:textId="3A16A4C9" w:rsidR="00AB2F00" w:rsidRDefault="58F4F66C" w:rsidP="5678C025">
      <w:pPr>
        <w:pStyle w:val="Subtitle"/>
        <w:pBdr>
          <w:top w:val="nil"/>
          <w:left w:val="nil"/>
          <w:bottom w:val="nil"/>
          <w:right w:val="nil"/>
          <w:between w:val="nil"/>
        </w:pBdr>
        <w:rPr>
          <w:b/>
          <w:bCs/>
          <w:color w:val="auto"/>
        </w:rPr>
      </w:pPr>
      <w:bookmarkStart w:id="0" w:name="_eqpoxxy8gmzz"/>
      <w:bookmarkEnd w:id="0"/>
      <w:r w:rsidRPr="5678C025">
        <w:rPr>
          <w:b/>
          <w:bCs/>
          <w:color w:val="auto"/>
        </w:rPr>
        <w:t>Jan 29</w:t>
      </w:r>
      <w:r w:rsidR="4AF236C2" w:rsidRPr="5678C025">
        <w:rPr>
          <w:b/>
          <w:bCs/>
          <w:color w:val="auto"/>
        </w:rPr>
        <w:t>, 20</w:t>
      </w:r>
      <w:r w:rsidR="10A6FC5E" w:rsidRPr="5678C025">
        <w:rPr>
          <w:b/>
          <w:bCs/>
          <w:color w:val="auto"/>
        </w:rPr>
        <w:t>24</w:t>
      </w:r>
    </w:p>
    <w:p w14:paraId="1D01B796" w14:textId="77777777" w:rsidR="00DF37AF" w:rsidRPr="00DF37AF" w:rsidRDefault="00DF37AF" w:rsidP="00B6367B">
      <w:pPr>
        <w:pStyle w:val="TOCHeading"/>
        <w:numPr>
          <w:ilvl w:val="0"/>
          <w:numId w:val="0"/>
        </w:numPr>
      </w:pPr>
    </w:p>
    <w:p w14:paraId="3A9931F5" w14:textId="07DD6C2A" w:rsidR="004B422E" w:rsidRPr="00AC593F" w:rsidRDefault="004B422E">
      <w:pPr>
        <w:rPr>
          <w:color w:val="000000"/>
          <w:sz w:val="32"/>
          <w:szCs w:val="32"/>
          <w:lang w:val="en-US"/>
        </w:rPr>
      </w:pPr>
      <w:r w:rsidRPr="00AC593F">
        <w:rPr>
          <w:lang w:val="en-US"/>
        </w:rPr>
        <w:br w:type="page"/>
      </w:r>
    </w:p>
    <w:sdt>
      <w:sdtPr>
        <w:rPr>
          <w:rFonts w:ascii="Roboto" w:eastAsia="Roboto" w:hAnsi="Roboto" w:cs="Roboto"/>
          <w:color w:val="auto"/>
          <w:sz w:val="22"/>
          <w:szCs w:val="22"/>
          <w:lang w:val="en" w:eastAsia="ja-JP"/>
        </w:rPr>
        <w:id w:val="-1747251903"/>
        <w:docPartObj>
          <w:docPartGallery w:val="Table of Contents"/>
          <w:docPartUnique/>
        </w:docPartObj>
      </w:sdtPr>
      <w:sdtEndPr>
        <w:rPr>
          <w:b/>
          <w:bCs/>
          <w:noProof/>
        </w:rPr>
      </w:sdtEndPr>
      <w:sdtContent>
        <w:p w14:paraId="1AF910D5" w14:textId="2CAC9515" w:rsidR="00AC593F" w:rsidRDefault="00AC593F" w:rsidP="00B6367B">
          <w:pPr>
            <w:pStyle w:val="TOCHeading"/>
          </w:pPr>
          <w:r>
            <w:t>Contents</w:t>
          </w:r>
        </w:p>
        <w:p w14:paraId="459156A5" w14:textId="00026F41" w:rsidR="00087412" w:rsidRDefault="00AC593F" w:rsidP="00C322D1">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7715836" w:history="1">
            <w:r w:rsidR="00087412" w:rsidRPr="00F32B60">
              <w:rPr>
                <w:rStyle w:val="Hyperlink"/>
                <w:noProof/>
              </w:rPr>
              <w:t>2.</w:t>
            </w:r>
            <w:r w:rsidR="00087412">
              <w:rPr>
                <w:rFonts w:asciiTheme="minorHAnsi" w:eastAsiaTheme="minorEastAsia" w:hAnsiTheme="minorHAnsi" w:cstheme="minorBidi"/>
                <w:noProof/>
                <w:kern w:val="2"/>
                <w14:ligatures w14:val="standardContextual"/>
              </w:rPr>
              <w:tab/>
            </w:r>
            <w:r w:rsidR="00087412" w:rsidRPr="00F32B60">
              <w:rPr>
                <w:rStyle w:val="Hyperlink"/>
                <w:noProof/>
              </w:rPr>
              <w:t>Introduction</w:t>
            </w:r>
            <w:r w:rsidR="00087412">
              <w:rPr>
                <w:noProof/>
                <w:webHidden/>
              </w:rPr>
              <w:tab/>
            </w:r>
            <w:r w:rsidR="00087412">
              <w:rPr>
                <w:noProof/>
                <w:webHidden/>
              </w:rPr>
              <w:fldChar w:fldCharType="begin"/>
            </w:r>
            <w:r w:rsidR="00087412">
              <w:rPr>
                <w:noProof/>
                <w:webHidden/>
              </w:rPr>
              <w:instrText xml:space="preserve"> PAGEREF _Toc157715836 \h </w:instrText>
            </w:r>
            <w:r w:rsidR="00087412">
              <w:rPr>
                <w:noProof/>
                <w:webHidden/>
              </w:rPr>
            </w:r>
            <w:r w:rsidR="00087412">
              <w:rPr>
                <w:noProof/>
                <w:webHidden/>
              </w:rPr>
              <w:fldChar w:fldCharType="separate"/>
            </w:r>
            <w:r w:rsidR="00087412">
              <w:rPr>
                <w:noProof/>
                <w:webHidden/>
              </w:rPr>
              <w:t>5</w:t>
            </w:r>
            <w:r w:rsidR="00087412">
              <w:rPr>
                <w:noProof/>
                <w:webHidden/>
              </w:rPr>
              <w:fldChar w:fldCharType="end"/>
            </w:r>
          </w:hyperlink>
        </w:p>
        <w:p w14:paraId="73B5D274" w14:textId="11F94AB0" w:rsidR="00087412" w:rsidRDefault="00000000" w:rsidP="00C322D1">
          <w:pPr>
            <w:pStyle w:val="TOC2"/>
            <w:rPr>
              <w:rFonts w:asciiTheme="minorHAnsi" w:eastAsiaTheme="minorEastAsia" w:hAnsiTheme="minorHAnsi" w:cstheme="minorBidi"/>
              <w:noProof/>
              <w:kern w:val="2"/>
              <w14:ligatures w14:val="standardContextual"/>
            </w:rPr>
          </w:pPr>
          <w:hyperlink w:anchor="_Toc157715837" w:history="1">
            <w:r w:rsidR="00087412" w:rsidRPr="00F32B60">
              <w:rPr>
                <w:rStyle w:val="Hyperlink"/>
                <w:noProof/>
              </w:rPr>
              <w:t>Purpose of the Action Plan</w:t>
            </w:r>
            <w:r w:rsidR="00087412">
              <w:rPr>
                <w:noProof/>
                <w:webHidden/>
              </w:rPr>
              <w:tab/>
            </w:r>
            <w:r w:rsidR="00087412">
              <w:rPr>
                <w:noProof/>
                <w:webHidden/>
              </w:rPr>
              <w:fldChar w:fldCharType="begin"/>
            </w:r>
            <w:r w:rsidR="00087412">
              <w:rPr>
                <w:noProof/>
                <w:webHidden/>
              </w:rPr>
              <w:instrText xml:space="preserve"> PAGEREF _Toc157715837 \h </w:instrText>
            </w:r>
            <w:r w:rsidR="00087412">
              <w:rPr>
                <w:noProof/>
                <w:webHidden/>
              </w:rPr>
            </w:r>
            <w:r w:rsidR="00087412">
              <w:rPr>
                <w:noProof/>
                <w:webHidden/>
              </w:rPr>
              <w:fldChar w:fldCharType="separate"/>
            </w:r>
            <w:r w:rsidR="00087412">
              <w:rPr>
                <w:noProof/>
                <w:webHidden/>
              </w:rPr>
              <w:t>5</w:t>
            </w:r>
            <w:r w:rsidR="00087412">
              <w:rPr>
                <w:noProof/>
                <w:webHidden/>
              </w:rPr>
              <w:fldChar w:fldCharType="end"/>
            </w:r>
          </w:hyperlink>
        </w:p>
        <w:p w14:paraId="2157962B" w14:textId="6D3E9C27" w:rsidR="00087412" w:rsidRDefault="00000000" w:rsidP="00C322D1">
          <w:pPr>
            <w:pStyle w:val="TOC2"/>
            <w:rPr>
              <w:rFonts w:asciiTheme="minorHAnsi" w:eastAsiaTheme="minorEastAsia" w:hAnsiTheme="minorHAnsi" w:cstheme="minorBidi"/>
              <w:noProof/>
              <w:kern w:val="2"/>
              <w14:ligatures w14:val="standardContextual"/>
            </w:rPr>
          </w:pPr>
          <w:hyperlink w:anchor="_Toc157715838" w:history="1">
            <w:r w:rsidR="00087412" w:rsidRPr="00F32B60">
              <w:rPr>
                <w:rStyle w:val="Hyperlink"/>
                <w:noProof/>
              </w:rPr>
              <w:t>Scope of the Organization</w:t>
            </w:r>
            <w:r w:rsidR="00087412">
              <w:rPr>
                <w:noProof/>
                <w:webHidden/>
              </w:rPr>
              <w:tab/>
            </w:r>
            <w:r w:rsidR="00087412">
              <w:rPr>
                <w:noProof/>
                <w:webHidden/>
              </w:rPr>
              <w:fldChar w:fldCharType="begin"/>
            </w:r>
            <w:r w:rsidR="00087412">
              <w:rPr>
                <w:noProof/>
                <w:webHidden/>
              </w:rPr>
              <w:instrText xml:space="preserve"> PAGEREF _Toc157715838 \h </w:instrText>
            </w:r>
            <w:r w:rsidR="00087412">
              <w:rPr>
                <w:noProof/>
                <w:webHidden/>
              </w:rPr>
            </w:r>
            <w:r w:rsidR="00087412">
              <w:rPr>
                <w:noProof/>
                <w:webHidden/>
              </w:rPr>
              <w:fldChar w:fldCharType="separate"/>
            </w:r>
            <w:r w:rsidR="00087412">
              <w:rPr>
                <w:noProof/>
                <w:webHidden/>
              </w:rPr>
              <w:t>5</w:t>
            </w:r>
            <w:r w:rsidR="00087412">
              <w:rPr>
                <w:noProof/>
                <w:webHidden/>
              </w:rPr>
              <w:fldChar w:fldCharType="end"/>
            </w:r>
          </w:hyperlink>
        </w:p>
        <w:p w14:paraId="3828A3FF" w14:textId="643C6281" w:rsidR="00087412" w:rsidRDefault="00000000" w:rsidP="00C322D1">
          <w:pPr>
            <w:pStyle w:val="TOC1"/>
            <w:rPr>
              <w:rFonts w:asciiTheme="minorHAnsi" w:eastAsiaTheme="minorEastAsia" w:hAnsiTheme="minorHAnsi" w:cstheme="minorBidi"/>
              <w:noProof/>
              <w:kern w:val="2"/>
              <w14:ligatures w14:val="standardContextual"/>
            </w:rPr>
          </w:pPr>
          <w:hyperlink w:anchor="_Toc157715839" w:history="1">
            <w:r w:rsidR="00087412" w:rsidRPr="00F32B60">
              <w:rPr>
                <w:rStyle w:val="Hyperlink"/>
                <w:noProof/>
              </w:rPr>
              <w:t>3.</w:t>
            </w:r>
            <w:r w:rsidR="00087412">
              <w:rPr>
                <w:rFonts w:asciiTheme="minorHAnsi" w:eastAsiaTheme="minorEastAsia" w:hAnsiTheme="minorHAnsi" w:cstheme="minorBidi"/>
                <w:noProof/>
                <w:kern w:val="2"/>
                <w14:ligatures w14:val="standardContextual"/>
              </w:rPr>
              <w:tab/>
            </w:r>
            <w:r w:rsidR="00087412" w:rsidRPr="00F32B60">
              <w:rPr>
                <w:rStyle w:val="Hyperlink"/>
                <w:noProof/>
              </w:rPr>
              <w:t>Executive Summary</w:t>
            </w:r>
            <w:r w:rsidR="00087412">
              <w:rPr>
                <w:noProof/>
                <w:webHidden/>
              </w:rPr>
              <w:tab/>
            </w:r>
            <w:r w:rsidR="00087412">
              <w:rPr>
                <w:noProof/>
                <w:webHidden/>
              </w:rPr>
              <w:fldChar w:fldCharType="begin"/>
            </w:r>
            <w:r w:rsidR="00087412">
              <w:rPr>
                <w:noProof/>
                <w:webHidden/>
              </w:rPr>
              <w:instrText xml:space="preserve"> PAGEREF _Toc157715839 \h </w:instrText>
            </w:r>
            <w:r w:rsidR="00087412">
              <w:rPr>
                <w:noProof/>
                <w:webHidden/>
              </w:rPr>
            </w:r>
            <w:r w:rsidR="00087412">
              <w:rPr>
                <w:noProof/>
                <w:webHidden/>
              </w:rPr>
              <w:fldChar w:fldCharType="separate"/>
            </w:r>
            <w:r w:rsidR="00087412">
              <w:rPr>
                <w:noProof/>
                <w:webHidden/>
              </w:rPr>
              <w:t>6</w:t>
            </w:r>
            <w:r w:rsidR="00087412">
              <w:rPr>
                <w:noProof/>
                <w:webHidden/>
              </w:rPr>
              <w:fldChar w:fldCharType="end"/>
            </w:r>
          </w:hyperlink>
        </w:p>
        <w:p w14:paraId="0A284635" w14:textId="4F62861F" w:rsidR="00087412" w:rsidRDefault="00000000" w:rsidP="00C322D1">
          <w:pPr>
            <w:pStyle w:val="TOC1"/>
            <w:rPr>
              <w:rFonts w:asciiTheme="minorHAnsi" w:eastAsiaTheme="minorEastAsia" w:hAnsiTheme="minorHAnsi" w:cstheme="minorBidi"/>
              <w:noProof/>
              <w:kern w:val="2"/>
              <w14:ligatures w14:val="standardContextual"/>
            </w:rPr>
          </w:pPr>
          <w:hyperlink w:anchor="_Toc157715840" w:history="1">
            <w:r w:rsidR="00087412" w:rsidRPr="00F32B60">
              <w:rPr>
                <w:rStyle w:val="Hyperlink"/>
                <w:noProof/>
              </w:rPr>
              <w:t>4.</w:t>
            </w:r>
            <w:r w:rsidR="00087412">
              <w:rPr>
                <w:rFonts w:asciiTheme="minorHAnsi" w:eastAsiaTheme="minorEastAsia" w:hAnsiTheme="minorHAnsi" w:cstheme="minorBidi"/>
                <w:noProof/>
                <w:kern w:val="2"/>
                <w14:ligatures w14:val="standardContextual"/>
              </w:rPr>
              <w:tab/>
            </w:r>
            <w:r w:rsidR="00087412" w:rsidRPr="00F32B60">
              <w:rPr>
                <w:rStyle w:val="Hyperlink"/>
                <w:noProof/>
              </w:rPr>
              <w:t>Mission Statement and Objectives</w:t>
            </w:r>
            <w:r w:rsidR="00087412">
              <w:rPr>
                <w:noProof/>
                <w:webHidden/>
              </w:rPr>
              <w:tab/>
            </w:r>
            <w:r w:rsidR="00087412">
              <w:rPr>
                <w:noProof/>
                <w:webHidden/>
              </w:rPr>
              <w:fldChar w:fldCharType="begin"/>
            </w:r>
            <w:r w:rsidR="00087412">
              <w:rPr>
                <w:noProof/>
                <w:webHidden/>
              </w:rPr>
              <w:instrText xml:space="preserve"> PAGEREF _Toc157715840 \h </w:instrText>
            </w:r>
            <w:r w:rsidR="00087412">
              <w:rPr>
                <w:noProof/>
                <w:webHidden/>
              </w:rPr>
            </w:r>
            <w:r w:rsidR="00087412">
              <w:rPr>
                <w:noProof/>
                <w:webHidden/>
              </w:rPr>
              <w:fldChar w:fldCharType="separate"/>
            </w:r>
            <w:r w:rsidR="00087412">
              <w:rPr>
                <w:noProof/>
                <w:webHidden/>
              </w:rPr>
              <w:t>7</w:t>
            </w:r>
            <w:r w:rsidR="00087412">
              <w:rPr>
                <w:noProof/>
                <w:webHidden/>
              </w:rPr>
              <w:fldChar w:fldCharType="end"/>
            </w:r>
          </w:hyperlink>
        </w:p>
        <w:p w14:paraId="461A0731" w14:textId="262332C6" w:rsidR="00087412" w:rsidRDefault="00000000" w:rsidP="00C322D1">
          <w:pPr>
            <w:pStyle w:val="TOC1"/>
            <w:rPr>
              <w:rFonts w:asciiTheme="minorHAnsi" w:eastAsiaTheme="minorEastAsia" w:hAnsiTheme="minorHAnsi" w:cstheme="minorBidi"/>
              <w:noProof/>
              <w:kern w:val="2"/>
              <w14:ligatures w14:val="standardContextual"/>
            </w:rPr>
          </w:pPr>
          <w:hyperlink w:anchor="_Toc157715841" w:history="1">
            <w:r w:rsidR="00087412" w:rsidRPr="00F32B60">
              <w:rPr>
                <w:rStyle w:val="Hyperlink"/>
                <w:noProof/>
              </w:rPr>
              <w:t>5.</w:t>
            </w:r>
            <w:r w:rsidR="00087412">
              <w:rPr>
                <w:rFonts w:asciiTheme="minorHAnsi" w:eastAsiaTheme="minorEastAsia" w:hAnsiTheme="minorHAnsi" w:cstheme="minorBidi"/>
                <w:noProof/>
                <w:kern w:val="2"/>
                <w14:ligatures w14:val="standardContextual"/>
              </w:rPr>
              <w:tab/>
            </w:r>
            <w:r w:rsidR="00087412" w:rsidRPr="00F32B60">
              <w:rPr>
                <w:rStyle w:val="Hyperlink"/>
                <w:noProof/>
              </w:rPr>
              <w:t>Background and Rationale</w:t>
            </w:r>
            <w:r w:rsidR="00087412">
              <w:rPr>
                <w:noProof/>
                <w:webHidden/>
              </w:rPr>
              <w:tab/>
            </w:r>
            <w:r w:rsidR="00087412">
              <w:rPr>
                <w:noProof/>
                <w:webHidden/>
              </w:rPr>
              <w:fldChar w:fldCharType="begin"/>
            </w:r>
            <w:r w:rsidR="00087412">
              <w:rPr>
                <w:noProof/>
                <w:webHidden/>
              </w:rPr>
              <w:instrText xml:space="preserve"> PAGEREF _Toc157715841 \h </w:instrText>
            </w:r>
            <w:r w:rsidR="00087412">
              <w:rPr>
                <w:noProof/>
                <w:webHidden/>
              </w:rPr>
            </w:r>
            <w:r w:rsidR="00087412">
              <w:rPr>
                <w:noProof/>
                <w:webHidden/>
              </w:rPr>
              <w:fldChar w:fldCharType="separate"/>
            </w:r>
            <w:r w:rsidR="00087412">
              <w:rPr>
                <w:noProof/>
                <w:webHidden/>
              </w:rPr>
              <w:t>8</w:t>
            </w:r>
            <w:r w:rsidR="00087412">
              <w:rPr>
                <w:noProof/>
                <w:webHidden/>
              </w:rPr>
              <w:fldChar w:fldCharType="end"/>
            </w:r>
          </w:hyperlink>
        </w:p>
        <w:p w14:paraId="6F92B585" w14:textId="16B016EA" w:rsidR="00087412" w:rsidRDefault="00000000" w:rsidP="00C322D1">
          <w:pPr>
            <w:pStyle w:val="TOC1"/>
            <w:rPr>
              <w:rFonts w:asciiTheme="minorHAnsi" w:eastAsiaTheme="minorEastAsia" w:hAnsiTheme="minorHAnsi" w:cstheme="minorBidi"/>
              <w:noProof/>
              <w:kern w:val="2"/>
              <w14:ligatures w14:val="standardContextual"/>
            </w:rPr>
          </w:pPr>
          <w:hyperlink w:anchor="_Toc157715842" w:history="1">
            <w:r w:rsidR="00087412" w:rsidRPr="00F32B60">
              <w:rPr>
                <w:rStyle w:val="Hyperlink"/>
                <w:noProof/>
              </w:rPr>
              <w:t>6.</w:t>
            </w:r>
            <w:r w:rsidR="00087412">
              <w:rPr>
                <w:rFonts w:asciiTheme="minorHAnsi" w:eastAsiaTheme="minorEastAsia" w:hAnsiTheme="minorHAnsi" w:cstheme="minorBidi"/>
                <w:noProof/>
                <w:kern w:val="2"/>
                <w14:ligatures w14:val="standardContextual"/>
              </w:rPr>
              <w:tab/>
            </w:r>
            <w:r w:rsidR="00087412" w:rsidRPr="00F32B60">
              <w:rPr>
                <w:rStyle w:val="Hyperlink"/>
                <w:noProof/>
              </w:rPr>
              <w:t>Organizational Structure</w:t>
            </w:r>
            <w:r w:rsidR="00087412">
              <w:rPr>
                <w:noProof/>
                <w:webHidden/>
              </w:rPr>
              <w:tab/>
            </w:r>
            <w:r w:rsidR="00087412">
              <w:rPr>
                <w:noProof/>
                <w:webHidden/>
              </w:rPr>
              <w:fldChar w:fldCharType="begin"/>
            </w:r>
            <w:r w:rsidR="00087412">
              <w:rPr>
                <w:noProof/>
                <w:webHidden/>
              </w:rPr>
              <w:instrText xml:space="preserve"> PAGEREF _Toc157715842 \h </w:instrText>
            </w:r>
            <w:r w:rsidR="00087412">
              <w:rPr>
                <w:noProof/>
                <w:webHidden/>
              </w:rPr>
            </w:r>
            <w:r w:rsidR="00087412">
              <w:rPr>
                <w:noProof/>
                <w:webHidden/>
              </w:rPr>
              <w:fldChar w:fldCharType="separate"/>
            </w:r>
            <w:r w:rsidR="00087412">
              <w:rPr>
                <w:noProof/>
                <w:webHidden/>
              </w:rPr>
              <w:t>9</w:t>
            </w:r>
            <w:r w:rsidR="00087412">
              <w:rPr>
                <w:noProof/>
                <w:webHidden/>
              </w:rPr>
              <w:fldChar w:fldCharType="end"/>
            </w:r>
          </w:hyperlink>
        </w:p>
        <w:p w14:paraId="6A4A9D89" w14:textId="2CD78054" w:rsidR="00087412" w:rsidRDefault="00000000" w:rsidP="00C322D1">
          <w:pPr>
            <w:pStyle w:val="TOC1"/>
            <w:rPr>
              <w:rFonts w:asciiTheme="minorHAnsi" w:eastAsiaTheme="minorEastAsia" w:hAnsiTheme="minorHAnsi" w:cstheme="minorBidi"/>
              <w:noProof/>
              <w:kern w:val="2"/>
              <w14:ligatures w14:val="standardContextual"/>
            </w:rPr>
          </w:pPr>
          <w:hyperlink w:anchor="_Toc157715843" w:history="1">
            <w:r w:rsidR="00087412" w:rsidRPr="00F32B60">
              <w:rPr>
                <w:rStyle w:val="Hyperlink"/>
                <w:noProof/>
              </w:rPr>
              <w:t>7.</w:t>
            </w:r>
            <w:r w:rsidR="00087412">
              <w:rPr>
                <w:rFonts w:asciiTheme="minorHAnsi" w:eastAsiaTheme="minorEastAsia" w:hAnsiTheme="minorHAnsi" w:cstheme="minorBidi"/>
                <w:noProof/>
                <w:kern w:val="2"/>
                <w14:ligatures w14:val="standardContextual"/>
              </w:rPr>
              <w:tab/>
            </w:r>
            <w:r w:rsidR="00087412" w:rsidRPr="00F32B60">
              <w:rPr>
                <w:rStyle w:val="Hyperlink"/>
                <w:noProof/>
              </w:rPr>
              <w:t>Leadership and Governance</w:t>
            </w:r>
            <w:r w:rsidR="00087412">
              <w:rPr>
                <w:noProof/>
                <w:webHidden/>
              </w:rPr>
              <w:tab/>
            </w:r>
            <w:r w:rsidR="00087412">
              <w:rPr>
                <w:noProof/>
                <w:webHidden/>
              </w:rPr>
              <w:fldChar w:fldCharType="begin"/>
            </w:r>
            <w:r w:rsidR="00087412">
              <w:rPr>
                <w:noProof/>
                <w:webHidden/>
              </w:rPr>
              <w:instrText xml:space="preserve"> PAGEREF _Toc157715843 \h </w:instrText>
            </w:r>
            <w:r w:rsidR="00087412">
              <w:rPr>
                <w:noProof/>
                <w:webHidden/>
              </w:rPr>
            </w:r>
            <w:r w:rsidR="00087412">
              <w:rPr>
                <w:noProof/>
                <w:webHidden/>
              </w:rPr>
              <w:fldChar w:fldCharType="separate"/>
            </w:r>
            <w:r w:rsidR="00087412">
              <w:rPr>
                <w:noProof/>
                <w:webHidden/>
              </w:rPr>
              <w:t>10</w:t>
            </w:r>
            <w:r w:rsidR="00087412">
              <w:rPr>
                <w:noProof/>
                <w:webHidden/>
              </w:rPr>
              <w:fldChar w:fldCharType="end"/>
            </w:r>
          </w:hyperlink>
        </w:p>
        <w:p w14:paraId="4B8A721A" w14:textId="67C3FB8B" w:rsidR="00087412" w:rsidRDefault="00000000" w:rsidP="00C322D1">
          <w:pPr>
            <w:pStyle w:val="TOC1"/>
            <w:rPr>
              <w:rFonts w:asciiTheme="minorHAnsi" w:eastAsiaTheme="minorEastAsia" w:hAnsiTheme="minorHAnsi" w:cstheme="minorBidi"/>
              <w:noProof/>
              <w:kern w:val="2"/>
              <w14:ligatures w14:val="standardContextual"/>
            </w:rPr>
          </w:pPr>
          <w:hyperlink w:anchor="_Toc157715844" w:history="1">
            <w:r w:rsidR="00087412" w:rsidRPr="00F32B60">
              <w:rPr>
                <w:rStyle w:val="Hyperlink"/>
                <w:noProof/>
              </w:rPr>
              <w:t>8.</w:t>
            </w:r>
            <w:r w:rsidR="00087412">
              <w:rPr>
                <w:rFonts w:asciiTheme="minorHAnsi" w:eastAsiaTheme="minorEastAsia" w:hAnsiTheme="minorHAnsi" w:cstheme="minorBidi"/>
                <w:noProof/>
                <w:kern w:val="2"/>
                <w14:ligatures w14:val="standardContextual"/>
              </w:rPr>
              <w:tab/>
            </w:r>
            <w:r w:rsidR="00087412" w:rsidRPr="00F32B60">
              <w:rPr>
                <w:rStyle w:val="Hyperlink"/>
                <w:noProof/>
              </w:rPr>
              <w:t>Teams and Departments</w:t>
            </w:r>
            <w:r w:rsidR="00087412">
              <w:rPr>
                <w:noProof/>
                <w:webHidden/>
              </w:rPr>
              <w:tab/>
            </w:r>
            <w:r w:rsidR="00087412">
              <w:rPr>
                <w:noProof/>
                <w:webHidden/>
              </w:rPr>
              <w:fldChar w:fldCharType="begin"/>
            </w:r>
            <w:r w:rsidR="00087412">
              <w:rPr>
                <w:noProof/>
                <w:webHidden/>
              </w:rPr>
              <w:instrText xml:space="preserve"> PAGEREF _Toc157715844 \h </w:instrText>
            </w:r>
            <w:r w:rsidR="00087412">
              <w:rPr>
                <w:noProof/>
                <w:webHidden/>
              </w:rPr>
            </w:r>
            <w:r w:rsidR="00087412">
              <w:rPr>
                <w:noProof/>
                <w:webHidden/>
              </w:rPr>
              <w:fldChar w:fldCharType="separate"/>
            </w:r>
            <w:r w:rsidR="00087412">
              <w:rPr>
                <w:noProof/>
                <w:webHidden/>
              </w:rPr>
              <w:t>11</w:t>
            </w:r>
            <w:r w:rsidR="00087412">
              <w:rPr>
                <w:noProof/>
                <w:webHidden/>
              </w:rPr>
              <w:fldChar w:fldCharType="end"/>
            </w:r>
          </w:hyperlink>
        </w:p>
        <w:p w14:paraId="1948276A" w14:textId="0F497F8A" w:rsidR="00087412" w:rsidRDefault="00000000" w:rsidP="00C322D1">
          <w:pPr>
            <w:pStyle w:val="TOC1"/>
            <w:rPr>
              <w:rFonts w:asciiTheme="minorHAnsi" w:eastAsiaTheme="minorEastAsia" w:hAnsiTheme="minorHAnsi" w:cstheme="minorBidi"/>
              <w:noProof/>
              <w:kern w:val="2"/>
              <w14:ligatures w14:val="standardContextual"/>
            </w:rPr>
          </w:pPr>
          <w:hyperlink w:anchor="_Toc157715845" w:history="1">
            <w:r w:rsidR="00087412" w:rsidRPr="00F32B60">
              <w:rPr>
                <w:rStyle w:val="Hyperlink"/>
                <w:noProof/>
              </w:rPr>
              <w:t>9.</w:t>
            </w:r>
            <w:r w:rsidR="00087412">
              <w:rPr>
                <w:rFonts w:asciiTheme="minorHAnsi" w:eastAsiaTheme="minorEastAsia" w:hAnsiTheme="minorHAnsi" w:cstheme="minorBidi"/>
                <w:noProof/>
                <w:kern w:val="2"/>
                <w14:ligatures w14:val="standardContextual"/>
              </w:rPr>
              <w:tab/>
            </w:r>
            <w:r w:rsidR="00087412" w:rsidRPr="00F32B60">
              <w:rPr>
                <w:rStyle w:val="Hyperlink"/>
                <w:noProof/>
              </w:rPr>
              <w:t>Strategic Plan</w:t>
            </w:r>
            <w:r w:rsidR="00087412">
              <w:rPr>
                <w:noProof/>
                <w:webHidden/>
              </w:rPr>
              <w:tab/>
            </w:r>
            <w:r w:rsidR="00087412">
              <w:rPr>
                <w:noProof/>
                <w:webHidden/>
              </w:rPr>
              <w:fldChar w:fldCharType="begin"/>
            </w:r>
            <w:r w:rsidR="00087412">
              <w:rPr>
                <w:noProof/>
                <w:webHidden/>
              </w:rPr>
              <w:instrText xml:space="preserve"> PAGEREF _Toc157715845 \h </w:instrText>
            </w:r>
            <w:r w:rsidR="00087412">
              <w:rPr>
                <w:noProof/>
                <w:webHidden/>
              </w:rPr>
            </w:r>
            <w:r w:rsidR="00087412">
              <w:rPr>
                <w:noProof/>
                <w:webHidden/>
              </w:rPr>
              <w:fldChar w:fldCharType="separate"/>
            </w:r>
            <w:r w:rsidR="00087412">
              <w:rPr>
                <w:noProof/>
                <w:webHidden/>
              </w:rPr>
              <w:t>11</w:t>
            </w:r>
            <w:r w:rsidR="00087412">
              <w:rPr>
                <w:noProof/>
                <w:webHidden/>
              </w:rPr>
              <w:fldChar w:fldCharType="end"/>
            </w:r>
          </w:hyperlink>
        </w:p>
        <w:p w14:paraId="001CCA6E" w14:textId="141EBEF0" w:rsidR="00087412" w:rsidRDefault="00000000" w:rsidP="00C322D1">
          <w:pPr>
            <w:pStyle w:val="TOC2"/>
            <w:rPr>
              <w:rFonts w:asciiTheme="minorHAnsi" w:eastAsiaTheme="minorEastAsia" w:hAnsiTheme="minorHAnsi" w:cstheme="minorBidi"/>
              <w:noProof/>
              <w:kern w:val="2"/>
              <w14:ligatures w14:val="standardContextual"/>
            </w:rPr>
          </w:pPr>
          <w:hyperlink w:anchor="_Toc157715846" w:history="1">
            <w:r w:rsidR="00087412" w:rsidRPr="00F32B60">
              <w:rPr>
                <w:rStyle w:val="Hyperlink"/>
                <w:noProof/>
              </w:rPr>
              <w:t>Long-Term Vision</w:t>
            </w:r>
            <w:r w:rsidR="00087412">
              <w:rPr>
                <w:noProof/>
                <w:webHidden/>
              </w:rPr>
              <w:tab/>
            </w:r>
            <w:r w:rsidR="00087412">
              <w:rPr>
                <w:noProof/>
                <w:webHidden/>
              </w:rPr>
              <w:fldChar w:fldCharType="begin"/>
            </w:r>
            <w:r w:rsidR="00087412">
              <w:rPr>
                <w:noProof/>
                <w:webHidden/>
              </w:rPr>
              <w:instrText xml:space="preserve"> PAGEREF _Toc157715846 \h </w:instrText>
            </w:r>
            <w:r w:rsidR="00087412">
              <w:rPr>
                <w:noProof/>
                <w:webHidden/>
              </w:rPr>
            </w:r>
            <w:r w:rsidR="00087412">
              <w:rPr>
                <w:noProof/>
                <w:webHidden/>
              </w:rPr>
              <w:fldChar w:fldCharType="separate"/>
            </w:r>
            <w:r w:rsidR="00087412">
              <w:rPr>
                <w:noProof/>
                <w:webHidden/>
              </w:rPr>
              <w:t>11</w:t>
            </w:r>
            <w:r w:rsidR="00087412">
              <w:rPr>
                <w:noProof/>
                <w:webHidden/>
              </w:rPr>
              <w:fldChar w:fldCharType="end"/>
            </w:r>
          </w:hyperlink>
        </w:p>
        <w:p w14:paraId="6B8E84EC" w14:textId="1384C922" w:rsidR="00087412" w:rsidRDefault="00000000" w:rsidP="00C322D1">
          <w:pPr>
            <w:pStyle w:val="TOC2"/>
            <w:rPr>
              <w:rFonts w:asciiTheme="minorHAnsi" w:eastAsiaTheme="minorEastAsia" w:hAnsiTheme="minorHAnsi" w:cstheme="minorBidi"/>
              <w:noProof/>
              <w:kern w:val="2"/>
              <w14:ligatures w14:val="standardContextual"/>
            </w:rPr>
          </w:pPr>
          <w:hyperlink w:anchor="_Toc157715847" w:history="1">
            <w:r w:rsidR="00087412" w:rsidRPr="00F32B60">
              <w:rPr>
                <w:rStyle w:val="Hyperlink"/>
                <w:noProof/>
              </w:rPr>
              <w:t>Strategic Objectives</w:t>
            </w:r>
            <w:r w:rsidR="00087412">
              <w:rPr>
                <w:noProof/>
                <w:webHidden/>
              </w:rPr>
              <w:tab/>
            </w:r>
            <w:r w:rsidR="00087412">
              <w:rPr>
                <w:noProof/>
                <w:webHidden/>
              </w:rPr>
              <w:fldChar w:fldCharType="begin"/>
            </w:r>
            <w:r w:rsidR="00087412">
              <w:rPr>
                <w:noProof/>
                <w:webHidden/>
              </w:rPr>
              <w:instrText xml:space="preserve"> PAGEREF _Toc157715847 \h </w:instrText>
            </w:r>
            <w:r w:rsidR="00087412">
              <w:rPr>
                <w:noProof/>
                <w:webHidden/>
              </w:rPr>
            </w:r>
            <w:r w:rsidR="00087412">
              <w:rPr>
                <w:noProof/>
                <w:webHidden/>
              </w:rPr>
              <w:fldChar w:fldCharType="separate"/>
            </w:r>
            <w:r w:rsidR="00087412">
              <w:rPr>
                <w:noProof/>
                <w:webHidden/>
              </w:rPr>
              <w:t>11</w:t>
            </w:r>
            <w:r w:rsidR="00087412">
              <w:rPr>
                <w:noProof/>
                <w:webHidden/>
              </w:rPr>
              <w:fldChar w:fldCharType="end"/>
            </w:r>
          </w:hyperlink>
        </w:p>
        <w:p w14:paraId="558E3CF5" w14:textId="761592F3" w:rsidR="00087412" w:rsidRDefault="00000000" w:rsidP="00C322D1">
          <w:pPr>
            <w:pStyle w:val="TOC1"/>
            <w:rPr>
              <w:rFonts w:asciiTheme="minorHAnsi" w:eastAsiaTheme="minorEastAsia" w:hAnsiTheme="minorHAnsi" w:cstheme="minorBidi"/>
              <w:noProof/>
              <w:kern w:val="2"/>
              <w14:ligatures w14:val="standardContextual"/>
            </w:rPr>
          </w:pPr>
          <w:hyperlink w:anchor="_Toc157715848" w:history="1">
            <w:r w:rsidR="00087412" w:rsidRPr="00F32B60">
              <w:rPr>
                <w:rStyle w:val="Hyperlink"/>
                <w:noProof/>
              </w:rPr>
              <w:t>10.</w:t>
            </w:r>
            <w:r w:rsidR="00087412">
              <w:rPr>
                <w:rFonts w:asciiTheme="minorHAnsi" w:eastAsiaTheme="minorEastAsia" w:hAnsiTheme="minorHAnsi" w:cstheme="minorBidi"/>
                <w:noProof/>
                <w:kern w:val="2"/>
                <w14:ligatures w14:val="standardContextual"/>
              </w:rPr>
              <w:tab/>
            </w:r>
            <w:r w:rsidR="00087412" w:rsidRPr="00F32B60">
              <w:rPr>
                <w:rStyle w:val="Hyperlink"/>
                <w:noProof/>
              </w:rPr>
              <w:t>Operational Plan</w:t>
            </w:r>
            <w:r w:rsidR="00087412">
              <w:rPr>
                <w:noProof/>
                <w:webHidden/>
              </w:rPr>
              <w:tab/>
            </w:r>
            <w:r w:rsidR="00087412">
              <w:rPr>
                <w:noProof/>
                <w:webHidden/>
              </w:rPr>
              <w:fldChar w:fldCharType="begin"/>
            </w:r>
            <w:r w:rsidR="00087412">
              <w:rPr>
                <w:noProof/>
                <w:webHidden/>
              </w:rPr>
              <w:instrText xml:space="preserve"> PAGEREF _Toc157715848 \h </w:instrText>
            </w:r>
            <w:r w:rsidR="00087412">
              <w:rPr>
                <w:noProof/>
                <w:webHidden/>
              </w:rPr>
            </w:r>
            <w:r w:rsidR="00087412">
              <w:rPr>
                <w:noProof/>
                <w:webHidden/>
              </w:rPr>
              <w:fldChar w:fldCharType="separate"/>
            </w:r>
            <w:r w:rsidR="00087412">
              <w:rPr>
                <w:noProof/>
                <w:webHidden/>
              </w:rPr>
              <w:t>12</w:t>
            </w:r>
            <w:r w:rsidR="00087412">
              <w:rPr>
                <w:noProof/>
                <w:webHidden/>
              </w:rPr>
              <w:fldChar w:fldCharType="end"/>
            </w:r>
          </w:hyperlink>
        </w:p>
        <w:p w14:paraId="4CC56888" w14:textId="64DF6D87" w:rsidR="00087412" w:rsidRDefault="00000000" w:rsidP="00C322D1">
          <w:pPr>
            <w:pStyle w:val="TOC2"/>
            <w:rPr>
              <w:rFonts w:asciiTheme="minorHAnsi" w:eastAsiaTheme="minorEastAsia" w:hAnsiTheme="minorHAnsi" w:cstheme="minorBidi"/>
              <w:noProof/>
              <w:kern w:val="2"/>
              <w14:ligatures w14:val="standardContextual"/>
            </w:rPr>
          </w:pPr>
          <w:hyperlink w:anchor="_Toc157715849" w:history="1">
            <w:r w:rsidR="00087412" w:rsidRPr="00F32B60">
              <w:rPr>
                <w:rStyle w:val="Hyperlink"/>
                <w:noProof/>
              </w:rPr>
              <w:t>Daily Operations</w:t>
            </w:r>
            <w:r w:rsidR="00087412">
              <w:rPr>
                <w:noProof/>
                <w:webHidden/>
              </w:rPr>
              <w:tab/>
            </w:r>
            <w:r w:rsidR="00087412">
              <w:rPr>
                <w:noProof/>
                <w:webHidden/>
              </w:rPr>
              <w:fldChar w:fldCharType="begin"/>
            </w:r>
            <w:r w:rsidR="00087412">
              <w:rPr>
                <w:noProof/>
                <w:webHidden/>
              </w:rPr>
              <w:instrText xml:space="preserve"> PAGEREF _Toc157715849 \h </w:instrText>
            </w:r>
            <w:r w:rsidR="00087412">
              <w:rPr>
                <w:noProof/>
                <w:webHidden/>
              </w:rPr>
            </w:r>
            <w:r w:rsidR="00087412">
              <w:rPr>
                <w:noProof/>
                <w:webHidden/>
              </w:rPr>
              <w:fldChar w:fldCharType="separate"/>
            </w:r>
            <w:r w:rsidR="00087412">
              <w:rPr>
                <w:noProof/>
                <w:webHidden/>
              </w:rPr>
              <w:t>12</w:t>
            </w:r>
            <w:r w:rsidR="00087412">
              <w:rPr>
                <w:noProof/>
                <w:webHidden/>
              </w:rPr>
              <w:fldChar w:fldCharType="end"/>
            </w:r>
          </w:hyperlink>
        </w:p>
        <w:p w14:paraId="4C4807F7" w14:textId="119CE1AB" w:rsidR="00087412" w:rsidRDefault="00000000" w:rsidP="00C322D1">
          <w:pPr>
            <w:pStyle w:val="TOC2"/>
            <w:rPr>
              <w:rFonts w:asciiTheme="minorHAnsi" w:eastAsiaTheme="minorEastAsia" w:hAnsiTheme="minorHAnsi" w:cstheme="minorBidi"/>
              <w:noProof/>
              <w:kern w:val="2"/>
              <w14:ligatures w14:val="standardContextual"/>
            </w:rPr>
          </w:pPr>
          <w:hyperlink w:anchor="_Toc157715850" w:history="1">
            <w:r w:rsidR="00087412" w:rsidRPr="00F32B60">
              <w:rPr>
                <w:rStyle w:val="Hyperlink"/>
                <w:noProof/>
              </w:rPr>
              <w:t>Resource Management</w:t>
            </w:r>
            <w:r w:rsidR="00087412">
              <w:rPr>
                <w:noProof/>
                <w:webHidden/>
              </w:rPr>
              <w:tab/>
            </w:r>
            <w:r w:rsidR="00087412">
              <w:rPr>
                <w:noProof/>
                <w:webHidden/>
              </w:rPr>
              <w:fldChar w:fldCharType="begin"/>
            </w:r>
            <w:r w:rsidR="00087412">
              <w:rPr>
                <w:noProof/>
                <w:webHidden/>
              </w:rPr>
              <w:instrText xml:space="preserve"> PAGEREF _Toc157715850 \h </w:instrText>
            </w:r>
            <w:r w:rsidR="00087412">
              <w:rPr>
                <w:noProof/>
                <w:webHidden/>
              </w:rPr>
            </w:r>
            <w:r w:rsidR="00087412">
              <w:rPr>
                <w:noProof/>
                <w:webHidden/>
              </w:rPr>
              <w:fldChar w:fldCharType="separate"/>
            </w:r>
            <w:r w:rsidR="00087412">
              <w:rPr>
                <w:noProof/>
                <w:webHidden/>
              </w:rPr>
              <w:t>12</w:t>
            </w:r>
            <w:r w:rsidR="00087412">
              <w:rPr>
                <w:noProof/>
                <w:webHidden/>
              </w:rPr>
              <w:fldChar w:fldCharType="end"/>
            </w:r>
          </w:hyperlink>
        </w:p>
        <w:p w14:paraId="0266716A" w14:textId="294632AF" w:rsidR="00087412" w:rsidRDefault="00000000" w:rsidP="00C322D1">
          <w:pPr>
            <w:pStyle w:val="TOC2"/>
            <w:rPr>
              <w:rFonts w:asciiTheme="minorHAnsi" w:eastAsiaTheme="minorEastAsia" w:hAnsiTheme="minorHAnsi" w:cstheme="minorBidi"/>
              <w:noProof/>
              <w:kern w:val="2"/>
              <w14:ligatures w14:val="standardContextual"/>
            </w:rPr>
          </w:pPr>
          <w:hyperlink w:anchor="_Toc157715851" w:history="1">
            <w:r w:rsidR="00087412" w:rsidRPr="00F32B60">
              <w:rPr>
                <w:rStyle w:val="Hyperlink"/>
                <w:noProof/>
              </w:rPr>
              <w:t>Process Management</w:t>
            </w:r>
            <w:r w:rsidR="00087412">
              <w:rPr>
                <w:noProof/>
                <w:webHidden/>
              </w:rPr>
              <w:tab/>
            </w:r>
            <w:r w:rsidR="00087412">
              <w:rPr>
                <w:noProof/>
                <w:webHidden/>
              </w:rPr>
              <w:fldChar w:fldCharType="begin"/>
            </w:r>
            <w:r w:rsidR="00087412">
              <w:rPr>
                <w:noProof/>
                <w:webHidden/>
              </w:rPr>
              <w:instrText xml:space="preserve"> PAGEREF _Toc157715851 \h </w:instrText>
            </w:r>
            <w:r w:rsidR="00087412">
              <w:rPr>
                <w:noProof/>
                <w:webHidden/>
              </w:rPr>
            </w:r>
            <w:r w:rsidR="00087412">
              <w:rPr>
                <w:noProof/>
                <w:webHidden/>
              </w:rPr>
              <w:fldChar w:fldCharType="separate"/>
            </w:r>
            <w:r w:rsidR="00087412">
              <w:rPr>
                <w:noProof/>
                <w:webHidden/>
              </w:rPr>
              <w:t>12</w:t>
            </w:r>
            <w:r w:rsidR="00087412">
              <w:rPr>
                <w:noProof/>
                <w:webHidden/>
              </w:rPr>
              <w:fldChar w:fldCharType="end"/>
            </w:r>
          </w:hyperlink>
        </w:p>
        <w:p w14:paraId="2F19AB74" w14:textId="0A40A569" w:rsidR="00087412" w:rsidRDefault="00000000" w:rsidP="00C322D1">
          <w:pPr>
            <w:pStyle w:val="TOC1"/>
            <w:rPr>
              <w:rFonts w:asciiTheme="minorHAnsi" w:eastAsiaTheme="minorEastAsia" w:hAnsiTheme="minorHAnsi" w:cstheme="minorBidi"/>
              <w:noProof/>
              <w:kern w:val="2"/>
              <w14:ligatures w14:val="standardContextual"/>
            </w:rPr>
          </w:pPr>
          <w:hyperlink w:anchor="_Toc157715852" w:history="1">
            <w:r w:rsidR="00087412" w:rsidRPr="00F32B60">
              <w:rPr>
                <w:rStyle w:val="Hyperlink"/>
                <w:noProof/>
              </w:rPr>
              <w:t>11.</w:t>
            </w:r>
            <w:r w:rsidR="00087412">
              <w:rPr>
                <w:rFonts w:asciiTheme="minorHAnsi" w:eastAsiaTheme="minorEastAsia" w:hAnsiTheme="minorHAnsi" w:cstheme="minorBidi"/>
                <w:noProof/>
                <w:kern w:val="2"/>
                <w14:ligatures w14:val="standardContextual"/>
              </w:rPr>
              <w:tab/>
            </w:r>
            <w:r w:rsidR="00087412" w:rsidRPr="00F32B60">
              <w:rPr>
                <w:rStyle w:val="Hyperlink"/>
                <w:noProof/>
              </w:rPr>
              <w:t>Budget and Financing</w:t>
            </w:r>
            <w:r w:rsidR="00087412">
              <w:rPr>
                <w:noProof/>
                <w:webHidden/>
              </w:rPr>
              <w:tab/>
            </w:r>
            <w:r w:rsidR="00087412">
              <w:rPr>
                <w:noProof/>
                <w:webHidden/>
              </w:rPr>
              <w:fldChar w:fldCharType="begin"/>
            </w:r>
            <w:r w:rsidR="00087412">
              <w:rPr>
                <w:noProof/>
                <w:webHidden/>
              </w:rPr>
              <w:instrText xml:space="preserve"> PAGEREF _Toc157715852 \h </w:instrText>
            </w:r>
            <w:r w:rsidR="00087412">
              <w:rPr>
                <w:noProof/>
                <w:webHidden/>
              </w:rPr>
            </w:r>
            <w:r w:rsidR="00087412">
              <w:rPr>
                <w:noProof/>
                <w:webHidden/>
              </w:rPr>
              <w:fldChar w:fldCharType="separate"/>
            </w:r>
            <w:r w:rsidR="00087412">
              <w:rPr>
                <w:noProof/>
                <w:webHidden/>
              </w:rPr>
              <w:t>13</w:t>
            </w:r>
            <w:r w:rsidR="00087412">
              <w:rPr>
                <w:noProof/>
                <w:webHidden/>
              </w:rPr>
              <w:fldChar w:fldCharType="end"/>
            </w:r>
          </w:hyperlink>
        </w:p>
        <w:p w14:paraId="06D3409C" w14:textId="27D4574D" w:rsidR="00087412" w:rsidRDefault="00000000" w:rsidP="00C322D1">
          <w:pPr>
            <w:pStyle w:val="TOC2"/>
            <w:rPr>
              <w:rFonts w:asciiTheme="minorHAnsi" w:eastAsiaTheme="minorEastAsia" w:hAnsiTheme="minorHAnsi" w:cstheme="minorBidi"/>
              <w:noProof/>
              <w:kern w:val="2"/>
              <w14:ligatures w14:val="standardContextual"/>
            </w:rPr>
          </w:pPr>
          <w:hyperlink w:anchor="_Toc157715853" w:history="1">
            <w:r w:rsidR="00087412" w:rsidRPr="00F32B60">
              <w:rPr>
                <w:rStyle w:val="Hyperlink"/>
                <w:noProof/>
              </w:rPr>
              <w:t>Financial Planning</w:t>
            </w:r>
            <w:r w:rsidR="00087412">
              <w:rPr>
                <w:noProof/>
                <w:webHidden/>
              </w:rPr>
              <w:tab/>
            </w:r>
            <w:r w:rsidR="00087412">
              <w:rPr>
                <w:noProof/>
                <w:webHidden/>
              </w:rPr>
              <w:fldChar w:fldCharType="begin"/>
            </w:r>
            <w:r w:rsidR="00087412">
              <w:rPr>
                <w:noProof/>
                <w:webHidden/>
              </w:rPr>
              <w:instrText xml:space="preserve"> PAGEREF _Toc157715853 \h </w:instrText>
            </w:r>
            <w:r w:rsidR="00087412">
              <w:rPr>
                <w:noProof/>
                <w:webHidden/>
              </w:rPr>
            </w:r>
            <w:r w:rsidR="00087412">
              <w:rPr>
                <w:noProof/>
                <w:webHidden/>
              </w:rPr>
              <w:fldChar w:fldCharType="separate"/>
            </w:r>
            <w:r w:rsidR="00087412">
              <w:rPr>
                <w:noProof/>
                <w:webHidden/>
              </w:rPr>
              <w:t>13</w:t>
            </w:r>
            <w:r w:rsidR="00087412">
              <w:rPr>
                <w:noProof/>
                <w:webHidden/>
              </w:rPr>
              <w:fldChar w:fldCharType="end"/>
            </w:r>
          </w:hyperlink>
        </w:p>
        <w:p w14:paraId="71626561" w14:textId="24150589" w:rsidR="00087412" w:rsidRDefault="00000000" w:rsidP="00C322D1">
          <w:pPr>
            <w:pStyle w:val="TOC2"/>
            <w:rPr>
              <w:rFonts w:asciiTheme="minorHAnsi" w:eastAsiaTheme="minorEastAsia" w:hAnsiTheme="minorHAnsi" w:cstheme="minorBidi"/>
              <w:noProof/>
              <w:kern w:val="2"/>
              <w14:ligatures w14:val="standardContextual"/>
            </w:rPr>
          </w:pPr>
          <w:hyperlink w:anchor="_Toc157715854" w:history="1">
            <w:r w:rsidR="00087412" w:rsidRPr="00F32B60">
              <w:rPr>
                <w:rStyle w:val="Hyperlink"/>
                <w:noProof/>
              </w:rPr>
              <w:t>Financing Strategies</w:t>
            </w:r>
            <w:r w:rsidR="00087412">
              <w:rPr>
                <w:noProof/>
                <w:webHidden/>
              </w:rPr>
              <w:tab/>
            </w:r>
            <w:r w:rsidR="00087412">
              <w:rPr>
                <w:noProof/>
                <w:webHidden/>
              </w:rPr>
              <w:fldChar w:fldCharType="begin"/>
            </w:r>
            <w:r w:rsidR="00087412">
              <w:rPr>
                <w:noProof/>
                <w:webHidden/>
              </w:rPr>
              <w:instrText xml:space="preserve"> PAGEREF _Toc157715854 \h </w:instrText>
            </w:r>
            <w:r w:rsidR="00087412">
              <w:rPr>
                <w:noProof/>
                <w:webHidden/>
              </w:rPr>
            </w:r>
            <w:r w:rsidR="00087412">
              <w:rPr>
                <w:noProof/>
                <w:webHidden/>
              </w:rPr>
              <w:fldChar w:fldCharType="separate"/>
            </w:r>
            <w:r w:rsidR="00087412">
              <w:rPr>
                <w:noProof/>
                <w:webHidden/>
              </w:rPr>
              <w:t>13</w:t>
            </w:r>
            <w:r w:rsidR="00087412">
              <w:rPr>
                <w:noProof/>
                <w:webHidden/>
              </w:rPr>
              <w:fldChar w:fldCharType="end"/>
            </w:r>
          </w:hyperlink>
        </w:p>
        <w:p w14:paraId="66D829BB" w14:textId="60ED2136" w:rsidR="00087412" w:rsidRDefault="00000000" w:rsidP="00C322D1">
          <w:pPr>
            <w:pStyle w:val="TOC1"/>
            <w:rPr>
              <w:rFonts w:asciiTheme="minorHAnsi" w:eastAsiaTheme="minorEastAsia" w:hAnsiTheme="minorHAnsi" w:cstheme="minorBidi"/>
              <w:noProof/>
              <w:kern w:val="2"/>
              <w14:ligatures w14:val="standardContextual"/>
            </w:rPr>
          </w:pPr>
          <w:hyperlink w:anchor="_Toc157715855" w:history="1">
            <w:r w:rsidR="00087412" w:rsidRPr="00F32B60">
              <w:rPr>
                <w:rStyle w:val="Hyperlink"/>
                <w:noProof/>
              </w:rPr>
              <w:t>12.</w:t>
            </w:r>
            <w:r w:rsidR="00087412">
              <w:rPr>
                <w:rFonts w:asciiTheme="minorHAnsi" w:eastAsiaTheme="minorEastAsia" w:hAnsiTheme="minorHAnsi" w:cstheme="minorBidi"/>
                <w:noProof/>
                <w:kern w:val="2"/>
                <w14:ligatures w14:val="standardContextual"/>
              </w:rPr>
              <w:tab/>
            </w:r>
            <w:r w:rsidR="00087412" w:rsidRPr="00F32B60">
              <w:rPr>
                <w:rStyle w:val="Hyperlink"/>
                <w:noProof/>
              </w:rPr>
              <w:t>Risk Management</w:t>
            </w:r>
            <w:r w:rsidR="00087412">
              <w:rPr>
                <w:noProof/>
                <w:webHidden/>
              </w:rPr>
              <w:tab/>
            </w:r>
            <w:r w:rsidR="00087412">
              <w:rPr>
                <w:noProof/>
                <w:webHidden/>
              </w:rPr>
              <w:fldChar w:fldCharType="begin"/>
            </w:r>
            <w:r w:rsidR="00087412">
              <w:rPr>
                <w:noProof/>
                <w:webHidden/>
              </w:rPr>
              <w:instrText xml:space="preserve"> PAGEREF _Toc157715855 \h </w:instrText>
            </w:r>
            <w:r w:rsidR="00087412">
              <w:rPr>
                <w:noProof/>
                <w:webHidden/>
              </w:rPr>
            </w:r>
            <w:r w:rsidR="00087412">
              <w:rPr>
                <w:noProof/>
                <w:webHidden/>
              </w:rPr>
              <w:fldChar w:fldCharType="separate"/>
            </w:r>
            <w:r w:rsidR="00087412">
              <w:rPr>
                <w:noProof/>
                <w:webHidden/>
              </w:rPr>
              <w:t>14</w:t>
            </w:r>
            <w:r w:rsidR="00087412">
              <w:rPr>
                <w:noProof/>
                <w:webHidden/>
              </w:rPr>
              <w:fldChar w:fldCharType="end"/>
            </w:r>
          </w:hyperlink>
        </w:p>
        <w:p w14:paraId="0DC5CF91" w14:textId="245CB7F1" w:rsidR="00087412" w:rsidRDefault="00000000" w:rsidP="00C322D1">
          <w:pPr>
            <w:pStyle w:val="TOC2"/>
            <w:rPr>
              <w:rFonts w:asciiTheme="minorHAnsi" w:eastAsiaTheme="minorEastAsia" w:hAnsiTheme="minorHAnsi" w:cstheme="minorBidi"/>
              <w:noProof/>
              <w:kern w:val="2"/>
              <w14:ligatures w14:val="standardContextual"/>
            </w:rPr>
          </w:pPr>
          <w:hyperlink w:anchor="_Toc157715856" w:history="1">
            <w:r w:rsidR="00087412" w:rsidRPr="00F32B60">
              <w:rPr>
                <w:rStyle w:val="Hyperlink"/>
                <w:noProof/>
              </w:rPr>
              <w:t>Risk Analysis</w:t>
            </w:r>
            <w:r w:rsidR="00087412">
              <w:rPr>
                <w:noProof/>
                <w:webHidden/>
              </w:rPr>
              <w:tab/>
            </w:r>
            <w:r w:rsidR="00087412">
              <w:rPr>
                <w:noProof/>
                <w:webHidden/>
              </w:rPr>
              <w:fldChar w:fldCharType="begin"/>
            </w:r>
            <w:r w:rsidR="00087412">
              <w:rPr>
                <w:noProof/>
                <w:webHidden/>
              </w:rPr>
              <w:instrText xml:space="preserve"> PAGEREF _Toc157715856 \h </w:instrText>
            </w:r>
            <w:r w:rsidR="00087412">
              <w:rPr>
                <w:noProof/>
                <w:webHidden/>
              </w:rPr>
            </w:r>
            <w:r w:rsidR="00087412">
              <w:rPr>
                <w:noProof/>
                <w:webHidden/>
              </w:rPr>
              <w:fldChar w:fldCharType="separate"/>
            </w:r>
            <w:r w:rsidR="00087412">
              <w:rPr>
                <w:noProof/>
                <w:webHidden/>
              </w:rPr>
              <w:t>14</w:t>
            </w:r>
            <w:r w:rsidR="00087412">
              <w:rPr>
                <w:noProof/>
                <w:webHidden/>
              </w:rPr>
              <w:fldChar w:fldCharType="end"/>
            </w:r>
          </w:hyperlink>
        </w:p>
        <w:p w14:paraId="78B89EFA" w14:textId="5BF6C544" w:rsidR="00087412" w:rsidRDefault="00000000" w:rsidP="00C322D1">
          <w:pPr>
            <w:pStyle w:val="TOC2"/>
            <w:rPr>
              <w:rFonts w:asciiTheme="minorHAnsi" w:eastAsiaTheme="minorEastAsia" w:hAnsiTheme="minorHAnsi" w:cstheme="minorBidi"/>
              <w:noProof/>
              <w:kern w:val="2"/>
              <w14:ligatures w14:val="standardContextual"/>
            </w:rPr>
          </w:pPr>
          <w:hyperlink w:anchor="_Toc157715857" w:history="1">
            <w:r w:rsidR="00087412" w:rsidRPr="00F32B60">
              <w:rPr>
                <w:rStyle w:val="Hyperlink"/>
                <w:noProof/>
              </w:rPr>
              <w:t>Mitigation Strategies</w:t>
            </w:r>
            <w:r w:rsidR="00087412">
              <w:rPr>
                <w:noProof/>
                <w:webHidden/>
              </w:rPr>
              <w:tab/>
            </w:r>
            <w:r w:rsidR="00087412">
              <w:rPr>
                <w:noProof/>
                <w:webHidden/>
              </w:rPr>
              <w:fldChar w:fldCharType="begin"/>
            </w:r>
            <w:r w:rsidR="00087412">
              <w:rPr>
                <w:noProof/>
                <w:webHidden/>
              </w:rPr>
              <w:instrText xml:space="preserve"> PAGEREF _Toc157715857 \h </w:instrText>
            </w:r>
            <w:r w:rsidR="00087412">
              <w:rPr>
                <w:noProof/>
                <w:webHidden/>
              </w:rPr>
            </w:r>
            <w:r w:rsidR="00087412">
              <w:rPr>
                <w:noProof/>
                <w:webHidden/>
              </w:rPr>
              <w:fldChar w:fldCharType="separate"/>
            </w:r>
            <w:r w:rsidR="00087412">
              <w:rPr>
                <w:noProof/>
                <w:webHidden/>
              </w:rPr>
              <w:t>14</w:t>
            </w:r>
            <w:r w:rsidR="00087412">
              <w:rPr>
                <w:noProof/>
                <w:webHidden/>
              </w:rPr>
              <w:fldChar w:fldCharType="end"/>
            </w:r>
          </w:hyperlink>
        </w:p>
        <w:p w14:paraId="5DB7CA97" w14:textId="2D16326B" w:rsidR="00087412" w:rsidRDefault="00000000" w:rsidP="00C322D1">
          <w:pPr>
            <w:pStyle w:val="TOC1"/>
            <w:rPr>
              <w:rFonts w:asciiTheme="minorHAnsi" w:eastAsiaTheme="minorEastAsia" w:hAnsiTheme="minorHAnsi" w:cstheme="minorBidi"/>
              <w:noProof/>
              <w:kern w:val="2"/>
              <w14:ligatures w14:val="standardContextual"/>
            </w:rPr>
          </w:pPr>
          <w:hyperlink w:anchor="_Toc157715858" w:history="1">
            <w:r w:rsidR="00087412" w:rsidRPr="00F32B60">
              <w:rPr>
                <w:rStyle w:val="Hyperlink"/>
                <w:noProof/>
              </w:rPr>
              <w:t>13.</w:t>
            </w:r>
            <w:r w:rsidR="00087412">
              <w:rPr>
                <w:rFonts w:asciiTheme="minorHAnsi" w:eastAsiaTheme="minorEastAsia" w:hAnsiTheme="minorHAnsi" w:cstheme="minorBidi"/>
                <w:noProof/>
                <w:kern w:val="2"/>
                <w14:ligatures w14:val="standardContextual"/>
              </w:rPr>
              <w:tab/>
            </w:r>
            <w:r w:rsidR="00087412" w:rsidRPr="00F32B60">
              <w:rPr>
                <w:rStyle w:val="Hyperlink"/>
                <w:noProof/>
              </w:rPr>
              <w:t>Marketing and Outreach</w:t>
            </w:r>
            <w:r w:rsidR="00087412">
              <w:rPr>
                <w:noProof/>
                <w:webHidden/>
              </w:rPr>
              <w:tab/>
            </w:r>
            <w:r w:rsidR="00087412">
              <w:rPr>
                <w:noProof/>
                <w:webHidden/>
              </w:rPr>
              <w:fldChar w:fldCharType="begin"/>
            </w:r>
            <w:r w:rsidR="00087412">
              <w:rPr>
                <w:noProof/>
                <w:webHidden/>
              </w:rPr>
              <w:instrText xml:space="preserve"> PAGEREF _Toc157715858 \h </w:instrText>
            </w:r>
            <w:r w:rsidR="00087412">
              <w:rPr>
                <w:noProof/>
                <w:webHidden/>
              </w:rPr>
            </w:r>
            <w:r w:rsidR="00087412">
              <w:rPr>
                <w:noProof/>
                <w:webHidden/>
              </w:rPr>
              <w:fldChar w:fldCharType="separate"/>
            </w:r>
            <w:r w:rsidR="00087412">
              <w:rPr>
                <w:noProof/>
                <w:webHidden/>
              </w:rPr>
              <w:t>15</w:t>
            </w:r>
            <w:r w:rsidR="00087412">
              <w:rPr>
                <w:noProof/>
                <w:webHidden/>
              </w:rPr>
              <w:fldChar w:fldCharType="end"/>
            </w:r>
          </w:hyperlink>
        </w:p>
        <w:p w14:paraId="6EE3E0BD" w14:textId="6E4848BE" w:rsidR="00087412" w:rsidRDefault="00000000" w:rsidP="00C322D1">
          <w:pPr>
            <w:pStyle w:val="TOC2"/>
            <w:rPr>
              <w:rFonts w:asciiTheme="minorHAnsi" w:eastAsiaTheme="minorEastAsia" w:hAnsiTheme="minorHAnsi" w:cstheme="minorBidi"/>
              <w:noProof/>
              <w:kern w:val="2"/>
              <w14:ligatures w14:val="standardContextual"/>
            </w:rPr>
          </w:pPr>
          <w:hyperlink w:anchor="_Toc157715859" w:history="1">
            <w:r w:rsidR="00087412" w:rsidRPr="00F32B60">
              <w:rPr>
                <w:rStyle w:val="Hyperlink"/>
                <w:noProof/>
              </w:rPr>
              <w:t>Target Audience Definition</w:t>
            </w:r>
            <w:r w:rsidR="00087412">
              <w:rPr>
                <w:noProof/>
                <w:webHidden/>
              </w:rPr>
              <w:tab/>
            </w:r>
            <w:r w:rsidR="00087412">
              <w:rPr>
                <w:noProof/>
                <w:webHidden/>
              </w:rPr>
              <w:fldChar w:fldCharType="begin"/>
            </w:r>
            <w:r w:rsidR="00087412">
              <w:rPr>
                <w:noProof/>
                <w:webHidden/>
              </w:rPr>
              <w:instrText xml:space="preserve"> PAGEREF _Toc157715859 \h </w:instrText>
            </w:r>
            <w:r w:rsidR="00087412">
              <w:rPr>
                <w:noProof/>
                <w:webHidden/>
              </w:rPr>
            </w:r>
            <w:r w:rsidR="00087412">
              <w:rPr>
                <w:noProof/>
                <w:webHidden/>
              </w:rPr>
              <w:fldChar w:fldCharType="separate"/>
            </w:r>
            <w:r w:rsidR="00087412">
              <w:rPr>
                <w:noProof/>
                <w:webHidden/>
              </w:rPr>
              <w:t>15</w:t>
            </w:r>
            <w:r w:rsidR="00087412">
              <w:rPr>
                <w:noProof/>
                <w:webHidden/>
              </w:rPr>
              <w:fldChar w:fldCharType="end"/>
            </w:r>
          </w:hyperlink>
        </w:p>
        <w:p w14:paraId="3731A35A" w14:textId="733DFF28" w:rsidR="00087412" w:rsidRDefault="00000000" w:rsidP="00C322D1">
          <w:pPr>
            <w:pStyle w:val="TOC2"/>
            <w:rPr>
              <w:rFonts w:asciiTheme="minorHAnsi" w:eastAsiaTheme="minorEastAsia" w:hAnsiTheme="minorHAnsi" w:cstheme="minorBidi"/>
              <w:noProof/>
              <w:kern w:val="2"/>
              <w14:ligatures w14:val="standardContextual"/>
            </w:rPr>
          </w:pPr>
          <w:hyperlink w:anchor="_Toc157715860" w:history="1">
            <w:r w:rsidR="00087412" w:rsidRPr="00F32B60">
              <w:rPr>
                <w:rStyle w:val="Hyperlink"/>
                <w:noProof/>
              </w:rPr>
              <w:t>Marketing Strategies</w:t>
            </w:r>
            <w:r w:rsidR="00087412">
              <w:rPr>
                <w:noProof/>
                <w:webHidden/>
              </w:rPr>
              <w:tab/>
            </w:r>
            <w:r w:rsidR="00087412">
              <w:rPr>
                <w:noProof/>
                <w:webHidden/>
              </w:rPr>
              <w:fldChar w:fldCharType="begin"/>
            </w:r>
            <w:r w:rsidR="00087412">
              <w:rPr>
                <w:noProof/>
                <w:webHidden/>
              </w:rPr>
              <w:instrText xml:space="preserve"> PAGEREF _Toc157715860 \h </w:instrText>
            </w:r>
            <w:r w:rsidR="00087412">
              <w:rPr>
                <w:noProof/>
                <w:webHidden/>
              </w:rPr>
            </w:r>
            <w:r w:rsidR="00087412">
              <w:rPr>
                <w:noProof/>
                <w:webHidden/>
              </w:rPr>
              <w:fldChar w:fldCharType="separate"/>
            </w:r>
            <w:r w:rsidR="00087412">
              <w:rPr>
                <w:noProof/>
                <w:webHidden/>
              </w:rPr>
              <w:t>15</w:t>
            </w:r>
            <w:r w:rsidR="00087412">
              <w:rPr>
                <w:noProof/>
                <w:webHidden/>
              </w:rPr>
              <w:fldChar w:fldCharType="end"/>
            </w:r>
          </w:hyperlink>
        </w:p>
        <w:p w14:paraId="065494BB" w14:textId="5BC529B3" w:rsidR="00087412" w:rsidRDefault="00000000" w:rsidP="00C322D1">
          <w:pPr>
            <w:pStyle w:val="TOC2"/>
            <w:rPr>
              <w:rFonts w:asciiTheme="minorHAnsi" w:eastAsiaTheme="minorEastAsia" w:hAnsiTheme="minorHAnsi" w:cstheme="minorBidi"/>
              <w:noProof/>
              <w:kern w:val="2"/>
              <w14:ligatures w14:val="standardContextual"/>
            </w:rPr>
          </w:pPr>
          <w:hyperlink w:anchor="_Toc157715861" w:history="1">
            <w:r w:rsidR="00087412" w:rsidRPr="00F32B60">
              <w:rPr>
                <w:rStyle w:val="Hyperlink"/>
                <w:noProof/>
              </w:rPr>
              <w:t>Communication Plan</w:t>
            </w:r>
            <w:r w:rsidR="00087412">
              <w:rPr>
                <w:noProof/>
                <w:webHidden/>
              </w:rPr>
              <w:tab/>
            </w:r>
            <w:r w:rsidR="00087412">
              <w:rPr>
                <w:noProof/>
                <w:webHidden/>
              </w:rPr>
              <w:fldChar w:fldCharType="begin"/>
            </w:r>
            <w:r w:rsidR="00087412">
              <w:rPr>
                <w:noProof/>
                <w:webHidden/>
              </w:rPr>
              <w:instrText xml:space="preserve"> PAGEREF _Toc157715861 \h </w:instrText>
            </w:r>
            <w:r w:rsidR="00087412">
              <w:rPr>
                <w:noProof/>
                <w:webHidden/>
              </w:rPr>
            </w:r>
            <w:r w:rsidR="00087412">
              <w:rPr>
                <w:noProof/>
                <w:webHidden/>
              </w:rPr>
              <w:fldChar w:fldCharType="separate"/>
            </w:r>
            <w:r w:rsidR="00087412">
              <w:rPr>
                <w:noProof/>
                <w:webHidden/>
              </w:rPr>
              <w:t>15</w:t>
            </w:r>
            <w:r w:rsidR="00087412">
              <w:rPr>
                <w:noProof/>
                <w:webHidden/>
              </w:rPr>
              <w:fldChar w:fldCharType="end"/>
            </w:r>
          </w:hyperlink>
        </w:p>
        <w:p w14:paraId="75DA8606" w14:textId="2EA0E2DF" w:rsidR="00087412" w:rsidRDefault="00000000" w:rsidP="00C322D1">
          <w:pPr>
            <w:pStyle w:val="TOC1"/>
            <w:rPr>
              <w:rFonts w:asciiTheme="minorHAnsi" w:eastAsiaTheme="minorEastAsia" w:hAnsiTheme="minorHAnsi" w:cstheme="minorBidi"/>
              <w:noProof/>
              <w:kern w:val="2"/>
              <w14:ligatures w14:val="standardContextual"/>
            </w:rPr>
          </w:pPr>
          <w:hyperlink w:anchor="_Toc157715862" w:history="1">
            <w:r w:rsidR="00087412" w:rsidRPr="00F32B60">
              <w:rPr>
                <w:rStyle w:val="Hyperlink"/>
                <w:noProof/>
              </w:rPr>
              <w:t>14.</w:t>
            </w:r>
            <w:r w:rsidR="00087412">
              <w:rPr>
                <w:rFonts w:asciiTheme="minorHAnsi" w:eastAsiaTheme="minorEastAsia" w:hAnsiTheme="minorHAnsi" w:cstheme="minorBidi"/>
                <w:noProof/>
                <w:kern w:val="2"/>
                <w14:ligatures w14:val="standardContextual"/>
              </w:rPr>
              <w:tab/>
            </w:r>
            <w:r w:rsidR="00087412" w:rsidRPr="00F32B60">
              <w:rPr>
                <w:rStyle w:val="Hyperlink"/>
                <w:noProof/>
              </w:rPr>
              <w:t>Evaluation and Improvement</w:t>
            </w:r>
            <w:r w:rsidR="00087412">
              <w:rPr>
                <w:noProof/>
                <w:webHidden/>
              </w:rPr>
              <w:tab/>
            </w:r>
            <w:r w:rsidR="00087412">
              <w:rPr>
                <w:noProof/>
                <w:webHidden/>
              </w:rPr>
              <w:fldChar w:fldCharType="begin"/>
            </w:r>
            <w:r w:rsidR="00087412">
              <w:rPr>
                <w:noProof/>
                <w:webHidden/>
              </w:rPr>
              <w:instrText xml:space="preserve"> PAGEREF _Toc157715862 \h </w:instrText>
            </w:r>
            <w:r w:rsidR="00087412">
              <w:rPr>
                <w:noProof/>
                <w:webHidden/>
              </w:rPr>
            </w:r>
            <w:r w:rsidR="00087412">
              <w:rPr>
                <w:noProof/>
                <w:webHidden/>
              </w:rPr>
              <w:fldChar w:fldCharType="separate"/>
            </w:r>
            <w:r w:rsidR="00087412">
              <w:rPr>
                <w:noProof/>
                <w:webHidden/>
              </w:rPr>
              <w:t>16</w:t>
            </w:r>
            <w:r w:rsidR="00087412">
              <w:rPr>
                <w:noProof/>
                <w:webHidden/>
              </w:rPr>
              <w:fldChar w:fldCharType="end"/>
            </w:r>
          </w:hyperlink>
        </w:p>
        <w:p w14:paraId="5B5487F1" w14:textId="0D6B9E82" w:rsidR="00087412" w:rsidRDefault="00000000" w:rsidP="00C322D1">
          <w:pPr>
            <w:pStyle w:val="TOC2"/>
            <w:rPr>
              <w:rFonts w:asciiTheme="minorHAnsi" w:eastAsiaTheme="minorEastAsia" w:hAnsiTheme="minorHAnsi" w:cstheme="minorBidi"/>
              <w:noProof/>
              <w:kern w:val="2"/>
              <w14:ligatures w14:val="standardContextual"/>
            </w:rPr>
          </w:pPr>
          <w:hyperlink w:anchor="_Toc157715863" w:history="1">
            <w:r w:rsidR="00087412" w:rsidRPr="00F32B60">
              <w:rPr>
                <w:rStyle w:val="Hyperlink"/>
                <w:noProof/>
              </w:rPr>
              <w:t>Success Metrics</w:t>
            </w:r>
            <w:r w:rsidR="00087412">
              <w:rPr>
                <w:noProof/>
                <w:webHidden/>
              </w:rPr>
              <w:tab/>
            </w:r>
            <w:r w:rsidR="00087412">
              <w:rPr>
                <w:noProof/>
                <w:webHidden/>
              </w:rPr>
              <w:fldChar w:fldCharType="begin"/>
            </w:r>
            <w:r w:rsidR="00087412">
              <w:rPr>
                <w:noProof/>
                <w:webHidden/>
              </w:rPr>
              <w:instrText xml:space="preserve"> PAGEREF _Toc157715863 \h </w:instrText>
            </w:r>
            <w:r w:rsidR="00087412">
              <w:rPr>
                <w:noProof/>
                <w:webHidden/>
              </w:rPr>
            </w:r>
            <w:r w:rsidR="00087412">
              <w:rPr>
                <w:noProof/>
                <w:webHidden/>
              </w:rPr>
              <w:fldChar w:fldCharType="separate"/>
            </w:r>
            <w:r w:rsidR="00087412">
              <w:rPr>
                <w:noProof/>
                <w:webHidden/>
              </w:rPr>
              <w:t>16</w:t>
            </w:r>
            <w:r w:rsidR="00087412">
              <w:rPr>
                <w:noProof/>
                <w:webHidden/>
              </w:rPr>
              <w:fldChar w:fldCharType="end"/>
            </w:r>
          </w:hyperlink>
        </w:p>
        <w:p w14:paraId="54F01AD1" w14:textId="2FBECD04" w:rsidR="00087412" w:rsidRDefault="00000000" w:rsidP="00C322D1">
          <w:pPr>
            <w:pStyle w:val="TOC2"/>
            <w:rPr>
              <w:rFonts w:asciiTheme="minorHAnsi" w:eastAsiaTheme="minorEastAsia" w:hAnsiTheme="minorHAnsi" w:cstheme="minorBidi"/>
              <w:noProof/>
              <w:kern w:val="2"/>
              <w14:ligatures w14:val="standardContextual"/>
            </w:rPr>
          </w:pPr>
          <w:hyperlink w:anchor="_Toc157715864" w:history="1">
            <w:r w:rsidR="00087412" w:rsidRPr="00F32B60">
              <w:rPr>
                <w:rStyle w:val="Hyperlink"/>
                <w:noProof/>
              </w:rPr>
              <w:t>Feedback Mechanisms</w:t>
            </w:r>
            <w:r w:rsidR="00087412">
              <w:rPr>
                <w:noProof/>
                <w:webHidden/>
              </w:rPr>
              <w:tab/>
            </w:r>
            <w:r w:rsidR="00087412">
              <w:rPr>
                <w:noProof/>
                <w:webHidden/>
              </w:rPr>
              <w:fldChar w:fldCharType="begin"/>
            </w:r>
            <w:r w:rsidR="00087412">
              <w:rPr>
                <w:noProof/>
                <w:webHidden/>
              </w:rPr>
              <w:instrText xml:space="preserve"> PAGEREF _Toc157715864 \h </w:instrText>
            </w:r>
            <w:r w:rsidR="00087412">
              <w:rPr>
                <w:noProof/>
                <w:webHidden/>
              </w:rPr>
            </w:r>
            <w:r w:rsidR="00087412">
              <w:rPr>
                <w:noProof/>
                <w:webHidden/>
              </w:rPr>
              <w:fldChar w:fldCharType="separate"/>
            </w:r>
            <w:r w:rsidR="00087412">
              <w:rPr>
                <w:noProof/>
                <w:webHidden/>
              </w:rPr>
              <w:t>16</w:t>
            </w:r>
            <w:r w:rsidR="00087412">
              <w:rPr>
                <w:noProof/>
                <w:webHidden/>
              </w:rPr>
              <w:fldChar w:fldCharType="end"/>
            </w:r>
          </w:hyperlink>
        </w:p>
        <w:p w14:paraId="1A419DD8" w14:textId="091F0B37" w:rsidR="00087412" w:rsidRDefault="00000000" w:rsidP="00C322D1">
          <w:pPr>
            <w:pStyle w:val="TOC1"/>
            <w:rPr>
              <w:rFonts w:asciiTheme="minorHAnsi" w:eastAsiaTheme="minorEastAsia" w:hAnsiTheme="minorHAnsi" w:cstheme="minorBidi"/>
              <w:noProof/>
              <w:kern w:val="2"/>
              <w14:ligatures w14:val="standardContextual"/>
            </w:rPr>
          </w:pPr>
          <w:hyperlink w:anchor="_Toc157715865" w:history="1">
            <w:r w:rsidR="00087412" w:rsidRPr="00F32B60">
              <w:rPr>
                <w:rStyle w:val="Hyperlink"/>
                <w:noProof/>
              </w:rPr>
              <w:t>15.</w:t>
            </w:r>
            <w:r w:rsidR="00087412">
              <w:rPr>
                <w:rFonts w:asciiTheme="minorHAnsi" w:eastAsiaTheme="minorEastAsia" w:hAnsiTheme="minorHAnsi" w:cstheme="minorBidi"/>
                <w:noProof/>
                <w:kern w:val="2"/>
                <w14:ligatures w14:val="standardContextual"/>
              </w:rPr>
              <w:tab/>
            </w:r>
            <w:r w:rsidR="00087412" w:rsidRPr="00F32B60">
              <w:rPr>
                <w:rStyle w:val="Hyperlink"/>
                <w:noProof/>
              </w:rPr>
              <w:t xml:space="preserve">Employee Feedback </w:t>
            </w:r>
            <w:r w:rsidR="00087412" w:rsidRPr="00F32B60">
              <w:rPr>
                <w:rStyle w:val="Hyperlink"/>
                <w:noProof/>
                <w:lang w:val="en-US"/>
              </w:rPr>
              <w:t>&amp; Action</w:t>
            </w:r>
            <w:r w:rsidR="00087412">
              <w:rPr>
                <w:noProof/>
                <w:webHidden/>
              </w:rPr>
              <w:tab/>
            </w:r>
            <w:r w:rsidR="00087412">
              <w:rPr>
                <w:noProof/>
                <w:webHidden/>
              </w:rPr>
              <w:fldChar w:fldCharType="begin"/>
            </w:r>
            <w:r w:rsidR="00087412">
              <w:rPr>
                <w:noProof/>
                <w:webHidden/>
              </w:rPr>
              <w:instrText xml:space="preserve"> PAGEREF _Toc157715865 \h </w:instrText>
            </w:r>
            <w:r w:rsidR="00087412">
              <w:rPr>
                <w:noProof/>
                <w:webHidden/>
              </w:rPr>
            </w:r>
            <w:r w:rsidR="00087412">
              <w:rPr>
                <w:noProof/>
                <w:webHidden/>
              </w:rPr>
              <w:fldChar w:fldCharType="separate"/>
            </w:r>
            <w:r w:rsidR="00087412">
              <w:rPr>
                <w:noProof/>
                <w:webHidden/>
              </w:rPr>
              <w:t>17</w:t>
            </w:r>
            <w:r w:rsidR="00087412">
              <w:rPr>
                <w:noProof/>
                <w:webHidden/>
              </w:rPr>
              <w:fldChar w:fldCharType="end"/>
            </w:r>
          </w:hyperlink>
        </w:p>
        <w:p w14:paraId="625119BE" w14:textId="33155EF6" w:rsidR="00087412" w:rsidRDefault="00000000" w:rsidP="00C322D1">
          <w:pPr>
            <w:pStyle w:val="TOC2"/>
            <w:rPr>
              <w:rFonts w:asciiTheme="minorHAnsi" w:eastAsiaTheme="minorEastAsia" w:hAnsiTheme="minorHAnsi" w:cstheme="minorBidi"/>
              <w:noProof/>
              <w:kern w:val="2"/>
              <w14:ligatures w14:val="standardContextual"/>
            </w:rPr>
          </w:pPr>
          <w:hyperlink w:anchor="_Toc157715866" w:history="1">
            <w:r w:rsidR="00087412" w:rsidRPr="00F32B60">
              <w:rPr>
                <w:rStyle w:val="Hyperlink"/>
                <w:noProof/>
              </w:rPr>
              <w:t>Feedback Collection Analysis</w:t>
            </w:r>
            <w:r w:rsidR="00087412">
              <w:rPr>
                <w:noProof/>
                <w:webHidden/>
              </w:rPr>
              <w:tab/>
            </w:r>
            <w:r w:rsidR="00087412">
              <w:rPr>
                <w:noProof/>
                <w:webHidden/>
              </w:rPr>
              <w:fldChar w:fldCharType="begin"/>
            </w:r>
            <w:r w:rsidR="00087412">
              <w:rPr>
                <w:noProof/>
                <w:webHidden/>
              </w:rPr>
              <w:instrText xml:space="preserve"> PAGEREF _Toc157715866 \h </w:instrText>
            </w:r>
            <w:r w:rsidR="00087412">
              <w:rPr>
                <w:noProof/>
                <w:webHidden/>
              </w:rPr>
            </w:r>
            <w:r w:rsidR="00087412">
              <w:rPr>
                <w:noProof/>
                <w:webHidden/>
              </w:rPr>
              <w:fldChar w:fldCharType="separate"/>
            </w:r>
            <w:r w:rsidR="00087412">
              <w:rPr>
                <w:noProof/>
                <w:webHidden/>
              </w:rPr>
              <w:t>17</w:t>
            </w:r>
            <w:r w:rsidR="00087412">
              <w:rPr>
                <w:noProof/>
                <w:webHidden/>
              </w:rPr>
              <w:fldChar w:fldCharType="end"/>
            </w:r>
          </w:hyperlink>
        </w:p>
        <w:p w14:paraId="5C5589A7" w14:textId="0053B186" w:rsidR="00087412" w:rsidRDefault="00000000" w:rsidP="00C322D1">
          <w:pPr>
            <w:pStyle w:val="TOC2"/>
            <w:rPr>
              <w:rFonts w:asciiTheme="minorHAnsi" w:eastAsiaTheme="minorEastAsia" w:hAnsiTheme="minorHAnsi" w:cstheme="minorBidi"/>
              <w:noProof/>
              <w:kern w:val="2"/>
              <w14:ligatures w14:val="standardContextual"/>
            </w:rPr>
          </w:pPr>
          <w:hyperlink w:anchor="_Toc157715867" w:history="1">
            <w:r w:rsidR="00087412" w:rsidRPr="00F32B60">
              <w:rPr>
                <w:rStyle w:val="Hyperlink"/>
                <w:noProof/>
                <w:lang w:val="en-US"/>
              </w:rPr>
              <w:t>Feedback into Action</w:t>
            </w:r>
            <w:r w:rsidR="00087412">
              <w:rPr>
                <w:noProof/>
                <w:webHidden/>
              </w:rPr>
              <w:tab/>
            </w:r>
            <w:r w:rsidR="00087412">
              <w:rPr>
                <w:noProof/>
                <w:webHidden/>
              </w:rPr>
              <w:fldChar w:fldCharType="begin"/>
            </w:r>
            <w:r w:rsidR="00087412">
              <w:rPr>
                <w:noProof/>
                <w:webHidden/>
              </w:rPr>
              <w:instrText xml:space="preserve"> PAGEREF _Toc157715867 \h </w:instrText>
            </w:r>
            <w:r w:rsidR="00087412">
              <w:rPr>
                <w:noProof/>
                <w:webHidden/>
              </w:rPr>
            </w:r>
            <w:r w:rsidR="00087412">
              <w:rPr>
                <w:noProof/>
                <w:webHidden/>
              </w:rPr>
              <w:fldChar w:fldCharType="separate"/>
            </w:r>
            <w:r w:rsidR="00087412">
              <w:rPr>
                <w:noProof/>
                <w:webHidden/>
              </w:rPr>
              <w:t>17</w:t>
            </w:r>
            <w:r w:rsidR="00087412">
              <w:rPr>
                <w:noProof/>
                <w:webHidden/>
              </w:rPr>
              <w:fldChar w:fldCharType="end"/>
            </w:r>
          </w:hyperlink>
        </w:p>
        <w:p w14:paraId="588EC0A1" w14:textId="40CE6BDC" w:rsidR="00087412" w:rsidRDefault="00000000" w:rsidP="00C322D1">
          <w:pPr>
            <w:pStyle w:val="TOC1"/>
            <w:rPr>
              <w:rFonts w:asciiTheme="minorHAnsi" w:eastAsiaTheme="minorEastAsia" w:hAnsiTheme="minorHAnsi" w:cstheme="minorBidi"/>
              <w:noProof/>
              <w:kern w:val="2"/>
              <w14:ligatures w14:val="standardContextual"/>
            </w:rPr>
          </w:pPr>
          <w:hyperlink w:anchor="_Toc157715868" w:history="1">
            <w:r w:rsidR="00087412" w:rsidRPr="00F32B60">
              <w:rPr>
                <w:rStyle w:val="Hyperlink"/>
                <w:noProof/>
              </w:rPr>
              <w:t>16.</w:t>
            </w:r>
            <w:r w:rsidR="00087412">
              <w:rPr>
                <w:rFonts w:asciiTheme="minorHAnsi" w:eastAsiaTheme="minorEastAsia" w:hAnsiTheme="minorHAnsi" w:cstheme="minorBidi"/>
                <w:noProof/>
                <w:kern w:val="2"/>
                <w14:ligatures w14:val="standardContextual"/>
              </w:rPr>
              <w:tab/>
            </w:r>
            <w:r w:rsidR="00087412" w:rsidRPr="00F32B60">
              <w:rPr>
                <w:rStyle w:val="Hyperlink"/>
                <w:noProof/>
              </w:rPr>
              <w:t>Research and Development (R&amp;D)</w:t>
            </w:r>
            <w:r w:rsidR="00087412">
              <w:rPr>
                <w:noProof/>
                <w:webHidden/>
              </w:rPr>
              <w:tab/>
            </w:r>
            <w:r w:rsidR="00087412">
              <w:rPr>
                <w:noProof/>
                <w:webHidden/>
              </w:rPr>
              <w:fldChar w:fldCharType="begin"/>
            </w:r>
            <w:r w:rsidR="00087412">
              <w:rPr>
                <w:noProof/>
                <w:webHidden/>
              </w:rPr>
              <w:instrText xml:space="preserve"> PAGEREF _Toc157715868 \h </w:instrText>
            </w:r>
            <w:r w:rsidR="00087412">
              <w:rPr>
                <w:noProof/>
                <w:webHidden/>
              </w:rPr>
            </w:r>
            <w:r w:rsidR="00087412">
              <w:rPr>
                <w:noProof/>
                <w:webHidden/>
              </w:rPr>
              <w:fldChar w:fldCharType="separate"/>
            </w:r>
            <w:r w:rsidR="00087412">
              <w:rPr>
                <w:noProof/>
                <w:webHidden/>
              </w:rPr>
              <w:t>18</w:t>
            </w:r>
            <w:r w:rsidR="00087412">
              <w:rPr>
                <w:noProof/>
                <w:webHidden/>
              </w:rPr>
              <w:fldChar w:fldCharType="end"/>
            </w:r>
          </w:hyperlink>
        </w:p>
        <w:p w14:paraId="7780CF14" w14:textId="3085B5C1" w:rsidR="00087412" w:rsidRDefault="00000000" w:rsidP="00C322D1">
          <w:pPr>
            <w:pStyle w:val="TOC2"/>
            <w:rPr>
              <w:rFonts w:asciiTheme="minorHAnsi" w:eastAsiaTheme="minorEastAsia" w:hAnsiTheme="minorHAnsi" w:cstheme="minorBidi"/>
              <w:noProof/>
              <w:kern w:val="2"/>
              <w14:ligatures w14:val="standardContextual"/>
            </w:rPr>
          </w:pPr>
          <w:hyperlink w:anchor="_Toc157715869" w:history="1">
            <w:r w:rsidR="00087412" w:rsidRPr="00F32B60">
              <w:rPr>
                <w:rStyle w:val="Hyperlink"/>
                <w:noProof/>
              </w:rPr>
              <w:t>Research Objectives</w:t>
            </w:r>
            <w:r w:rsidR="00087412">
              <w:rPr>
                <w:noProof/>
                <w:webHidden/>
              </w:rPr>
              <w:tab/>
            </w:r>
            <w:r w:rsidR="00087412">
              <w:rPr>
                <w:noProof/>
                <w:webHidden/>
              </w:rPr>
              <w:fldChar w:fldCharType="begin"/>
            </w:r>
            <w:r w:rsidR="00087412">
              <w:rPr>
                <w:noProof/>
                <w:webHidden/>
              </w:rPr>
              <w:instrText xml:space="preserve"> PAGEREF _Toc157715869 \h </w:instrText>
            </w:r>
            <w:r w:rsidR="00087412">
              <w:rPr>
                <w:noProof/>
                <w:webHidden/>
              </w:rPr>
            </w:r>
            <w:r w:rsidR="00087412">
              <w:rPr>
                <w:noProof/>
                <w:webHidden/>
              </w:rPr>
              <w:fldChar w:fldCharType="separate"/>
            </w:r>
            <w:r w:rsidR="00087412">
              <w:rPr>
                <w:noProof/>
                <w:webHidden/>
              </w:rPr>
              <w:t>18</w:t>
            </w:r>
            <w:r w:rsidR="00087412">
              <w:rPr>
                <w:noProof/>
                <w:webHidden/>
              </w:rPr>
              <w:fldChar w:fldCharType="end"/>
            </w:r>
          </w:hyperlink>
        </w:p>
        <w:p w14:paraId="2395365E" w14:textId="288F254F" w:rsidR="00087412" w:rsidRDefault="00000000" w:rsidP="00C322D1">
          <w:pPr>
            <w:pStyle w:val="TOC2"/>
            <w:rPr>
              <w:rFonts w:asciiTheme="minorHAnsi" w:eastAsiaTheme="minorEastAsia" w:hAnsiTheme="minorHAnsi" w:cstheme="minorBidi"/>
              <w:noProof/>
              <w:kern w:val="2"/>
              <w14:ligatures w14:val="standardContextual"/>
            </w:rPr>
          </w:pPr>
          <w:hyperlink w:anchor="_Toc157715870" w:history="1">
            <w:r w:rsidR="00087412" w:rsidRPr="00F32B60">
              <w:rPr>
                <w:rStyle w:val="Hyperlink"/>
                <w:noProof/>
              </w:rPr>
              <w:t xml:space="preserve">Research </w:t>
            </w:r>
            <w:r w:rsidR="00087412" w:rsidRPr="00F32B60">
              <w:rPr>
                <w:rStyle w:val="Hyperlink"/>
                <w:noProof/>
                <w:lang w:val="en-US"/>
              </w:rPr>
              <w:t>Process</w:t>
            </w:r>
            <w:r w:rsidR="00087412">
              <w:rPr>
                <w:noProof/>
                <w:webHidden/>
              </w:rPr>
              <w:tab/>
            </w:r>
            <w:r w:rsidR="00087412">
              <w:rPr>
                <w:noProof/>
                <w:webHidden/>
              </w:rPr>
              <w:fldChar w:fldCharType="begin"/>
            </w:r>
            <w:r w:rsidR="00087412">
              <w:rPr>
                <w:noProof/>
                <w:webHidden/>
              </w:rPr>
              <w:instrText xml:space="preserve"> PAGEREF _Toc157715870 \h </w:instrText>
            </w:r>
            <w:r w:rsidR="00087412">
              <w:rPr>
                <w:noProof/>
                <w:webHidden/>
              </w:rPr>
            </w:r>
            <w:r w:rsidR="00087412">
              <w:rPr>
                <w:noProof/>
                <w:webHidden/>
              </w:rPr>
              <w:fldChar w:fldCharType="separate"/>
            </w:r>
            <w:r w:rsidR="00087412">
              <w:rPr>
                <w:noProof/>
                <w:webHidden/>
              </w:rPr>
              <w:t>18</w:t>
            </w:r>
            <w:r w:rsidR="00087412">
              <w:rPr>
                <w:noProof/>
                <w:webHidden/>
              </w:rPr>
              <w:fldChar w:fldCharType="end"/>
            </w:r>
          </w:hyperlink>
        </w:p>
        <w:p w14:paraId="2E53709E" w14:textId="3102E97A" w:rsidR="00087412" w:rsidRDefault="00000000" w:rsidP="00C322D1">
          <w:pPr>
            <w:pStyle w:val="TOC1"/>
            <w:rPr>
              <w:rFonts w:asciiTheme="minorHAnsi" w:eastAsiaTheme="minorEastAsia" w:hAnsiTheme="minorHAnsi" w:cstheme="minorBidi"/>
              <w:noProof/>
              <w:kern w:val="2"/>
              <w14:ligatures w14:val="standardContextual"/>
            </w:rPr>
          </w:pPr>
          <w:hyperlink w:anchor="_Toc157715871" w:history="1">
            <w:r w:rsidR="00087412" w:rsidRPr="00F32B60">
              <w:rPr>
                <w:rStyle w:val="Hyperlink"/>
                <w:noProof/>
              </w:rPr>
              <w:t>17.</w:t>
            </w:r>
            <w:r w:rsidR="00087412">
              <w:rPr>
                <w:rFonts w:asciiTheme="minorHAnsi" w:eastAsiaTheme="minorEastAsia" w:hAnsiTheme="minorHAnsi" w:cstheme="minorBidi"/>
                <w:noProof/>
                <w:kern w:val="2"/>
                <w14:ligatures w14:val="standardContextual"/>
              </w:rPr>
              <w:tab/>
            </w:r>
            <w:r w:rsidR="00087412" w:rsidRPr="00F32B60">
              <w:rPr>
                <w:rStyle w:val="Hyperlink"/>
                <w:noProof/>
              </w:rPr>
              <w:t>Academic Programs and Curriculum</w:t>
            </w:r>
            <w:r w:rsidR="00087412">
              <w:rPr>
                <w:noProof/>
                <w:webHidden/>
              </w:rPr>
              <w:tab/>
            </w:r>
            <w:r w:rsidR="00087412">
              <w:rPr>
                <w:noProof/>
                <w:webHidden/>
              </w:rPr>
              <w:fldChar w:fldCharType="begin"/>
            </w:r>
            <w:r w:rsidR="00087412">
              <w:rPr>
                <w:noProof/>
                <w:webHidden/>
              </w:rPr>
              <w:instrText xml:space="preserve"> PAGEREF _Toc157715871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52142747" w14:textId="0686CE42" w:rsidR="00087412" w:rsidRDefault="00000000" w:rsidP="00C322D1">
          <w:pPr>
            <w:pStyle w:val="TOC2"/>
            <w:rPr>
              <w:rFonts w:asciiTheme="minorHAnsi" w:eastAsiaTheme="minorEastAsia" w:hAnsiTheme="minorHAnsi" w:cstheme="minorBidi"/>
              <w:noProof/>
              <w:kern w:val="2"/>
              <w14:ligatures w14:val="standardContextual"/>
            </w:rPr>
          </w:pPr>
          <w:hyperlink w:anchor="_Toc157715872" w:history="1">
            <w:r w:rsidR="00087412" w:rsidRPr="00F32B60">
              <w:rPr>
                <w:rStyle w:val="Hyperlink"/>
                <w:noProof/>
              </w:rPr>
              <w:t>Program Development</w:t>
            </w:r>
            <w:r w:rsidR="00087412">
              <w:rPr>
                <w:noProof/>
                <w:webHidden/>
              </w:rPr>
              <w:tab/>
            </w:r>
            <w:r w:rsidR="00087412">
              <w:rPr>
                <w:noProof/>
                <w:webHidden/>
              </w:rPr>
              <w:fldChar w:fldCharType="begin"/>
            </w:r>
            <w:r w:rsidR="00087412">
              <w:rPr>
                <w:noProof/>
                <w:webHidden/>
              </w:rPr>
              <w:instrText xml:space="preserve"> PAGEREF _Toc157715872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6A33AC60" w14:textId="74F235EA" w:rsidR="00087412" w:rsidRDefault="00000000" w:rsidP="00C322D1">
          <w:pPr>
            <w:pStyle w:val="TOC2"/>
            <w:rPr>
              <w:rFonts w:asciiTheme="minorHAnsi" w:eastAsiaTheme="minorEastAsia" w:hAnsiTheme="minorHAnsi" w:cstheme="minorBidi"/>
              <w:noProof/>
              <w:kern w:val="2"/>
              <w14:ligatures w14:val="standardContextual"/>
            </w:rPr>
          </w:pPr>
          <w:hyperlink w:anchor="_Toc157715873" w:history="1">
            <w:r w:rsidR="00087412" w:rsidRPr="00F32B60">
              <w:rPr>
                <w:rStyle w:val="Hyperlink"/>
                <w:noProof/>
              </w:rPr>
              <w:t>Teaching Methods</w:t>
            </w:r>
            <w:r w:rsidR="00087412">
              <w:rPr>
                <w:noProof/>
                <w:webHidden/>
              </w:rPr>
              <w:tab/>
            </w:r>
            <w:r w:rsidR="00087412">
              <w:rPr>
                <w:noProof/>
                <w:webHidden/>
              </w:rPr>
              <w:fldChar w:fldCharType="begin"/>
            </w:r>
            <w:r w:rsidR="00087412">
              <w:rPr>
                <w:noProof/>
                <w:webHidden/>
              </w:rPr>
              <w:instrText xml:space="preserve"> PAGEREF _Toc157715873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5B68DA0E" w14:textId="6D25CACE" w:rsidR="00087412" w:rsidRDefault="00000000" w:rsidP="00C322D1">
          <w:pPr>
            <w:pStyle w:val="TOC1"/>
            <w:rPr>
              <w:rFonts w:asciiTheme="minorHAnsi" w:eastAsiaTheme="minorEastAsia" w:hAnsiTheme="minorHAnsi" w:cstheme="minorBidi"/>
              <w:noProof/>
              <w:kern w:val="2"/>
              <w14:ligatures w14:val="standardContextual"/>
            </w:rPr>
          </w:pPr>
          <w:hyperlink w:anchor="_Toc157715874" w:history="1">
            <w:r w:rsidR="00087412" w:rsidRPr="00F32B60">
              <w:rPr>
                <w:rStyle w:val="Hyperlink"/>
                <w:noProof/>
                <w:lang w:val="en-US"/>
              </w:rPr>
              <w:t>18.</w:t>
            </w:r>
            <w:r w:rsidR="00087412">
              <w:rPr>
                <w:rFonts w:asciiTheme="minorHAnsi" w:eastAsiaTheme="minorEastAsia" w:hAnsiTheme="minorHAnsi" w:cstheme="minorBidi"/>
                <w:noProof/>
                <w:kern w:val="2"/>
                <w14:ligatures w14:val="standardContextual"/>
              </w:rPr>
              <w:tab/>
            </w:r>
            <w:r w:rsidR="00087412" w:rsidRPr="00F32B60">
              <w:rPr>
                <w:rStyle w:val="Hyperlink"/>
                <w:noProof/>
              </w:rPr>
              <w:t xml:space="preserve">Student Affairs and </w:t>
            </w:r>
            <w:r w:rsidR="00087412" w:rsidRPr="00F32B60">
              <w:rPr>
                <w:rStyle w:val="Hyperlink"/>
                <w:noProof/>
                <w:lang w:val="en-US"/>
              </w:rPr>
              <w:t>Mentorship</w:t>
            </w:r>
            <w:r w:rsidR="00087412">
              <w:rPr>
                <w:noProof/>
                <w:webHidden/>
              </w:rPr>
              <w:tab/>
            </w:r>
            <w:r w:rsidR="00087412">
              <w:rPr>
                <w:noProof/>
                <w:webHidden/>
              </w:rPr>
              <w:fldChar w:fldCharType="begin"/>
            </w:r>
            <w:r w:rsidR="00087412">
              <w:rPr>
                <w:noProof/>
                <w:webHidden/>
              </w:rPr>
              <w:instrText xml:space="preserve"> PAGEREF _Toc157715874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60823C9A" w14:textId="0E036D91" w:rsidR="00087412" w:rsidRDefault="00000000" w:rsidP="00C322D1">
          <w:pPr>
            <w:pStyle w:val="TOC2"/>
            <w:rPr>
              <w:rFonts w:asciiTheme="minorHAnsi" w:eastAsiaTheme="minorEastAsia" w:hAnsiTheme="minorHAnsi" w:cstheme="minorBidi"/>
              <w:noProof/>
              <w:kern w:val="2"/>
              <w14:ligatures w14:val="standardContextual"/>
            </w:rPr>
          </w:pPr>
          <w:hyperlink w:anchor="_Toc157715875" w:history="1">
            <w:r w:rsidR="00087412" w:rsidRPr="00F32B60">
              <w:rPr>
                <w:rStyle w:val="Hyperlink"/>
                <w:noProof/>
              </w:rPr>
              <w:t>Student</w:t>
            </w:r>
            <w:r w:rsidR="00087412" w:rsidRPr="00F32B60">
              <w:rPr>
                <w:rStyle w:val="Hyperlink"/>
                <w:noProof/>
                <w:lang w:val="en-US"/>
              </w:rPr>
              <w:t xml:space="preserve"> / member</w:t>
            </w:r>
            <w:r w:rsidR="00087412" w:rsidRPr="00F32B60">
              <w:rPr>
                <w:rStyle w:val="Hyperlink"/>
                <w:noProof/>
              </w:rPr>
              <w:t xml:space="preserve"> Wellbeing</w:t>
            </w:r>
            <w:r w:rsidR="00087412">
              <w:rPr>
                <w:noProof/>
                <w:webHidden/>
              </w:rPr>
              <w:tab/>
            </w:r>
            <w:r w:rsidR="00087412">
              <w:rPr>
                <w:noProof/>
                <w:webHidden/>
              </w:rPr>
              <w:fldChar w:fldCharType="begin"/>
            </w:r>
            <w:r w:rsidR="00087412">
              <w:rPr>
                <w:noProof/>
                <w:webHidden/>
              </w:rPr>
              <w:instrText xml:space="preserve"> PAGEREF _Toc157715875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7F5BC0E6" w14:textId="1DD1A651" w:rsidR="00087412" w:rsidRDefault="00000000" w:rsidP="00C322D1">
          <w:pPr>
            <w:pStyle w:val="TOC2"/>
            <w:rPr>
              <w:rFonts w:asciiTheme="minorHAnsi" w:eastAsiaTheme="minorEastAsia" w:hAnsiTheme="minorHAnsi" w:cstheme="minorBidi"/>
              <w:noProof/>
              <w:kern w:val="2"/>
              <w14:ligatures w14:val="standardContextual"/>
            </w:rPr>
          </w:pPr>
          <w:hyperlink w:anchor="_Toc157715876" w:history="1">
            <w:r w:rsidR="00087412" w:rsidRPr="00F32B60">
              <w:rPr>
                <w:rStyle w:val="Hyperlink"/>
                <w:noProof/>
                <w:lang w:val="en-US"/>
              </w:rPr>
              <w:t>Group Activities</w:t>
            </w:r>
            <w:r w:rsidR="00087412">
              <w:rPr>
                <w:noProof/>
                <w:webHidden/>
              </w:rPr>
              <w:tab/>
            </w:r>
            <w:r w:rsidR="00087412">
              <w:rPr>
                <w:noProof/>
                <w:webHidden/>
              </w:rPr>
              <w:fldChar w:fldCharType="begin"/>
            </w:r>
            <w:r w:rsidR="00087412">
              <w:rPr>
                <w:noProof/>
                <w:webHidden/>
              </w:rPr>
              <w:instrText xml:space="preserve"> PAGEREF _Toc157715876 \h </w:instrText>
            </w:r>
            <w:r w:rsidR="00087412">
              <w:rPr>
                <w:noProof/>
                <w:webHidden/>
              </w:rPr>
            </w:r>
            <w:r w:rsidR="00087412">
              <w:rPr>
                <w:noProof/>
                <w:webHidden/>
              </w:rPr>
              <w:fldChar w:fldCharType="separate"/>
            </w:r>
            <w:r w:rsidR="00087412">
              <w:rPr>
                <w:noProof/>
                <w:webHidden/>
              </w:rPr>
              <w:t>19</w:t>
            </w:r>
            <w:r w:rsidR="00087412">
              <w:rPr>
                <w:noProof/>
                <w:webHidden/>
              </w:rPr>
              <w:fldChar w:fldCharType="end"/>
            </w:r>
          </w:hyperlink>
        </w:p>
        <w:p w14:paraId="7E043967" w14:textId="357E0A2B" w:rsidR="00087412" w:rsidRDefault="00000000" w:rsidP="00C322D1">
          <w:pPr>
            <w:pStyle w:val="TOC1"/>
            <w:rPr>
              <w:rFonts w:asciiTheme="minorHAnsi" w:eastAsiaTheme="minorEastAsia" w:hAnsiTheme="minorHAnsi" w:cstheme="minorBidi"/>
              <w:noProof/>
              <w:kern w:val="2"/>
              <w14:ligatures w14:val="standardContextual"/>
            </w:rPr>
          </w:pPr>
          <w:hyperlink w:anchor="_Toc157715877" w:history="1">
            <w:r w:rsidR="00087412" w:rsidRPr="00F32B60">
              <w:rPr>
                <w:rStyle w:val="Hyperlink"/>
                <w:noProof/>
              </w:rPr>
              <w:t>19.</w:t>
            </w:r>
            <w:r w:rsidR="00087412">
              <w:rPr>
                <w:rFonts w:asciiTheme="minorHAnsi" w:eastAsiaTheme="minorEastAsia" w:hAnsiTheme="minorHAnsi" w:cstheme="minorBidi"/>
                <w:noProof/>
                <w:kern w:val="2"/>
                <w14:ligatures w14:val="standardContextual"/>
              </w:rPr>
              <w:tab/>
            </w:r>
            <w:r w:rsidR="00087412" w:rsidRPr="00F32B60">
              <w:rPr>
                <w:rStyle w:val="Hyperlink"/>
                <w:noProof/>
              </w:rPr>
              <w:t>Staff Policies and Faculty Development</w:t>
            </w:r>
            <w:r w:rsidR="00087412">
              <w:rPr>
                <w:noProof/>
                <w:webHidden/>
              </w:rPr>
              <w:tab/>
            </w:r>
            <w:r w:rsidR="00087412">
              <w:rPr>
                <w:noProof/>
                <w:webHidden/>
              </w:rPr>
              <w:fldChar w:fldCharType="begin"/>
            </w:r>
            <w:r w:rsidR="00087412">
              <w:rPr>
                <w:noProof/>
                <w:webHidden/>
              </w:rPr>
              <w:instrText xml:space="preserve"> PAGEREF _Toc157715877 \h </w:instrText>
            </w:r>
            <w:r w:rsidR="00087412">
              <w:rPr>
                <w:noProof/>
                <w:webHidden/>
              </w:rPr>
            </w:r>
            <w:r w:rsidR="00087412">
              <w:rPr>
                <w:noProof/>
                <w:webHidden/>
              </w:rPr>
              <w:fldChar w:fldCharType="separate"/>
            </w:r>
            <w:r w:rsidR="00087412">
              <w:rPr>
                <w:noProof/>
                <w:webHidden/>
              </w:rPr>
              <w:t>20</w:t>
            </w:r>
            <w:r w:rsidR="00087412">
              <w:rPr>
                <w:noProof/>
                <w:webHidden/>
              </w:rPr>
              <w:fldChar w:fldCharType="end"/>
            </w:r>
          </w:hyperlink>
        </w:p>
        <w:p w14:paraId="031B1C62" w14:textId="54EABBFF" w:rsidR="00087412" w:rsidRDefault="00000000" w:rsidP="00C322D1">
          <w:pPr>
            <w:pStyle w:val="TOC2"/>
            <w:rPr>
              <w:rFonts w:asciiTheme="minorHAnsi" w:eastAsiaTheme="minorEastAsia" w:hAnsiTheme="minorHAnsi" w:cstheme="minorBidi"/>
              <w:noProof/>
              <w:kern w:val="2"/>
              <w14:ligatures w14:val="standardContextual"/>
            </w:rPr>
          </w:pPr>
          <w:hyperlink w:anchor="_Toc157715878" w:history="1">
            <w:r w:rsidR="00087412" w:rsidRPr="00F32B60">
              <w:rPr>
                <w:rStyle w:val="Hyperlink"/>
                <w:noProof/>
              </w:rPr>
              <w:t>Recruitment and Retention</w:t>
            </w:r>
            <w:r w:rsidR="00087412">
              <w:rPr>
                <w:noProof/>
                <w:webHidden/>
              </w:rPr>
              <w:tab/>
            </w:r>
            <w:r w:rsidR="00087412">
              <w:rPr>
                <w:noProof/>
                <w:webHidden/>
              </w:rPr>
              <w:fldChar w:fldCharType="begin"/>
            </w:r>
            <w:r w:rsidR="00087412">
              <w:rPr>
                <w:noProof/>
                <w:webHidden/>
              </w:rPr>
              <w:instrText xml:space="preserve"> PAGEREF _Toc157715878 \h </w:instrText>
            </w:r>
            <w:r w:rsidR="00087412">
              <w:rPr>
                <w:noProof/>
                <w:webHidden/>
              </w:rPr>
            </w:r>
            <w:r w:rsidR="00087412">
              <w:rPr>
                <w:noProof/>
                <w:webHidden/>
              </w:rPr>
              <w:fldChar w:fldCharType="separate"/>
            </w:r>
            <w:r w:rsidR="00087412">
              <w:rPr>
                <w:noProof/>
                <w:webHidden/>
              </w:rPr>
              <w:t>20</w:t>
            </w:r>
            <w:r w:rsidR="00087412">
              <w:rPr>
                <w:noProof/>
                <w:webHidden/>
              </w:rPr>
              <w:fldChar w:fldCharType="end"/>
            </w:r>
          </w:hyperlink>
        </w:p>
        <w:p w14:paraId="421C87BC" w14:textId="48338E0C" w:rsidR="00087412" w:rsidRDefault="00000000" w:rsidP="00C322D1">
          <w:pPr>
            <w:pStyle w:val="TOC2"/>
            <w:rPr>
              <w:rFonts w:asciiTheme="minorHAnsi" w:eastAsiaTheme="minorEastAsia" w:hAnsiTheme="minorHAnsi" w:cstheme="minorBidi"/>
              <w:noProof/>
              <w:kern w:val="2"/>
              <w14:ligatures w14:val="standardContextual"/>
            </w:rPr>
          </w:pPr>
          <w:hyperlink w:anchor="_Toc157715879" w:history="1">
            <w:r w:rsidR="00087412" w:rsidRPr="00F32B60">
              <w:rPr>
                <w:rStyle w:val="Hyperlink"/>
                <w:noProof/>
              </w:rPr>
              <w:t>Professional Development</w:t>
            </w:r>
            <w:r w:rsidR="00087412">
              <w:rPr>
                <w:noProof/>
                <w:webHidden/>
              </w:rPr>
              <w:tab/>
            </w:r>
            <w:r w:rsidR="00087412">
              <w:rPr>
                <w:noProof/>
                <w:webHidden/>
              </w:rPr>
              <w:fldChar w:fldCharType="begin"/>
            </w:r>
            <w:r w:rsidR="00087412">
              <w:rPr>
                <w:noProof/>
                <w:webHidden/>
              </w:rPr>
              <w:instrText xml:space="preserve"> PAGEREF _Toc157715879 \h </w:instrText>
            </w:r>
            <w:r w:rsidR="00087412">
              <w:rPr>
                <w:noProof/>
                <w:webHidden/>
              </w:rPr>
            </w:r>
            <w:r w:rsidR="00087412">
              <w:rPr>
                <w:noProof/>
                <w:webHidden/>
              </w:rPr>
              <w:fldChar w:fldCharType="separate"/>
            </w:r>
            <w:r w:rsidR="00087412">
              <w:rPr>
                <w:noProof/>
                <w:webHidden/>
              </w:rPr>
              <w:t>20</w:t>
            </w:r>
            <w:r w:rsidR="00087412">
              <w:rPr>
                <w:noProof/>
                <w:webHidden/>
              </w:rPr>
              <w:fldChar w:fldCharType="end"/>
            </w:r>
          </w:hyperlink>
        </w:p>
        <w:p w14:paraId="5B90109D" w14:textId="78CC84D0" w:rsidR="00087412" w:rsidRDefault="00000000" w:rsidP="00C322D1">
          <w:pPr>
            <w:pStyle w:val="TOC1"/>
            <w:rPr>
              <w:rFonts w:asciiTheme="minorHAnsi" w:eastAsiaTheme="minorEastAsia" w:hAnsiTheme="minorHAnsi" w:cstheme="minorBidi"/>
              <w:noProof/>
              <w:kern w:val="2"/>
              <w14:ligatures w14:val="standardContextual"/>
            </w:rPr>
          </w:pPr>
          <w:hyperlink w:anchor="_Toc157715880" w:history="1">
            <w:r w:rsidR="00087412" w:rsidRPr="00F32B60">
              <w:rPr>
                <w:rStyle w:val="Hyperlink"/>
                <w:noProof/>
              </w:rPr>
              <w:t>20.</w:t>
            </w:r>
            <w:r w:rsidR="00087412">
              <w:rPr>
                <w:rFonts w:asciiTheme="minorHAnsi" w:eastAsiaTheme="minorEastAsia" w:hAnsiTheme="minorHAnsi" w:cstheme="minorBidi"/>
                <w:noProof/>
                <w:kern w:val="2"/>
                <w14:ligatures w14:val="standardContextual"/>
              </w:rPr>
              <w:tab/>
            </w:r>
            <w:r w:rsidR="00087412" w:rsidRPr="00F32B60">
              <w:rPr>
                <w:rStyle w:val="Hyperlink"/>
                <w:noProof/>
              </w:rPr>
              <w:t>Compliance and Regulations</w:t>
            </w:r>
            <w:r w:rsidR="00087412">
              <w:rPr>
                <w:noProof/>
                <w:webHidden/>
              </w:rPr>
              <w:tab/>
            </w:r>
            <w:r w:rsidR="00087412">
              <w:rPr>
                <w:noProof/>
                <w:webHidden/>
              </w:rPr>
              <w:fldChar w:fldCharType="begin"/>
            </w:r>
            <w:r w:rsidR="00087412">
              <w:rPr>
                <w:noProof/>
                <w:webHidden/>
              </w:rPr>
              <w:instrText xml:space="preserve"> PAGEREF _Toc157715880 \h </w:instrText>
            </w:r>
            <w:r w:rsidR="00087412">
              <w:rPr>
                <w:noProof/>
                <w:webHidden/>
              </w:rPr>
            </w:r>
            <w:r w:rsidR="00087412">
              <w:rPr>
                <w:noProof/>
                <w:webHidden/>
              </w:rPr>
              <w:fldChar w:fldCharType="separate"/>
            </w:r>
            <w:r w:rsidR="00087412">
              <w:rPr>
                <w:noProof/>
                <w:webHidden/>
              </w:rPr>
              <w:t>21</w:t>
            </w:r>
            <w:r w:rsidR="00087412">
              <w:rPr>
                <w:noProof/>
                <w:webHidden/>
              </w:rPr>
              <w:fldChar w:fldCharType="end"/>
            </w:r>
          </w:hyperlink>
        </w:p>
        <w:p w14:paraId="40DA354C" w14:textId="4FD2546D" w:rsidR="00087412" w:rsidRDefault="00000000" w:rsidP="00C322D1">
          <w:pPr>
            <w:pStyle w:val="TOC2"/>
            <w:rPr>
              <w:rFonts w:asciiTheme="minorHAnsi" w:eastAsiaTheme="minorEastAsia" w:hAnsiTheme="minorHAnsi" w:cstheme="minorBidi"/>
              <w:noProof/>
              <w:kern w:val="2"/>
              <w14:ligatures w14:val="standardContextual"/>
            </w:rPr>
          </w:pPr>
          <w:hyperlink w:anchor="_Toc157715881" w:history="1">
            <w:r w:rsidR="00087412" w:rsidRPr="00F32B60">
              <w:rPr>
                <w:rStyle w:val="Hyperlink"/>
                <w:noProof/>
              </w:rPr>
              <w:t>Legal Complianc</w:t>
            </w:r>
            <w:r w:rsidR="00087412" w:rsidRPr="00F32B60">
              <w:rPr>
                <w:rStyle w:val="Hyperlink"/>
                <w:noProof/>
                <w:lang w:val="en-US"/>
              </w:rPr>
              <w:t>e</w:t>
            </w:r>
            <w:r w:rsidR="00087412">
              <w:rPr>
                <w:noProof/>
                <w:webHidden/>
              </w:rPr>
              <w:tab/>
            </w:r>
            <w:r w:rsidR="00087412">
              <w:rPr>
                <w:noProof/>
                <w:webHidden/>
              </w:rPr>
              <w:fldChar w:fldCharType="begin"/>
            </w:r>
            <w:r w:rsidR="00087412">
              <w:rPr>
                <w:noProof/>
                <w:webHidden/>
              </w:rPr>
              <w:instrText xml:space="preserve"> PAGEREF _Toc157715881 \h </w:instrText>
            </w:r>
            <w:r w:rsidR="00087412">
              <w:rPr>
                <w:noProof/>
                <w:webHidden/>
              </w:rPr>
            </w:r>
            <w:r w:rsidR="00087412">
              <w:rPr>
                <w:noProof/>
                <w:webHidden/>
              </w:rPr>
              <w:fldChar w:fldCharType="separate"/>
            </w:r>
            <w:r w:rsidR="00087412">
              <w:rPr>
                <w:noProof/>
                <w:webHidden/>
              </w:rPr>
              <w:t>21</w:t>
            </w:r>
            <w:r w:rsidR="00087412">
              <w:rPr>
                <w:noProof/>
                <w:webHidden/>
              </w:rPr>
              <w:fldChar w:fldCharType="end"/>
            </w:r>
          </w:hyperlink>
        </w:p>
        <w:p w14:paraId="0E3B6B6C" w14:textId="571D3968" w:rsidR="00087412" w:rsidRDefault="00000000" w:rsidP="00C322D1">
          <w:pPr>
            <w:pStyle w:val="TOC2"/>
            <w:rPr>
              <w:rFonts w:asciiTheme="minorHAnsi" w:eastAsiaTheme="minorEastAsia" w:hAnsiTheme="minorHAnsi" w:cstheme="minorBidi"/>
              <w:noProof/>
              <w:kern w:val="2"/>
              <w14:ligatures w14:val="standardContextual"/>
            </w:rPr>
          </w:pPr>
          <w:hyperlink w:anchor="_Toc157715882" w:history="1">
            <w:r w:rsidR="00087412" w:rsidRPr="00F32B60">
              <w:rPr>
                <w:rStyle w:val="Hyperlink"/>
                <w:noProof/>
              </w:rPr>
              <w:t>Regulatory Strategies</w:t>
            </w:r>
            <w:r w:rsidR="00087412">
              <w:rPr>
                <w:noProof/>
                <w:webHidden/>
              </w:rPr>
              <w:tab/>
            </w:r>
            <w:r w:rsidR="00087412">
              <w:rPr>
                <w:noProof/>
                <w:webHidden/>
              </w:rPr>
              <w:fldChar w:fldCharType="begin"/>
            </w:r>
            <w:r w:rsidR="00087412">
              <w:rPr>
                <w:noProof/>
                <w:webHidden/>
              </w:rPr>
              <w:instrText xml:space="preserve"> PAGEREF _Toc157715882 \h </w:instrText>
            </w:r>
            <w:r w:rsidR="00087412">
              <w:rPr>
                <w:noProof/>
                <w:webHidden/>
              </w:rPr>
            </w:r>
            <w:r w:rsidR="00087412">
              <w:rPr>
                <w:noProof/>
                <w:webHidden/>
              </w:rPr>
              <w:fldChar w:fldCharType="separate"/>
            </w:r>
            <w:r w:rsidR="00087412">
              <w:rPr>
                <w:noProof/>
                <w:webHidden/>
              </w:rPr>
              <w:t>21</w:t>
            </w:r>
            <w:r w:rsidR="00087412">
              <w:rPr>
                <w:noProof/>
                <w:webHidden/>
              </w:rPr>
              <w:fldChar w:fldCharType="end"/>
            </w:r>
          </w:hyperlink>
        </w:p>
        <w:p w14:paraId="600775E5" w14:textId="1894B44D" w:rsidR="00AC593F" w:rsidRDefault="00AC593F">
          <w:r>
            <w:rPr>
              <w:b/>
              <w:bCs/>
              <w:noProof/>
            </w:rPr>
            <w:fldChar w:fldCharType="end"/>
          </w:r>
        </w:p>
      </w:sdtContent>
    </w:sdt>
    <w:p w14:paraId="60C2841C" w14:textId="77777777" w:rsidR="00AC593F" w:rsidRDefault="00AC593F">
      <w:pPr>
        <w:rPr>
          <w:lang w:val="en-US"/>
        </w:rPr>
      </w:pPr>
    </w:p>
    <w:p w14:paraId="5EAEDF6B" w14:textId="77777777" w:rsidR="00AC593F" w:rsidRDefault="00AC593F">
      <w:pPr>
        <w:rPr>
          <w:color w:val="000000"/>
          <w:sz w:val="32"/>
          <w:szCs w:val="32"/>
        </w:rPr>
      </w:pPr>
      <w:r>
        <w:br w:type="page"/>
      </w:r>
    </w:p>
    <w:p w14:paraId="672C89FA" w14:textId="099971C9" w:rsidR="00AC593F" w:rsidRDefault="00AC593F" w:rsidP="00B6367B">
      <w:pPr>
        <w:pStyle w:val="Heading1"/>
      </w:pPr>
      <w:bookmarkStart w:id="1" w:name="_Toc157715836"/>
      <w:r w:rsidRPr="00AC593F">
        <w:lastRenderedPageBreak/>
        <w:t>Introduction</w:t>
      </w:r>
      <w:bookmarkEnd w:id="1"/>
    </w:p>
    <w:p w14:paraId="68CCED16" w14:textId="6692E7AB" w:rsidR="00AC593F" w:rsidRPr="00AC593F" w:rsidRDefault="00AC593F" w:rsidP="00AC593F">
      <w:pPr>
        <w:rPr>
          <w:lang w:val="en-US"/>
        </w:rPr>
      </w:pPr>
      <w:r>
        <w:rPr>
          <w:lang w:val="en-US"/>
        </w:rPr>
        <w:t>Placeholder</w:t>
      </w:r>
    </w:p>
    <w:p w14:paraId="62357991" w14:textId="77777777" w:rsidR="00AC593F" w:rsidRDefault="00AC593F" w:rsidP="009A6CE0">
      <w:pPr>
        <w:pStyle w:val="Heading2"/>
      </w:pPr>
      <w:bookmarkStart w:id="2" w:name="_Toc157715837"/>
      <w:r w:rsidRPr="00AC593F">
        <w:t>Purpose of the Action Plan</w:t>
      </w:r>
      <w:bookmarkEnd w:id="2"/>
      <w:r w:rsidRPr="00AC593F">
        <w:t xml:space="preserve"> </w:t>
      </w:r>
    </w:p>
    <w:p w14:paraId="76DF5447" w14:textId="48979032" w:rsidR="00AC593F" w:rsidRPr="00AC593F" w:rsidRDefault="00AC593F" w:rsidP="00AC593F">
      <w:pPr>
        <w:rPr>
          <w:lang w:val="en-US"/>
        </w:rPr>
      </w:pPr>
      <w:r>
        <w:rPr>
          <w:lang w:val="en-US"/>
        </w:rPr>
        <w:t>Placeholder</w:t>
      </w:r>
    </w:p>
    <w:p w14:paraId="2AD49D06" w14:textId="0C90C997" w:rsidR="00AC593F" w:rsidRDefault="00AC593F" w:rsidP="009A6CE0">
      <w:pPr>
        <w:pStyle w:val="Heading2"/>
      </w:pPr>
      <w:bookmarkStart w:id="3" w:name="_Toc157715838"/>
      <w:r w:rsidRPr="00AC593F">
        <w:t>Scope of the Organization</w:t>
      </w:r>
      <w:bookmarkEnd w:id="3"/>
    </w:p>
    <w:p w14:paraId="6BFF0431" w14:textId="6D8E70F8" w:rsidR="00AC593F" w:rsidRPr="00AC593F" w:rsidRDefault="00AC593F" w:rsidP="00AC593F">
      <w:pPr>
        <w:rPr>
          <w:lang w:val="en-US"/>
        </w:rPr>
      </w:pPr>
      <w:r>
        <w:rPr>
          <w:lang w:val="en-US"/>
        </w:rPr>
        <w:t>Placeholder</w:t>
      </w:r>
    </w:p>
    <w:p w14:paraId="1D8261C5" w14:textId="77777777" w:rsidR="00AC593F" w:rsidRDefault="00AC593F">
      <w:pPr>
        <w:rPr>
          <w:color w:val="000000"/>
          <w:sz w:val="32"/>
          <w:szCs w:val="32"/>
        </w:rPr>
      </w:pPr>
      <w:r>
        <w:br w:type="page"/>
      </w:r>
    </w:p>
    <w:p w14:paraId="3998BE88" w14:textId="585705B2" w:rsidR="00AC593F" w:rsidRDefault="00AC593F" w:rsidP="00B6367B">
      <w:pPr>
        <w:pStyle w:val="Heading1"/>
      </w:pPr>
      <w:bookmarkStart w:id="4" w:name="_Toc157715839"/>
      <w:r w:rsidRPr="00AC593F">
        <w:lastRenderedPageBreak/>
        <w:t>Executive Summary</w:t>
      </w:r>
      <w:bookmarkEnd w:id="4"/>
    </w:p>
    <w:p w14:paraId="7017D0ED" w14:textId="3B9D0ABE" w:rsidR="00AC593F" w:rsidRPr="00AC593F" w:rsidRDefault="00AC593F" w:rsidP="00AC593F">
      <w:pPr>
        <w:rPr>
          <w:lang w:val="en-US"/>
        </w:rPr>
      </w:pPr>
      <w:r>
        <w:rPr>
          <w:lang w:val="en-US"/>
        </w:rPr>
        <w:t>Placeholder</w:t>
      </w:r>
    </w:p>
    <w:p w14:paraId="7EA37A12" w14:textId="77777777" w:rsidR="00AC593F" w:rsidRDefault="00AC593F">
      <w:pPr>
        <w:rPr>
          <w:color w:val="000000"/>
          <w:sz w:val="32"/>
          <w:szCs w:val="32"/>
        </w:rPr>
      </w:pPr>
      <w:r>
        <w:br w:type="page"/>
      </w:r>
    </w:p>
    <w:p w14:paraId="33D22898" w14:textId="055DE83F" w:rsidR="00AC593F" w:rsidRDefault="00AC593F" w:rsidP="00B6367B">
      <w:pPr>
        <w:pStyle w:val="Heading1"/>
      </w:pPr>
      <w:bookmarkStart w:id="5" w:name="_Toc157715840"/>
      <w:r w:rsidRPr="00AC593F">
        <w:lastRenderedPageBreak/>
        <w:t>Mission Statement and Objectives</w:t>
      </w:r>
      <w:bookmarkEnd w:id="5"/>
    </w:p>
    <w:p w14:paraId="59236702" w14:textId="11BDB332" w:rsidR="0038237B" w:rsidRDefault="0038237B" w:rsidP="009A6CE0">
      <w:pPr>
        <w:pStyle w:val="Heading2"/>
      </w:pPr>
      <w:r>
        <w:t>VISION</w:t>
      </w:r>
    </w:p>
    <w:p w14:paraId="18C0DF5A" w14:textId="35402F77" w:rsidR="0038237B" w:rsidRPr="0038237B" w:rsidRDefault="0038237B" w:rsidP="0038237B">
      <w:pPr>
        <w:rPr>
          <w:lang w:val="en-US"/>
        </w:rPr>
      </w:pPr>
      <w:r>
        <w:rPr>
          <w:lang w:val="en-US"/>
        </w:rPr>
        <w:t>PENDING POLL</w:t>
      </w:r>
    </w:p>
    <w:p w14:paraId="7C5F6982" w14:textId="64AA37B8" w:rsidR="0038237B" w:rsidRDefault="0038237B" w:rsidP="0038237B">
      <w:pPr>
        <w:pStyle w:val="Heading3"/>
        <w:rPr>
          <w:lang w:val="en-US"/>
        </w:rPr>
      </w:pPr>
      <w:r>
        <w:rPr>
          <w:lang w:val="en-US"/>
        </w:rPr>
        <w:t>Mission</w:t>
      </w:r>
    </w:p>
    <w:p w14:paraId="3794256F" w14:textId="23156C8B" w:rsidR="0038237B" w:rsidRDefault="0038237B" w:rsidP="0038237B">
      <w:pPr>
        <w:rPr>
          <w:lang w:val="en-US"/>
        </w:rPr>
      </w:pPr>
      <w:r w:rsidRPr="0038237B">
        <w:rPr>
          <w:lang w:val="en-US"/>
        </w:rPr>
        <w:t>"</w:t>
      </w:r>
      <w:proofErr w:type="spellStart"/>
      <w:r w:rsidRPr="0038237B">
        <w:rPr>
          <w:b/>
          <w:bCs/>
          <w:lang w:val="en-US"/>
        </w:rPr>
        <w:t>Evolutionize</w:t>
      </w:r>
      <w:proofErr w:type="spellEnd"/>
      <w:r w:rsidRPr="0038237B">
        <w:rPr>
          <w:lang w:val="en-US"/>
        </w:rPr>
        <w:t xml:space="preserve"> global supply chain dynamics by adding extra value in </w:t>
      </w:r>
      <w:r w:rsidR="00C322D1">
        <w:rPr>
          <w:lang w:val="en-US"/>
        </w:rPr>
        <w:t>upcycling</w:t>
      </w:r>
      <w:r w:rsidRPr="0038237B">
        <w:rPr>
          <w:lang w:val="en-US"/>
        </w:rPr>
        <w:t xml:space="preserve"> or good practices, ensuring that every link in the chain not only benefits economically but also contributes positively to the environment and society. </w:t>
      </w:r>
    </w:p>
    <w:p w14:paraId="283BEF5D" w14:textId="026ECBB6" w:rsidR="004D6818" w:rsidRDefault="00455928" w:rsidP="0038237B">
      <w:pPr>
        <w:rPr>
          <w:lang w:val="en-US"/>
        </w:rPr>
      </w:pPr>
      <w:r>
        <w:rPr>
          <w:lang w:val="en-US"/>
        </w:rPr>
        <w:t>Revolutioniz</w:t>
      </w:r>
      <w:r w:rsidR="002F08CD">
        <w:rPr>
          <w:lang w:val="en-US"/>
        </w:rPr>
        <w:t>ing</w:t>
      </w:r>
      <w:r>
        <w:rPr>
          <w:lang w:val="en-US"/>
        </w:rPr>
        <w:t xml:space="preserve"> global value chains </w:t>
      </w:r>
      <w:r w:rsidR="00797AD7">
        <w:rPr>
          <w:lang w:val="en-US"/>
        </w:rPr>
        <w:t>working together with local communities and stakeholders to</w:t>
      </w:r>
      <w:r>
        <w:rPr>
          <w:lang w:val="en-US"/>
        </w:rPr>
        <w:t xml:space="preserve"> </w:t>
      </w:r>
      <w:r w:rsidR="003C486B">
        <w:rPr>
          <w:lang w:val="en-US"/>
        </w:rPr>
        <w:t xml:space="preserve">identify challenges and systemic </w:t>
      </w:r>
      <w:r w:rsidR="00024BC6">
        <w:rPr>
          <w:lang w:val="en-US"/>
        </w:rPr>
        <w:t>dilemmas</w:t>
      </w:r>
      <w:r w:rsidR="00EC4B82">
        <w:rPr>
          <w:lang w:val="en-US"/>
        </w:rPr>
        <w:t xml:space="preserve"> and</w:t>
      </w:r>
      <w:r w:rsidR="00024BC6">
        <w:rPr>
          <w:lang w:val="en-US"/>
        </w:rPr>
        <w:t xml:space="preserve"> to</w:t>
      </w:r>
      <w:r w:rsidR="006620C9">
        <w:rPr>
          <w:lang w:val="en-US"/>
        </w:rPr>
        <w:t xml:space="preserve"> conscientiously </w:t>
      </w:r>
      <w:r w:rsidR="00A80D3F">
        <w:rPr>
          <w:lang w:val="en-US"/>
        </w:rPr>
        <w:t xml:space="preserve">develop </w:t>
      </w:r>
      <w:r w:rsidR="00FC08B8">
        <w:rPr>
          <w:lang w:val="en-US"/>
        </w:rPr>
        <w:t xml:space="preserve">positive and </w:t>
      </w:r>
      <w:r w:rsidR="00E52D4F">
        <w:rPr>
          <w:lang w:val="en-US"/>
        </w:rPr>
        <w:t xml:space="preserve">socioeconomical and environmentally </w:t>
      </w:r>
      <w:r w:rsidR="00FC08B8">
        <w:rPr>
          <w:lang w:val="en-US"/>
        </w:rPr>
        <w:t xml:space="preserve">beneficial change. </w:t>
      </w:r>
    </w:p>
    <w:p w14:paraId="735FA2C0" w14:textId="42F87976" w:rsidR="0038237B" w:rsidRPr="0038237B" w:rsidRDefault="0038237B" w:rsidP="0038237B">
      <w:pPr>
        <w:pStyle w:val="Heading3"/>
      </w:pPr>
      <w:r w:rsidRPr="0038237B">
        <w:t xml:space="preserve">Innovate for </w:t>
      </w:r>
      <w:r w:rsidR="00FE1EBD">
        <w:t xml:space="preserve">Financial </w:t>
      </w:r>
      <w:r w:rsidRPr="0038237B">
        <w:t>Sustainability</w:t>
      </w:r>
    </w:p>
    <w:p w14:paraId="473FC8B2" w14:textId="1A553965" w:rsidR="00B6367B" w:rsidRDefault="0038237B" w:rsidP="0038237B">
      <w:pPr>
        <w:rPr>
          <w:lang w:val="en-US"/>
        </w:rPr>
      </w:pPr>
      <w:commentRangeStart w:id="6"/>
      <w:r w:rsidRPr="0038237B">
        <w:rPr>
          <w:lang w:val="en-US"/>
        </w:rPr>
        <w:t xml:space="preserve">Develop and implement cutting-edge technologies and methodologies that </w:t>
      </w:r>
      <w:r w:rsidR="008148E8">
        <w:rPr>
          <w:lang w:val="en-US"/>
        </w:rPr>
        <w:t xml:space="preserve">aim to </w:t>
      </w:r>
      <w:r w:rsidR="00B6367B">
        <w:rPr>
          <w:lang w:val="en-US"/>
        </w:rPr>
        <w:t xml:space="preserve">find new streams of value in </w:t>
      </w:r>
      <w:proofErr w:type="spellStart"/>
      <w:r w:rsidR="00B6367B">
        <w:rPr>
          <w:lang w:val="en-US"/>
        </w:rPr>
        <w:t>supplychain</w:t>
      </w:r>
      <w:proofErr w:type="spellEnd"/>
      <w:r w:rsidRPr="0038237B">
        <w:rPr>
          <w:lang w:val="en-US"/>
        </w:rPr>
        <w:t xml:space="preserve">, enhance supply chain </w:t>
      </w:r>
      <w:r w:rsidR="00FE1EBD">
        <w:rPr>
          <w:lang w:val="en-US"/>
        </w:rPr>
        <w:t>accountability</w:t>
      </w:r>
      <w:commentRangeEnd w:id="6"/>
      <w:r w:rsidR="008148E8">
        <w:rPr>
          <w:rStyle w:val="CommentReference"/>
        </w:rPr>
        <w:commentReference w:id="6"/>
      </w:r>
      <w:r w:rsidRPr="0038237B">
        <w:rPr>
          <w:lang w:val="en-US"/>
        </w:rPr>
        <w:t>.</w:t>
      </w:r>
    </w:p>
    <w:p w14:paraId="37F94BAB" w14:textId="4E97BEA7" w:rsidR="0038237B" w:rsidRDefault="00B6367B" w:rsidP="00C322D1">
      <w:pPr>
        <w:ind w:left="0"/>
        <w:rPr>
          <w:lang w:val="en-US"/>
        </w:rPr>
      </w:pPr>
      <w:r>
        <w:rPr>
          <w:lang w:val="en-US"/>
        </w:rPr>
        <w:t xml:space="preserve">Instead of trying to exploit the mine to the maximum, or to optimize </w:t>
      </w:r>
      <w:proofErr w:type="gramStart"/>
      <w:r>
        <w:rPr>
          <w:lang w:val="en-US"/>
        </w:rPr>
        <w:t>it’s</w:t>
      </w:r>
      <w:proofErr w:type="gramEnd"/>
      <w:r>
        <w:rPr>
          <w:lang w:val="en-US"/>
        </w:rPr>
        <w:t xml:space="preserve"> efficiency, Value Chain rebels seeks new ways to create value of the </w:t>
      </w:r>
      <w:proofErr w:type="spellStart"/>
      <w:r>
        <w:rPr>
          <w:lang w:val="en-US"/>
        </w:rPr>
        <w:t>supplychain</w:t>
      </w:r>
      <w:proofErr w:type="spellEnd"/>
      <w:r>
        <w:rPr>
          <w:lang w:val="en-US"/>
        </w:rPr>
        <w:t xml:space="preserve"> already there, improving the </w:t>
      </w:r>
      <w:proofErr w:type="spellStart"/>
      <w:r>
        <w:rPr>
          <w:lang w:val="en-US"/>
        </w:rPr>
        <w:t>savety</w:t>
      </w:r>
      <w:proofErr w:type="spellEnd"/>
      <w:r>
        <w:rPr>
          <w:lang w:val="en-US"/>
        </w:rPr>
        <w:t xml:space="preserve"> for example, which leads to less deaths, which is good for both the workers and the insurance cost of the company. </w:t>
      </w:r>
      <w:commentRangeStart w:id="7"/>
      <w:commentRangeStart w:id="8"/>
      <w:commentRangeStart w:id="9"/>
      <w:r w:rsidR="00FE1EBD">
        <w:rPr>
          <w:lang w:val="en-US"/>
        </w:rPr>
        <w:t xml:space="preserve"> </w:t>
      </w:r>
      <w:commentRangeEnd w:id="7"/>
      <w:r w:rsidR="006A5443">
        <w:rPr>
          <w:rStyle w:val="CommentReference"/>
        </w:rPr>
        <w:commentReference w:id="7"/>
      </w:r>
      <w:commentRangeEnd w:id="8"/>
      <w:r>
        <w:rPr>
          <w:rStyle w:val="CommentReference"/>
        </w:rPr>
        <w:commentReference w:id="8"/>
      </w:r>
      <w:commentRangeEnd w:id="9"/>
      <w:r>
        <w:rPr>
          <w:rStyle w:val="CommentReference"/>
        </w:rPr>
        <w:commentReference w:id="9"/>
      </w:r>
    </w:p>
    <w:p w14:paraId="0A549428" w14:textId="718683A2" w:rsidR="00195028" w:rsidRPr="0038237B" w:rsidRDefault="005704EA" w:rsidP="00D65AD0">
      <w:pPr>
        <w:rPr>
          <w:lang w:val="en-US"/>
        </w:rPr>
      </w:pPr>
      <w:r>
        <w:rPr>
          <w:lang w:val="en-US"/>
        </w:rPr>
        <w:t xml:space="preserve">Using AI and other technology to map the supply chain for the </w:t>
      </w:r>
      <w:proofErr w:type="gramStart"/>
      <w:r>
        <w:rPr>
          <w:lang w:val="en-US"/>
        </w:rPr>
        <w:t>particular project</w:t>
      </w:r>
      <w:proofErr w:type="gramEnd"/>
      <w:r>
        <w:rPr>
          <w:lang w:val="en-US"/>
        </w:rPr>
        <w:t xml:space="preserve"> we choose to work on. </w:t>
      </w:r>
    </w:p>
    <w:p w14:paraId="71D8B7AF" w14:textId="539DAB26" w:rsidR="0038237B" w:rsidRPr="0038237B" w:rsidRDefault="0038237B" w:rsidP="0038237B">
      <w:pPr>
        <w:rPr>
          <w:lang w:val="en-US"/>
        </w:rPr>
      </w:pPr>
      <w:r w:rsidRPr="0038237B">
        <w:rPr>
          <w:lang w:val="en-US"/>
        </w:rPr>
        <w:t xml:space="preserve">Goal: Launch at least </w:t>
      </w:r>
      <w:commentRangeStart w:id="10"/>
      <w:commentRangeStart w:id="11"/>
      <w:r w:rsidRPr="0038237B">
        <w:rPr>
          <w:lang w:val="en-US"/>
        </w:rPr>
        <w:t>t</w:t>
      </w:r>
      <w:r w:rsidR="00383A9B">
        <w:rPr>
          <w:lang w:val="en-US"/>
        </w:rPr>
        <w:t>wo</w:t>
      </w:r>
      <w:commentRangeEnd w:id="10"/>
      <w:r w:rsidR="00383A9B">
        <w:rPr>
          <w:rStyle w:val="CommentReference"/>
        </w:rPr>
        <w:commentReference w:id="10"/>
      </w:r>
      <w:commentRangeEnd w:id="11"/>
      <w:r w:rsidR="002B6785">
        <w:rPr>
          <w:rStyle w:val="CommentReference"/>
        </w:rPr>
        <w:commentReference w:id="11"/>
      </w:r>
      <w:r w:rsidR="00383A9B">
        <w:rPr>
          <w:lang w:val="en-US"/>
        </w:rPr>
        <w:t xml:space="preserve"> </w:t>
      </w:r>
      <w:r w:rsidRPr="0038237B">
        <w:rPr>
          <w:lang w:val="en-US"/>
        </w:rPr>
        <w:t xml:space="preserve"> </w:t>
      </w:r>
      <w:r w:rsidR="00C322D1">
        <w:rPr>
          <w:lang w:val="en-US"/>
        </w:rPr>
        <w:t>upcycling</w:t>
      </w:r>
      <w:r w:rsidRPr="0038237B">
        <w:rPr>
          <w:lang w:val="en-US"/>
        </w:rPr>
        <w:t xml:space="preserve"> supply chain solutions annually that </w:t>
      </w:r>
      <w:commentRangeStart w:id="12"/>
      <w:r w:rsidRPr="0038237B">
        <w:rPr>
          <w:lang w:val="en-US"/>
        </w:rPr>
        <w:t xml:space="preserve">significantly </w:t>
      </w:r>
      <w:commentRangeEnd w:id="12"/>
      <w:r w:rsidR="00181197">
        <w:rPr>
          <w:rStyle w:val="CommentReference"/>
        </w:rPr>
        <w:commentReference w:id="12"/>
      </w:r>
      <w:r w:rsidRPr="0038237B">
        <w:rPr>
          <w:lang w:val="en-US"/>
        </w:rPr>
        <w:t>impact environmental preservation and resource efficiency.</w:t>
      </w:r>
    </w:p>
    <w:p w14:paraId="220BA93D" w14:textId="77777777" w:rsidR="0038237B" w:rsidRPr="0038237B" w:rsidRDefault="0038237B" w:rsidP="0038237B">
      <w:pPr>
        <w:pStyle w:val="Heading3"/>
      </w:pPr>
      <w:r w:rsidRPr="0038237B">
        <w:t>Foster Collaborative Networks</w:t>
      </w:r>
    </w:p>
    <w:p w14:paraId="229C94D5" w14:textId="3777BCAC" w:rsidR="0038237B" w:rsidRPr="0038237B" w:rsidRDefault="0038237B" w:rsidP="0038237B">
      <w:pPr>
        <w:rPr>
          <w:lang w:val="en-US"/>
        </w:rPr>
      </w:pPr>
      <w:r w:rsidRPr="0038237B">
        <w:rPr>
          <w:lang w:val="en-US"/>
        </w:rPr>
        <w:t xml:space="preserve">Build </w:t>
      </w:r>
      <w:commentRangeStart w:id="13"/>
      <w:r w:rsidR="000343E7">
        <w:rPr>
          <w:lang w:val="en-US"/>
        </w:rPr>
        <w:t>multiple</w:t>
      </w:r>
      <w:r w:rsidR="000343E7" w:rsidRPr="0038237B">
        <w:rPr>
          <w:lang w:val="en-US"/>
        </w:rPr>
        <w:t xml:space="preserve"> </w:t>
      </w:r>
      <w:commentRangeEnd w:id="13"/>
      <w:r w:rsidR="00AE3EC2">
        <w:rPr>
          <w:rStyle w:val="CommentReference"/>
        </w:rPr>
        <w:commentReference w:id="13"/>
      </w:r>
      <w:r w:rsidRPr="0038237B">
        <w:rPr>
          <w:lang w:val="en-US"/>
        </w:rPr>
        <w:t>global network of partners including industries, academic institutions, NGOs, and governmental bodies to share knowledge, resources, and best practices.</w:t>
      </w:r>
      <w:r w:rsidR="008F64C3">
        <w:rPr>
          <w:lang w:val="en-US"/>
        </w:rPr>
        <w:t xml:space="preserve"> The aim is to then follow the SC mapping with an open space like a town hall, to gather crowd knowledge with pa</w:t>
      </w:r>
      <w:r w:rsidR="00005043">
        <w:rPr>
          <w:lang w:val="en-US"/>
        </w:rPr>
        <w:t>rtners, collaborators and communities</w:t>
      </w:r>
      <w:r w:rsidR="008F64C3">
        <w:rPr>
          <w:lang w:val="en-US"/>
        </w:rPr>
        <w:t xml:space="preserve"> (under the understanding that we do not want to re-invent the wheel). It could very well be the case that answers/ technology already exists, and </w:t>
      </w:r>
      <w:proofErr w:type="spellStart"/>
      <w:r w:rsidR="008F64C3">
        <w:rPr>
          <w:lang w:val="en-US"/>
        </w:rPr>
        <w:t>its</w:t>
      </w:r>
      <w:proofErr w:type="spellEnd"/>
      <w:r w:rsidR="008F64C3">
        <w:rPr>
          <w:lang w:val="en-US"/>
        </w:rPr>
        <w:t xml:space="preserve"> only a scaling problem.</w:t>
      </w:r>
    </w:p>
    <w:p w14:paraId="6C066626" w14:textId="17FA4C10" w:rsidR="0038237B" w:rsidRPr="0038237B" w:rsidRDefault="0038237B" w:rsidP="0038237B">
      <w:pPr>
        <w:rPr>
          <w:lang w:val="en-US"/>
        </w:rPr>
      </w:pPr>
      <w:r w:rsidRPr="0038237B">
        <w:rPr>
          <w:lang w:val="en-US"/>
        </w:rPr>
        <w:lastRenderedPageBreak/>
        <w:t xml:space="preserve">Goal: Establish and maintain over 50 active </w:t>
      </w:r>
      <w:commentRangeStart w:id="14"/>
      <w:r w:rsidRPr="0038237B">
        <w:rPr>
          <w:lang w:val="en-US"/>
        </w:rPr>
        <w:t xml:space="preserve">partnerships </w:t>
      </w:r>
      <w:commentRangeEnd w:id="14"/>
      <w:r w:rsidR="0019448B">
        <w:rPr>
          <w:rStyle w:val="CommentReference"/>
        </w:rPr>
        <w:commentReference w:id="14"/>
      </w:r>
      <w:r w:rsidR="00425B1A">
        <w:t xml:space="preserve">, as defined by being a stakeholder </w:t>
      </w:r>
      <w:r w:rsidRPr="0038237B">
        <w:rPr>
          <w:lang w:val="en-US"/>
        </w:rPr>
        <w:t xml:space="preserve">by 2025 to collaboratively work on </w:t>
      </w:r>
      <w:r w:rsidR="00C322D1">
        <w:rPr>
          <w:lang w:val="en-US"/>
        </w:rPr>
        <w:t>upcycling</w:t>
      </w:r>
      <w:r w:rsidRPr="0038237B">
        <w:rPr>
          <w:lang w:val="en-US"/>
        </w:rPr>
        <w:t xml:space="preserve"> supply chain </w:t>
      </w:r>
      <w:r w:rsidR="00425B1A" w:rsidRPr="0038237B">
        <w:rPr>
          <w:lang w:val="en-US"/>
        </w:rPr>
        <w:t>initiatives.</w:t>
      </w:r>
      <w:r w:rsidR="00425B1A">
        <w:rPr>
          <w:lang w:val="en-US"/>
        </w:rPr>
        <w:t xml:space="preserve"> This includes, </w:t>
      </w:r>
      <w:proofErr w:type="spellStart"/>
      <w:r w:rsidR="00425B1A">
        <w:rPr>
          <w:lang w:val="en-US"/>
        </w:rPr>
        <w:t>universties</w:t>
      </w:r>
      <w:proofErr w:type="spellEnd"/>
      <w:r w:rsidR="00425B1A">
        <w:rPr>
          <w:lang w:val="en-US"/>
        </w:rPr>
        <w:t xml:space="preserve">, companies, NGO’s, municipalities. Being a VCR partner means that you have a stake in one of </w:t>
      </w:r>
      <w:proofErr w:type="spellStart"/>
      <w:proofErr w:type="gramStart"/>
      <w:r w:rsidR="00425B1A">
        <w:rPr>
          <w:lang w:val="en-US"/>
        </w:rPr>
        <w:t>it’s</w:t>
      </w:r>
      <w:proofErr w:type="spellEnd"/>
      <w:proofErr w:type="gramEnd"/>
      <w:r w:rsidR="00425B1A">
        <w:rPr>
          <w:lang w:val="en-US"/>
        </w:rPr>
        <w:t xml:space="preserve"> projects.</w:t>
      </w:r>
    </w:p>
    <w:p w14:paraId="4C89B78A" w14:textId="77777777" w:rsidR="0038237B" w:rsidRPr="0038237B" w:rsidRDefault="0038237B" w:rsidP="0038237B">
      <w:pPr>
        <w:pStyle w:val="Heading3"/>
        <w:rPr>
          <w:lang w:val="en-US"/>
        </w:rPr>
      </w:pPr>
      <w:r w:rsidRPr="0038237B">
        <w:rPr>
          <w:lang w:val="en-US"/>
        </w:rPr>
        <w:t>Educate and Empower</w:t>
      </w:r>
    </w:p>
    <w:p w14:paraId="3F2CCA8A" w14:textId="03A81C7B" w:rsidR="0038237B" w:rsidRDefault="0038237B" w:rsidP="0038237B">
      <w:pPr>
        <w:rPr>
          <w:lang w:val="en-US"/>
        </w:rPr>
      </w:pPr>
      <w:commentRangeStart w:id="15"/>
      <w:commentRangeStart w:id="16"/>
      <w:r w:rsidRPr="0038237B">
        <w:rPr>
          <w:lang w:val="en-US"/>
        </w:rPr>
        <w:t xml:space="preserve">Create educational programs and workshops for businesses, professionals, and students to spread awareness and knowledge about </w:t>
      </w:r>
      <w:r w:rsidR="00C322D1">
        <w:rPr>
          <w:lang w:val="en-US"/>
        </w:rPr>
        <w:t>upcycling</w:t>
      </w:r>
      <w:r w:rsidRPr="0038237B">
        <w:rPr>
          <w:lang w:val="en-US"/>
        </w:rPr>
        <w:t xml:space="preserve"> supply chains.</w:t>
      </w:r>
      <w:commentRangeEnd w:id="15"/>
      <w:r w:rsidR="00410F0D">
        <w:rPr>
          <w:rStyle w:val="CommentReference"/>
        </w:rPr>
        <w:commentReference w:id="15"/>
      </w:r>
      <w:commentRangeEnd w:id="16"/>
      <w:r w:rsidR="00425B1A">
        <w:rPr>
          <w:rStyle w:val="CommentReference"/>
        </w:rPr>
        <w:commentReference w:id="16"/>
      </w:r>
    </w:p>
    <w:p w14:paraId="2B41E2DC" w14:textId="0B485641" w:rsidR="00C770B4" w:rsidRDefault="00C770B4" w:rsidP="00C770B4">
      <w:pPr>
        <w:ind w:left="0"/>
        <w:rPr>
          <w:lang w:val="en-US"/>
        </w:rPr>
      </w:pPr>
      <w:r>
        <w:rPr>
          <w:lang w:val="en-US"/>
        </w:rPr>
        <w:t>Diving into the knowledge and developing new ways of doing things</w:t>
      </w:r>
      <w:r w:rsidR="003167EA">
        <w:rPr>
          <w:lang w:val="en-US"/>
        </w:rPr>
        <w:t xml:space="preserve"> with students, local communities and others</w:t>
      </w:r>
      <w:r>
        <w:rPr>
          <w:lang w:val="en-US"/>
        </w:rPr>
        <w:t xml:space="preserve">, aimed at systemic and </w:t>
      </w:r>
      <w:proofErr w:type="gramStart"/>
      <w:r>
        <w:rPr>
          <w:lang w:val="en-US"/>
        </w:rPr>
        <w:t>long lasting</w:t>
      </w:r>
      <w:proofErr w:type="gramEnd"/>
      <w:r>
        <w:rPr>
          <w:lang w:val="en-US"/>
        </w:rPr>
        <w:t xml:space="preserve"> change that has positive consequences’ at each part of the supply chain. </w:t>
      </w:r>
    </w:p>
    <w:p w14:paraId="6ED95A31" w14:textId="721180BD" w:rsidR="003167EA" w:rsidRPr="0038237B" w:rsidRDefault="00D340C5" w:rsidP="00C322D1">
      <w:pPr>
        <w:ind w:left="0"/>
        <w:rPr>
          <w:lang w:val="en-US"/>
        </w:rPr>
      </w:pPr>
      <w:r>
        <w:rPr>
          <w:lang w:val="en-US"/>
        </w:rPr>
        <w:t>Development of a process/ model to tackle large scale systemic problems in the supply chain, that can be repeated (a guide). Sharing this through outreach and education</w:t>
      </w:r>
    </w:p>
    <w:p w14:paraId="3462F882" w14:textId="7FF521BB" w:rsidR="0038237B" w:rsidRPr="0038237B" w:rsidRDefault="0038237B" w:rsidP="0038237B">
      <w:pPr>
        <w:rPr>
          <w:lang w:val="en-US"/>
        </w:rPr>
      </w:pPr>
      <w:r w:rsidRPr="0038237B">
        <w:rPr>
          <w:lang w:val="en-US"/>
        </w:rPr>
        <w:t>Goal: Educate 10,000 individuals by 202</w:t>
      </w:r>
      <w:r>
        <w:rPr>
          <w:lang w:val="en-US"/>
        </w:rPr>
        <w:t>8</w:t>
      </w:r>
      <w:r w:rsidRPr="0038237B">
        <w:rPr>
          <w:lang w:val="en-US"/>
        </w:rPr>
        <w:t xml:space="preserve"> through our programs, creating a knowledgeable community that champions sustainability.</w:t>
      </w:r>
    </w:p>
    <w:p w14:paraId="4439A34F" w14:textId="7E01C31F" w:rsidR="0038237B" w:rsidRPr="0038237B" w:rsidRDefault="0038237B" w:rsidP="0038237B">
      <w:pPr>
        <w:pStyle w:val="Heading3"/>
        <w:rPr>
          <w:lang w:val="en-US"/>
        </w:rPr>
      </w:pPr>
      <w:r w:rsidRPr="0038237B">
        <w:rPr>
          <w:lang w:val="en-US"/>
        </w:rPr>
        <w:t>Drive Economic Viability</w:t>
      </w:r>
    </w:p>
    <w:p w14:paraId="723AE151" w14:textId="0B75FC50" w:rsidR="0038237B" w:rsidRDefault="0038237B" w:rsidP="0038237B">
      <w:pPr>
        <w:rPr>
          <w:lang w:val="en-US"/>
        </w:rPr>
      </w:pPr>
      <w:r w:rsidRPr="0038237B">
        <w:rPr>
          <w:lang w:val="en-US"/>
        </w:rPr>
        <w:t xml:space="preserve">Demonstrate that </w:t>
      </w:r>
      <w:r w:rsidR="00C322D1">
        <w:rPr>
          <w:lang w:val="en-US"/>
        </w:rPr>
        <w:t>upcycling</w:t>
      </w:r>
      <w:r w:rsidRPr="0038237B">
        <w:rPr>
          <w:lang w:val="en-US"/>
        </w:rPr>
        <w:t xml:space="preserve"> supply chains are not only </w:t>
      </w:r>
      <w:r w:rsidR="002459D3">
        <w:rPr>
          <w:lang w:val="en-US"/>
        </w:rPr>
        <w:t xml:space="preserve">socially and </w:t>
      </w:r>
      <w:r w:rsidRPr="0038237B">
        <w:rPr>
          <w:lang w:val="en-US"/>
        </w:rPr>
        <w:t>environmentally beneficial but also economically advantageous for businesses.</w:t>
      </w:r>
    </w:p>
    <w:p w14:paraId="4027F269" w14:textId="717AE291" w:rsidR="00CB41FC" w:rsidRPr="0038237B" w:rsidRDefault="00CB41FC" w:rsidP="0038237B">
      <w:pPr>
        <w:rPr>
          <w:lang w:val="en-US"/>
        </w:rPr>
      </w:pPr>
      <w:proofErr w:type="spellStart"/>
      <w:r>
        <w:rPr>
          <w:lang w:val="en-US"/>
        </w:rPr>
        <w:t>Shoing</w:t>
      </w:r>
      <w:proofErr w:type="spellEnd"/>
      <w:r>
        <w:rPr>
          <w:lang w:val="en-US"/>
        </w:rPr>
        <w:t xml:space="preserve"> that mov</w:t>
      </w:r>
      <w:r w:rsidR="00E13651">
        <w:rPr>
          <w:lang w:val="en-US"/>
        </w:rPr>
        <w:t xml:space="preserve">ing </w:t>
      </w:r>
      <w:r>
        <w:rPr>
          <w:lang w:val="en-US"/>
        </w:rPr>
        <w:t xml:space="preserve">to </w:t>
      </w:r>
      <w:r w:rsidR="00C322D1">
        <w:rPr>
          <w:lang w:val="en-US"/>
        </w:rPr>
        <w:t>upcycling</w:t>
      </w:r>
      <w:r>
        <w:rPr>
          <w:lang w:val="en-US"/>
        </w:rPr>
        <w:t xml:space="preserve"> solutions is needed and economically beneficial pushes companies to invest in them, but only to an extent. It really depends on the consequences </w:t>
      </w:r>
      <w:r w:rsidR="00E13651">
        <w:rPr>
          <w:lang w:val="en-US"/>
        </w:rPr>
        <w:t xml:space="preserve">that they may have to face. </w:t>
      </w:r>
    </w:p>
    <w:p w14:paraId="57E2D58A" w14:textId="770F365B" w:rsidR="0038237B" w:rsidRPr="0038237B" w:rsidRDefault="0038237B" w:rsidP="0038237B">
      <w:pPr>
        <w:rPr>
          <w:lang w:val="en-US"/>
        </w:rPr>
      </w:pPr>
      <w:r w:rsidRPr="0038237B">
        <w:rPr>
          <w:lang w:val="en-US"/>
        </w:rPr>
        <w:t>Goal: Provide comprehensive</w:t>
      </w:r>
      <w:r w:rsidR="00A71D8D">
        <w:rPr>
          <w:lang w:val="en-US"/>
        </w:rPr>
        <w:t xml:space="preserve"> at least 10 but as many as possible</w:t>
      </w:r>
      <w:r w:rsidRPr="0038237B">
        <w:rPr>
          <w:lang w:val="en-US"/>
        </w:rPr>
        <w:t xml:space="preserve"> </w:t>
      </w:r>
      <w:commentRangeStart w:id="19"/>
      <w:r w:rsidRPr="0038237B">
        <w:rPr>
          <w:lang w:val="en-US"/>
        </w:rPr>
        <w:t xml:space="preserve">case studies </w:t>
      </w:r>
      <w:commentRangeEnd w:id="19"/>
      <w:r w:rsidR="002459D3">
        <w:rPr>
          <w:rStyle w:val="CommentReference"/>
        </w:rPr>
        <w:commentReference w:id="19"/>
      </w:r>
      <w:r w:rsidRPr="0038237B">
        <w:rPr>
          <w:lang w:val="en-US"/>
        </w:rPr>
        <w:t xml:space="preserve">and reports that showcase the economic benefits of </w:t>
      </w:r>
      <w:r w:rsidR="00C322D1">
        <w:rPr>
          <w:lang w:val="en-US"/>
        </w:rPr>
        <w:t>upcycling</w:t>
      </w:r>
      <w:r w:rsidR="00A71D8D">
        <w:rPr>
          <w:lang w:val="en-US"/>
        </w:rPr>
        <w:t xml:space="preserve"> </w:t>
      </w:r>
      <w:proofErr w:type="spellStart"/>
      <w:r w:rsidR="00A71D8D">
        <w:rPr>
          <w:lang w:val="en-US"/>
        </w:rPr>
        <w:t>Upcycling</w:t>
      </w:r>
      <w:proofErr w:type="spellEnd"/>
      <w:r w:rsidR="00A71D8D" w:rsidRPr="0038237B">
        <w:rPr>
          <w:lang w:val="en-US"/>
        </w:rPr>
        <w:t xml:space="preserve"> </w:t>
      </w:r>
      <w:r w:rsidRPr="0038237B">
        <w:rPr>
          <w:lang w:val="en-US"/>
        </w:rPr>
        <w:t xml:space="preserve">practices in supply chains, leading to a 20% increase in </w:t>
      </w:r>
      <w:commentRangeStart w:id="20"/>
      <w:commentRangeStart w:id="21"/>
      <w:r w:rsidRPr="0038237B">
        <w:rPr>
          <w:lang w:val="en-US"/>
        </w:rPr>
        <w:t xml:space="preserve">adoption </w:t>
      </w:r>
      <w:commentRangeEnd w:id="20"/>
      <w:r w:rsidR="00AC277E">
        <w:rPr>
          <w:rStyle w:val="CommentReference"/>
        </w:rPr>
        <w:commentReference w:id="20"/>
      </w:r>
      <w:commentRangeEnd w:id="21"/>
      <w:r w:rsidR="00A71D8D">
        <w:rPr>
          <w:rStyle w:val="CommentReference"/>
        </w:rPr>
        <w:commentReference w:id="21"/>
      </w:r>
      <w:r w:rsidRPr="0038237B">
        <w:rPr>
          <w:lang w:val="en-US"/>
        </w:rPr>
        <w:t>among targeted industries by 202</w:t>
      </w:r>
      <w:r w:rsidR="00FE1EBD">
        <w:rPr>
          <w:lang w:val="en-US"/>
        </w:rPr>
        <w:t>8</w:t>
      </w:r>
      <w:r w:rsidRPr="0038237B">
        <w:rPr>
          <w:lang w:val="en-US"/>
        </w:rPr>
        <w:t>.</w:t>
      </w:r>
    </w:p>
    <w:p w14:paraId="62F643DB" w14:textId="25D45919" w:rsidR="00FE1EBD" w:rsidRDefault="00FE1EBD" w:rsidP="00FE1EBD">
      <w:pPr>
        <w:rPr>
          <w:lang w:val="en-US"/>
        </w:rPr>
      </w:pPr>
      <w:bookmarkStart w:id="22" w:name="_Toc157715841"/>
      <w:r>
        <w:rPr>
          <w:lang w:val="en-US"/>
        </w:rPr>
        <w:t xml:space="preserve">Create </w:t>
      </w:r>
      <w:r w:rsidRPr="0038237B">
        <w:rPr>
          <w:lang w:val="en-US"/>
        </w:rPr>
        <w:t>chains from mere transactional pathways to transformative forces for global well-being.</w:t>
      </w:r>
    </w:p>
    <w:p w14:paraId="2E9DB1B3" w14:textId="442DACAA" w:rsidR="00E17DB9" w:rsidRDefault="00E17DB9" w:rsidP="00FE1EBD">
      <w:pPr>
        <w:rPr>
          <w:b/>
          <w:bCs/>
          <w:lang w:val="en-US"/>
        </w:rPr>
      </w:pPr>
      <w:r w:rsidRPr="00A71D8D">
        <w:rPr>
          <w:b/>
          <w:bCs/>
          <w:lang w:val="en-US"/>
        </w:rPr>
        <w:t>Focus on Environmental and Social Impact</w:t>
      </w:r>
    </w:p>
    <w:p w14:paraId="724DA96C" w14:textId="7DAEF1E9" w:rsidR="00086152" w:rsidRPr="00A71D8D" w:rsidRDefault="00086152" w:rsidP="00FE1EBD">
      <w:pPr>
        <w:rPr>
          <w:lang w:val="en-US"/>
        </w:rPr>
      </w:pPr>
      <w:r w:rsidRPr="00A71D8D">
        <w:rPr>
          <w:lang w:val="en-US"/>
        </w:rPr>
        <w:t xml:space="preserve">Demonstrate that finding </w:t>
      </w:r>
      <w:r w:rsidR="00C322D1">
        <w:rPr>
          <w:lang w:val="en-US"/>
        </w:rPr>
        <w:t>upcycling</w:t>
      </w:r>
      <w:r w:rsidRPr="00A71D8D">
        <w:rPr>
          <w:lang w:val="en-US"/>
        </w:rPr>
        <w:t xml:space="preserve"> solutions drives social and environmental </w:t>
      </w:r>
      <w:r w:rsidR="004B07E1" w:rsidRPr="00A71D8D">
        <w:rPr>
          <w:lang w:val="en-US"/>
        </w:rPr>
        <w:t xml:space="preserve">impact and </w:t>
      </w:r>
      <w:r w:rsidR="002F5D30" w:rsidRPr="00A71D8D">
        <w:rPr>
          <w:lang w:val="en-US"/>
        </w:rPr>
        <w:t xml:space="preserve">it is possible to drive this change in the value chain to foster equal </w:t>
      </w:r>
      <w:r w:rsidR="003F563D" w:rsidRPr="00A71D8D">
        <w:rPr>
          <w:lang w:val="en-US"/>
        </w:rPr>
        <w:t xml:space="preserve">access and equity for all within the chain. </w:t>
      </w:r>
    </w:p>
    <w:p w14:paraId="20F0EFFE" w14:textId="5E92DA60" w:rsidR="0038237B" w:rsidRPr="00FA1C0D" w:rsidRDefault="003F563D">
      <w:pPr>
        <w:rPr>
          <w:color w:val="000000"/>
          <w:sz w:val="32"/>
          <w:szCs w:val="32"/>
          <w:lang w:val="en-US"/>
        </w:rPr>
      </w:pPr>
      <w:r w:rsidRPr="00A71D8D">
        <w:rPr>
          <w:lang w:val="en-US"/>
        </w:rPr>
        <w:lastRenderedPageBreak/>
        <w:t>Goal</w:t>
      </w:r>
      <w:r w:rsidR="00FA1C0D" w:rsidRPr="00A71D8D">
        <w:rPr>
          <w:lang w:val="en-US"/>
        </w:rPr>
        <w:t>: Ensure all our projects have a social and environmental impact that directly and positively impacts stakeholders within the SC</w:t>
      </w:r>
      <w:r w:rsidR="00E13651">
        <w:rPr>
          <w:lang w:val="en-US"/>
        </w:rPr>
        <w:t xml:space="preserve">. Drive policy changes for local municipalities </w:t>
      </w:r>
      <w:proofErr w:type="gramStart"/>
      <w:r w:rsidR="00FC45BB">
        <w:rPr>
          <w:lang w:val="en-US"/>
        </w:rPr>
        <w:t>( to</w:t>
      </w:r>
      <w:proofErr w:type="gramEnd"/>
      <w:r w:rsidR="00FC45BB">
        <w:rPr>
          <w:lang w:val="en-US"/>
        </w:rPr>
        <w:t xml:space="preserve"> start with) so companies are held accountable. </w:t>
      </w:r>
      <w:r w:rsidR="0038237B" w:rsidRPr="00FA1C0D">
        <w:rPr>
          <w:lang w:val="en-US"/>
        </w:rPr>
        <w:br w:type="page"/>
      </w:r>
    </w:p>
    <w:p w14:paraId="206C2A1C" w14:textId="57B04918" w:rsidR="00AC593F" w:rsidRDefault="00AC593F" w:rsidP="00B6367B">
      <w:pPr>
        <w:pStyle w:val="Heading1"/>
      </w:pPr>
      <w:r w:rsidRPr="00AC593F">
        <w:lastRenderedPageBreak/>
        <w:t>Background and Rationale</w:t>
      </w:r>
      <w:bookmarkEnd w:id="22"/>
    </w:p>
    <w:p w14:paraId="711DF023" w14:textId="0D85A11B" w:rsidR="00AC593F" w:rsidRPr="00AC593F" w:rsidRDefault="00AC593F" w:rsidP="00AC593F">
      <w:pPr>
        <w:rPr>
          <w:lang w:val="en-US"/>
        </w:rPr>
      </w:pPr>
      <w:r>
        <w:rPr>
          <w:lang w:val="en-US"/>
        </w:rPr>
        <w:t>Placeholder</w:t>
      </w:r>
    </w:p>
    <w:p w14:paraId="51526E10" w14:textId="77777777" w:rsidR="00AC593F" w:rsidRDefault="00AC593F">
      <w:r>
        <w:br w:type="page"/>
      </w:r>
    </w:p>
    <w:p w14:paraId="7948C13A" w14:textId="77777777" w:rsidR="00AC593F" w:rsidRDefault="00AC593F" w:rsidP="00B6367B">
      <w:pPr>
        <w:pStyle w:val="Heading1"/>
      </w:pPr>
      <w:bookmarkStart w:id="23" w:name="_Toc157715842"/>
      <w:r w:rsidRPr="00AC593F">
        <w:lastRenderedPageBreak/>
        <w:t>Organizational Structure</w:t>
      </w:r>
      <w:bookmarkEnd w:id="23"/>
      <w:r w:rsidRPr="00AC593F">
        <w:t xml:space="preserve"> </w:t>
      </w:r>
    </w:p>
    <w:p w14:paraId="1737A37F" w14:textId="608BC29A" w:rsidR="00AC593F" w:rsidRDefault="00AC593F" w:rsidP="00B6367B">
      <w:pPr>
        <w:pStyle w:val="Heading1"/>
      </w:pPr>
      <w:bookmarkStart w:id="24" w:name="_Toc157715843"/>
      <w:r w:rsidRPr="00AC593F">
        <w:t>Leadership and Governance</w:t>
      </w:r>
      <w:bookmarkEnd w:id="24"/>
      <w:r w:rsidRPr="00AC593F">
        <w:t xml:space="preserve"> </w:t>
      </w:r>
    </w:p>
    <w:p w14:paraId="4B49F8E4" w14:textId="01ED57F8" w:rsidR="00AC593F" w:rsidRPr="00AC593F" w:rsidRDefault="00AC593F" w:rsidP="00AC593F">
      <w:pPr>
        <w:rPr>
          <w:lang w:val="en-US"/>
        </w:rPr>
      </w:pPr>
      <w:r>
        <w:rPr>
          <w:lang w:val="en-US"/>
        </w:rPr>
        <w:t>Placeholder</w:t>
      </w:r>
    </w:p>
    <w:p w14:paraId="4C6759B9" w14:textId="77777777" w:rsidR="00AC593F" w:rsidRDefault="00AC593F">
      <w:pPr>
        <w:rPr>
          <w:color w:val="000000"/>
          <w:sz w:val="32"/>
          <w:szCs w:val="32"/>
        </w:rPr>
      </w:pPr>
      <w:r>
        <w:br w:type="page"/>
      </w:r>
    </w:p>
    <w:p w14:paraId="7098344F" w14:textId="07471117" w:rsidR="00AC593F" w:rsidRPr="00AC593F" w:rsidRDefault="00AC593F" w:rsidP="00B6367B">
      <w:pPr>
        <w:pStyle w:val="Heading1"/>
      </w:pPr>
      <w:bookmarkStart w:id="25" w:name="_Toc157715844"/>
      <w:r w:rsidRPr="00AC593F">
        <w:lastRenderedPageBreak/>
        <w:t>Teams and Departments</w:t>
      </w:r>
      <w:bookmarkEnd w:id="25"/>
    </w:p>
    <w:p w14:paraId="1DC6C259" w14:textId="656D7316" w:rsidR="00AC593F" w:rsidRDefault="00AC593F" w:rsidP="00AC593F">
      <w:pPr>
        <w:rPr>
          <w:lang w:val="en-US"/>
        </w:rPr>
      </w:pPr>
      <w:r>
        <w:rPr>
          <w:lang w:val="en-US"/>
        </w:rPr>
        <w:t>Placeholder</w:t>
      </w:r>
    </w:p>
    <w:p w14:paraId="18943D0C" w14:textId="77777777" w:rsidR="00AC593F" w:rsidRDefault="00AC593F" w:rsidP="00B6367B">
      <w:pPr>
        <w:pStyle w:val="Heading1"/>
      </w:pPr>
      <w:bookmarkStart w:id="26" w:name="_Toc157715845"/>
      <w:r>
        <w:t>Strategic Plan</w:t>
      </w:r>
      <w:bookmarkEnd w:id="26"/>
      <w:r>
        <w:t xml:space="preserve"> </w:t>
      </w:r>
    </w:p>
    <w:p w14:paraId="7FC0359A" w14:textId="4957F732" w:rsidR="005D7A02" w:rsidRPr="00A71D8D" w:rsidRDefault="419F53C7" w:rsidP="1362D8E9">
      <w:pPr>
        <w:rPr>
          <w:lang w:val="nl-NL"/>
        </w:rPr>
      </w:pPr>
      <w:r w:rsidRPr="00A71D8D">
        <w:rPr>
          <w:lang w:val="nl-NL"/>
        </w:rPr>
        <w:t>(“Hoe creeren we impact met studenten?”)</w:t>
      </w:r>
    </w:p>
    <w:p w14:paraId="739EA2D8" w14:textId="46EF1808" w:rsidR="005D7A02" w:rsidRPr="005D7A02" w:rsidRDefault="549B0CE3" w:rsidP="1362D8E9">
      <w:pPr>
        <w:rPr>
          <w:lang w:val="nl-NL"/>
        </w:rPr>
      </w:pPr>
      <w:r w:rsidRPr="00A71D8D">
        <w:rPr>
          <w:lang w:val="nl-NL"/>
        </w:rPr>
        <w:t>(“</w:t>
      </w:r>
      <w:r w:rsidRPr="380DFAE7">
        <w:rPr>
          <w:lang w:val="nl-NL"/>
        </w:rPr>
        <w:t>&gt; Wat we voor ogen hebben om te om de Supplychains te veranderen (Met studenten)”)</w:t>
      </w:r>
    </w:p>
    <w:p w14:paraId="6A7D4B4E" w14:textId="7928CAE3" w:rsidR="66354413" w:rsidRDefault="66354413" w:rsidP="380DFAE7">
      <w:pPr>
        <w:ind w:left="0"/>
      </w:pPr>
      <w:r>
        <w:t>Core Objectives:</w:t>
      </w:r>
    </w:p>
    <w:p w14:paraId="6418DBF6" w14:textId="39A95B2C" w:rsidR="3806FDB3" w:rsidRDefault="3806FDB3" w:rsidP="380DFAE7">
      <w:pPr>
        <w:ind w:left="0"/>
      </w:pPr>
      <w:r w:rsidRPr="380DFAE7">
        <w:t xml:space="preserve">Strengthening Collaboration for Systemic Impact: Building </w:t>
      </w:r>
      <w:commentRangeStart w:id="27"/>
      <w:commentRangeStart w:id="28"/>
      <w:r w:rsidRPr="380DFAE7">
        <w:t>a dynamic network</w:t>
      </w:r>
      <w:r w:rsidR="00A71D8D">
        <w:t xml:space="preserve"> of networks</w:t>
      </w:r>
      <w:r w:rsidRPr="380DFAE7">
        <w:t xml:space="preserve"> </w:t>
      </w:r>
      <w:commentRangeEnd w:id="27"/>
      <w:r w:rsidR="006D0CC5">
        <w:rPr>
          <w:rStyle w:val="CommentReference"/>
        </w:rPr>
        <w:commentReference w:id="27"/>
      </w:r>
      <w:commentRangeEnd w:id="28"/>
      <w:r w:rsidR="00A71D8D">
        <w:rPr>
          <w:rStyle w:val="CommentReference"/>
        </w:rPr>
        <w:commentReference w:id="28"/>
      </w:r>
      <w:r w:rsidRPr="380DFAE7">
        <w:t xml:space="preserve">of partnerships across academic, industry, </w:t>
      </w:r>
      <w:r w:rsidR="00D45776">
        <w:t xml:space="preserve">local communities, </w:t>
      </w:r>
      <w:r w:rsidRPr="380DFAE7">
        <w:t xml:space="preserve">governmental, and non-governmental sectors to amplify the adoption of </w:t>
      </w:r>
      <w:r w:rsidR="00C322D1">
        <w:t>upcycling</w:t>
      </w:r>
      <w:r w:rsidRPr="380DFAE7">
        <w:t xml:space="preserve"> practices and influence systemic change. </w:t>
      </w:r>
    </w:p>
    <w:p w14:paraId="75CB5DF1" w14:textId="3062F88B" w:rsidR="66354413" w:rsidRDefault="66354413" w:rsidP="380DFAE7">
      <w:pPr>
        <w:ind w:left="0"/>
      </w:pPr>
      <w:commentRangeStart w:id="29"/>
      <w:commentRangeStart w:id="30"/>
      <w:commentRangeStart w:id="31"/>
      <w:commentRangeStart w:id="32"/>
      <w:r w:rsidRPr="380DFAE7">
        <w:t>Empowering Through Education: Creat</w:t>
      </w:r>
      <w:r w:rsidR="543E7BFE" w:rsidRPr="380DFAE7">
        <w:t>ing</w:t>
      </w:r>
      <w:r w:rsidRPr="380DFAE7">
        <w:t xml:space="preserve"> a comprehensive educational ecosystem that leverages workshops, simulations, and digital resources to equip current and future professionals with the skills and knowledge necessary for implementing </w:t>
      </w:r>
      <w:r w:rsidR="00C322D1">
        <w:t>upcycling</w:t>
      </w:r>
      <w:r w:rsidRPr="380DFAE7">
        <w:t xml:space="preserve"> supply chain practices.</w:t>
      </w:r>
      <w:commentRangeEnd w:id="29"/>
      <w:r w:rsidR="009E0DE2">
        <w:rPr>
          <w:rStyle w:val="CommentReference"/>
        </w:rPr>
        <w:commentReference w:id="29"/>
      </w:r>
      <w:commentRangeEnd w:id="30"/>
      <w:r w:rsidR="009E0DE2">
        <w:rPr>
          <w:rStyle w:val="CommentReference"/>
        </w:rPr>
        <w:commentReference w:id="30"/>
      </w:r>
      <w:commentRangeEnd w:id="31"/>
      <w:r w:rsidR="009E0DE2">
        <w:rPr>
          <w:rStyle w:val="CommentReference"/>
        </w:rPr>
        <w:commentReference w:id="31"/>
      </w:r>
      <w:commentRangeEnd w:id="32"/>
      <w:r w:rsidR="007C5DAB">
        <w:rPr>
          <w:rStyle w:val="CommentReference"/>
        </w:rPr>
        <w:commentReference w:id="32"/>
      </w:r>
      <w:r w:rsidR="00321161">
        <w:t xml:space="preserve"> </w:t>
      </w:r>
      <w:bookmarkStart w:id="33" w:name="_Hlk158579121"/>
      <w:commentRangeStart w:id="34"/>
      <w:r w:rsidR="00321161">
        <w:t xml:space="preserve">Giving them the tools to identify challenges within existing SC and </w:t>
      </w:r>
      <w:r w:rsidR="00DB1375">
        <w:t xml:space="preserve">find </w:t>
      </w:r>
      <w:r w:rsidR="00014F5B">
        <w:t>(</w:t>
      </w:r>
      <w:proofErr w:type="spellStart"/>
      <w:r w:rsidR="00014F5B">
        <w:t>excisting</w:t>
      </w:r>
      <w:proofErr w:type="spellEnd"/>
      <w:r w:rsidR="00014F5B">
        <w:t xml:space="preserve">) </w:t>
      </w:r>
      <w:r w:rsidR="00DB1375">
        <w:t xml:space="preserve">solutions with local stakeholders in an equitable manner. </w:t>
      </w:r>
      <w:commentRangeEnd w:id="34"/>
      <w:r w:rsidR="00DB1375">
        <w:rPr>
          <w:rStyle w:val="CommentReference"/>
        </w:rPr>
        <w:commentReference w:id="34"/>
      </w:r>
      <w:bookmarkEnd w:id="33"/>
    </w:p>
    <w:p w14:paraId="5EC5C626" w14:textId="2433FBAF" w:rsidR="43CFA0AC" w:rsidRDefault="43CFA0AC" w:rsidP="380DFAE7">
      <w:commentRangeStart w:id="35"/>
      <w:r w:rsidRPr="380DFAE7">
        <w:t xml:space="preserve">Pioneering </w:t>
      </w:r>
      <w:r w:rsidR="00C322D1">
        <w:t>Upcycling</w:t>
      </w:r>
      <w:r w:rsidRPr="380DFAE7">
        <w:t xml:space="preserve"> Supply Chain Solutions: Innovat</w:t>
      </w:r>
      <w:r w:rsidR="22D738AF" w:rsidRPr="380DFAE7">
        <w:t>ing</w:t>
      </w:r>
      <w:r w:rsidRPr="380DFAE7">
        <w:t xml:space="preserve"> at the intersection of sustainability and profitability, developing research-driven insights and practices that optimize supply chain operations without compromising ethical standards or financial outcomes</w:t>
      </w:r>
      <w:commentRangeEnd w:id="35"/>
      <w:r w:rsidR="00746C52">
        <w:rPr>
          <w:rStyle w:val="CommentReference"/>
        </w:rPr>
        <w:commentReference w:id="35"/>
      </w:r>
    </w:p>
    <w:p w14:paraId="3AB1BA53" w14:textId="5A8118E2" w:rsidR="00804447" w:rsidRDefault="00804447" w:rsidP="380DFAE7">
      <w:r>
        <w:t xml:space="preserve">We innovate </w:t>
      </w:r>
      <w:r w:rsidR="00BF7AEC">
        <w:t>the change into the supply chain</w:t>
      </w:r>
      <w:r w:rsidR="00533936">
        <w:t>, not necessarily the solution itself. M</w:t>
      </w:r>
      <w:r w:rsidR="00BF7AEC">
        <w:t xml:space="preserve">ost solutions probably already </w:t>
      </w:r>
      <w:proofErr w:type="gramStart"/>
      <w:r w:rsidR="00BF7AEC">
        <w:t>exists</w:t>
      </w:r>
      <w:proofErr w:type="gramEnd"/>
      <w:r w:rsidR="00BF7AEC">
        <w:t>, so it’s a matter of looking for them</w:t>
      </w:r>
      <w:r w:rsidR="00DB1375">
        <w:t xml:space="preserve"> and collaborating with others who have the </w:t>
      </w:r>
      <w:r w:rsidR="00533936">
        <w:t>solutions</w:t>
      </w:r>
      <w:r w:rsidR="00DB1375">
        <w:t xml:space="preserve"> to implement them at perhaps a higher level.</w:t>
      </w:r>
      <w:r w:rsidR="00BF7AEC">
        <w:t xml:space="preserve"> </w:t>
      </w:r>
    </w:p>
    <w:p w14:paraId="68F6690B" w14:textId="50739799" w:rsidR="005D7A02" w:rsidRPr="005D7A02" w:rsidRDefault="2F02EDFE" w:rsidP="1362D8E9">
      <w:r>
        <w:t>Creating Impact</w:t>
      </w:r>
    </w:p>
    <w:p w14:paraId="68766D91" w14:textId="50C20757" w:rsidR="005D7A02" w:rsidRPr="005D7A02" w:rsidRDefault="183FBA1F" w:rsidP="1362D8E9">
      <w:pPr>
        <w:rPr>
          <w:rFonts w:ascii="Segoe UI" w:eastAsia="Segoe UI" w:hAnsi="Segoe UI" w:cs="Segoe UI"/>
          <w:sz w:val="24"/>
          <w:szCs w:val="24"/>
        </w:rPr>
      </w:pPr>
      <w:r w:rsidRPr="1362D8E9">
        <w:rPr>
          <w:rFonts w:ascii="Segoe UI" w:eastAsia="Segoe UI" w:hAnsi="Segoe UI" w:cs="Segoe UI"/>
          <w:sz w:val="24"/>
          <w:szCs w:val="24"/>
        </w:rPr>
        <w:t>What do we create?</w:t>
      </w:r>
    </w:p>
    <w:p w14:paraId="01064CC5" w14:textId="490C1D22" w:rsidR="005D7A02" w:rsidRPr="005D7A02" w:rsidRDefault="0B9151DF" w:rsidP="380DFAE7">
      <w:pPr>
        <w:pStyle w:val="ListParagraph"/>
        <w:numPr>
          <w:ilvl w:val="0"/>
          <w:numId w:val="2"/>
        </w:numPr>
        <w:spacing w:line="240" w:lineRule="auto"/>
        <w:rPr>
          <w:rFonts w:ascii="Segoe UI" w:eastAsia="Segoe UI" w:hAnsi="Segoe UI" w:cs="Segoe UI"/>
          <w:sz w:val="24"/>
          <w:szCs w:val="24"/>
        </w:rPr>
      </w:pPr>
      <w:commentRangeStart w:id="36"/>
      <w:r w:rsidRPr="380DFAE7">
        <w:rPr>
          <w:rFonts w:ascii="Segoe UI" w:eastAsia="Segoe UI" w:hAnsi="Segoe UI" w:cs="Segoe UI"/>
          <w:sz w:val="24"/>
          <w:szCs w:val="24"/>
        </w:rPr>
        <w:t>Reports</w:t>
      </w:r>
      <w:commentRangeEnd w:id="36"/>
      <w:r w:rsidR="00746C52">
        <w:rPr>
          <w:rStyle w:val="CommentReference"/>
        </w:rPr>
        <w:commentReference w:id="36"/>
      </w:r>
      <w:r w:rsidRPr="380DFAE7">
        <w:rPr>
          <w:rFonts w:ascii="Segoe UI" w:eastAsia="Segoe UI" w:hAnsi="Segoe UI" w:cs="Segoe UI"/>
          <w:sz w:val="24"/>
          <w:szCs w:val="24"/>
        </w:rPr>
        <w:t xml:space="preserve">, Media messages, around better best </w:t>
      </w:r>
      <w:r w:rsidR="00746C52" w:rsidRPr="380DFAE7">
        <w:rPr>
          <w:rFonts w:ascii="Segoe UI" w:eastAsia="Segoe UI" w:hAnsi="Segoe UI" w:cs="Segoe UI"/>
          <w:sz w:val="24"/>
          <w:szCs w:val="24"/>
        </w:rPr>
        <w:t>practices</w:t>
      </w:r>
      <w:r w:rsidRPr="380DFAE7">
        <w:rPr>
          <w:rFonts w:ascii="Segoe UI" w:eastAsia="Segoe UI" w:hAnsi="Segoe UI" w:cs="Segoe UI"/>
          <w:sz w:val="24"/>
          <w:szCs w:val="24"/>
        </w:rPr>
        <w:t xml:space="preserve"> for supply</w:t>
      </w:r>
      <w:r w:rsidR="00746C52">
        <w:rPr>
          <w:rFonts w:ascii="Segoe UI" w:eastAsia="Segoe UI" w:hAnsi="Segoe UI" w:cs="Segoe UI"/>
          <w:sz w:val="24"/>
          <w:szCs w:val="24"/>
        </w:rPr>
        <w:t xml:space="preserve"> </w:t>
      </w:r>
      <w:r w:rsidRPr="380DFAE7">
        <w:rPr>
          <w:rFonts w:ascii="Segoe UI" w:eastAsia="Segoe UI" w:hAnsi="Segoe UI" w:cs="Segoe UI"/>
          <w:sz w:val="24"/>
          <w:szCs w:val="24"/>
        </w:rPr>
        <w:t>chain, but disguised as financial opportunity.</w:t>
      </w:r>
    </w:p>
    <w:p w14:paraId="5442F671" w14:textId="06950E36" w:rsidR="005D7A02" w:rsidRPr="005D7A02" w:rsidRDefault="2902A1EF" w:rsidP="380DFAE7">
      <w:pPr>
        <w:pStyle w:val="ListParagraph"/>
        <w:numPr>
          <w:ilvl w:val="0"/>
          <w:numId w:val="2"/>
        </w:numPr>
        <w:spacing w:line="240" w:lineRule="auto"/>
        <w:rPr>
          <w:rFonts w:ascii="Segoe UI" w:eastAsia="Segoe UI" w:hAnsi="Segoe UI" w:cs="Segoe UI"/>
          <w:sz w:val="24"/>
          <w:szCs w:val="24"/>
        </w:rPr>
      </w:pPr>
      <w:r w:rsidRPr="380DFAE7">
        <w:rPr>
          <w:rFonts w:ascii="Segoe UI" w:eastAsia="Segoe UI" w:hAnsi="Segoe UI" w:cs="Segoe UI"/>
          <w:sz w:val="24"/>
          <w:szCs w:val="24"/>
        </w:rPr>
        <w:t xml:space="preserve">Research around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w:t>
      </w:r>
      <w:proofErr w:type="gramStart"/>
      <w:r w:rsidR="00746C52" w:rsidRPr="380DFAE7">
        <w:rPr>
          <w:rFonts w:ascii="Segoe UI" w:eastAsia="Segoe UI" w:hAnsi="Segoe UI" w:cs="Segoe UI"/>
          <w:sz w:val="24"/>
          <w:szCs w:val="24"/>
        </w:rPr>
        <w:t>practices</w:t>
      </w:r>
      <w:proofErr w:type="gramEnd"/>
    </w:p>
    <w:p w14:paraId="179A3732" w14:textId="18B620C2" w:rsidR="005D7A02" w:rsidRPr="005D7A02" w:rsidRDefault="50FEBA1B" w:rsidP="380DFAE7">
      <w:pPr>
        <w:pStyle w:val="ListParagraph"/>
        <w:numPr>
          <w:ilvl w:val="0"/>
          <w:numId w:val="2"/>
        </w:numPr>
        <w:spacing w:line="240" w:lineRule="auto"/>
        <w:rPr>
          <w:rFonts w:ascii="Segoe UI" w:eastAsia="Segoe UI" w:hAnsi="Segoe UI" w:cs="Segoe UI"/>
          <w:sz w:val="24"/>
          <w:szCs w:val="24"/>
        </w:rPr>
      </w:pPr>
      <w:r w:rsidRPr="380DFAE7">
        <w:rPr>
          <w:rFonts w:ascii="Segoe UI" w:eastAsia="Segoe UI" w:hAnsi="Segoe UI" w:cs="Segoe UI"/>
          <w:sz w:val="24"/>
          <w:szCs w:val="24"/>
        </w:rPr>
        <w:lastRenderedPageBreak/>
        <w:t>Workshops</w:t>
      </w:r>
      <w:r w:rsidR="6A851689" w:rsidRPr="380DFAE7">
        <w:rPr>
          <w:rFonts w:ascii="Segoe UI" w:eastAsia="Segoe UI" w:hAnsi="Segoe UI" w:cs="Segoe UI"/>
          <w:sz w:val="24"/>
          <w:szCs w:val="24"/>
        </w:rPr>
        <w:t xml:space="preserve"> &amp; simulations</w:t>
      </w:r>
      <w:r w:rsidRPr="380DFAE7">
        <w:rPr>
          <w:rFonts w:ascii="Segoe UI" w:eastAsia="Segoe UI" w:hAnsi="Segoe UI" w:cs="Segoe UI"/>
          <w:sz w:val="24"/>
          <w:szCs w:val="24"/>
        </w:rPr>
        <w:t xml:space="preserve"> around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adoption</w:t>
      </w:r>
      <w:r w:rsidR="0BDC1B77" w:rsidRPr="380DFAE7">
        <w:rPr>
          <w:rFonts w:ascii="Segoe UI" w:eastAsia="Segoe UI" w:hAnsi="Segoe UI" w:cs="Segoe UI"/>
          <w:sz w:val="24"/>
          <w:szCs w:val="24"/>
        </w:rPr>
        <w:t xml:space="preserve"> (measuring impact)</w:t>
      </w:r>
    </w:p>
    <w:p w14:paraId="13C8638B" w14:textId="6553D5E1" w:rsidR="00BF0DA1" w:rsidRPr="00C322D1" w:rsidRDefault="50FEBA1B" w:rsidP="00BF0DA1">
      <w:pPr>
        <w:pStyle w:val="ListParagraph"/>
        <w:numPr>
          <w:ilvl w:val="0"/>
          <w:numId w:val="2"/>
        </w:numPr>
        <w:spacing w:line="240" w:lineRule="auto"/>
        <w:rPr>
          <w:rFonts w:ascii="Segoe UI" w:eastAsia="Segoe UI" w:hAnsi="Segoe UI" w:cs="Segoe UI"/>
          <w:sz w:val="24"/>
          <w:szCs w:val="24"/>
        </w:rPr>
      </w:pPr>
      <w:r w:rsidRPr="380DFAE7">
        <w:rPr>
          <w:rFonts w:ascii="Segoe UI" w:eastAsia="Segoe UI" w:hAnsi="Segoe UI" w:cs="Segoe UI"/>
          <w:sz w:val="24"/>
          <w:szCs w:val="24"/>
        </w:rPr>
        <w:t>Learning material for new members and educational partners</w:t>
      </w:r>
    </w:p>
    <w:p w14:paraId="3787BEC9" w14:textId="128A50D8" w:rsidR="005D7A02" w:rsidRPr="005D7A02" w:rsidRDefault="04F6213C" w:rsidP="380DFAE7">
      <w:pPr>
        <w:pStyle w:val="ListParagraph"/>
        <w:numPr>
          <w:ilvl w:val="0"/>
          <w:numId w:val="2"/>
        </w:numPr>
        <w:spacing w:line="240" w:lineRule="auto"/>
        <w:rPr>
          <w:rFonts w:ascii="Segoe UI" w:eastAsia="Segoe UI" w:hAnsi="Segoe UI" w:cs="Segoe UI"/>
          <w:sz w:val="24"/>
          <w:szCs w:val="24"/>
        </w:rPr>
      </w:pPr>
      <w:r w:rsidRPr="380DFAE7">
        <w:rPr>
          <w:rFonts w:ascii="Segoe UI" w:eastAsia="Segoe UI" w:hAnsi="Segoe UI" w:cs="Segoe UI"/>
          <w:sz w:val="24"/>
          <w:szCs w:val="24"/>
        </w:rPr>
        <w:t>Evolution</w:t>
      </w:r>
      <w:r w:rsidR="223CE0EC" w:rsidRPr="380DFAE7">
        <w:rPr>
          <w:rFonts w:ascii="Segoe UI" w:eastAsia="Segoe UI" w:hAnsi="Segoe UI" w:cs="Segoe UI"/>
          <w:sz w:val="24"/>
          <w:szCs w:val="24"/>
        </w:rPr>
        <w:t xml:space="preserve"> </w:t>
      </w:r>
      <w:r w:rsidR="3BABB6DF" w:rsidRPr="380DFAE7">
        <w:rPr>
          <w:rFonts w:ascii="Segoe UI" w:eastAsia="Segoe UI" w:hAnsi="Segoe UI" w:cs="Segoe UI"/>
          <w:sz w:val="24"/>
          <w:szCs w:val="24"/>
        </w:rPr>
        <w:t>Opportunities</w:t>
      </w:r>
      <w:r w:rsidR="6C22F8B8" w:rsidRPr="380DFAE7">
        <w:rPr>
          <w:rFonts w:ascii="Segoe UI" w:eastAsia="Segoe UI" w:hAnsi="Segoe UI" w:cs="Segoe UI"/>
          <w:sz w:val="24"/>
          <w:szCs w:val="24"/>
        </w:rPr>
        <w:t>:</w:t>
      </w:r>
      <w:r w:rsidR="06F43758" w:rsidRPr="380DFAE7">
        <w:rPr>
          <w:rFonts w:ascii="Segoe UI" w:eastAsia="Segoe UI" w:hAnsi="Segoe UI" w:cs="Segoe UI"/>
          <w:sz w:val="24"/>
          <w:szCs w:val="24"/>
        </w:rPr>
        <w:t xml:space="preserve"> (Projects, Learnings)</w:t>
      </w:r>
      <w:r w:rsidR="6C22F8B8" w:rsidRPr="380DFAE7">
        <w:rPr>
          <w:rFonts w:ascii="Segoe UI" w:eastAsia="Segoe UI" w:hAnsi="Segoe UI" w:cs="Segoe UI"/>
          <w:sz w:val="24"/>
          <w:szCs w:val="24"/>
        </w:rPr>
        <w:t xml:space="preserve"> the coming together of supply</w:t>
      </w:r>
      <w:r w:rsidR="00746C52">
        <w:rPr>
          <w:rFonts w:ascii="Segoe UI" w:eastAsia="Segoe UI" w:hAnsi="Segoe UI" w:cs="Segoe UI"/>
          <w:sz w:val="24"/>
          <w:szCs w:val="24"/>
        </w:rPr>
        <w:t xml:space="preserve"> </w:t>
      </w:r>
      <w:r w:rsidR="6C22F8B8" w:rsidRPr="380DFAE7">
        <w:rPr>
          <w:rFonts w:ascii="Segoe UI" w:eastAsia="Segoe UI" w:hAnsi="Segoe UI" w:cs="Segoe UI"/>
          <w:sz w:val="24"/>
          <w:szCs w:val="24"/>
        </w:rPr>
        <w:t>chains</w:t>
      </w:r>
      <w:r w:rsidR="2F9C6D70" w:rsidRPr="380DFAE7">
        <w:rPr>
          <w:rFonts w:ascii="Segoe UI" w:eastAsia="Segoe UI" w:hAnsi="Segoe UI" w:cs="Segoe UI"/>
          <w:sz w:val="24"/>
          <w:szCs w:val="24"/>
        </w:rPr>
        <w:t xml:space="preserve"> and companies</w:t>
      </w:r>
      <w:r w:rsidR="6C22F8B8" w:rsidRPr="380DFAE7">
        <w:rPr>
          <w:rFonts w:ascii="Segoe UI" w:eastAsia="Segoe UI" w:hAnsi="Segoe UI" w:cs="Segoe UI"/>
          <w:sz w:val="24"/>
          <w:szCs w:val="24"/>
        </w:rPr>
        <w:t>, grants and or new upcoming laws.</w:t>
      </w:r>
    </w:p>
    <w:p w14:paraId="67BAA629" w14:textId="5A871183" w:rsidR="0096476B" w:rsidRPr="00C322D1" w:rsidRDefault="15D06571" w:rsidP="0096476B">
      <w:pPr>
        <w:pStyle w:val="ListParagraph"/>
        <w:numPr>
          <w:ilvl w:val="0"/>
          <w:numId w:val="2"/>
        </w:numPr>
        <w:spacing w:line="240" w:lineRule="auto"/>
        <w:rPr>
          <w:rFonts w:ascii="Segoe UI" w:eastAsia="Segoe UI" w:hAnsi="Segoe UI" w:cs="Segoe UI"/>
          <w:sz w:val="24"/>
          <w:szCs w:val="24"/>
        </w:rPr>
      </w:pPr>
      <w:r w:rsidRPr="380DFAE7">
        <w:rPr>
          <w:rFonts w:ascii="Segoe UI" w:eastAsia="Segoe UI" w:hAnsi="Segoe UI" w:cs="Segoe UI"/>
          <w:sz w:val="24"/>
          <w:szCs w:val="24"/>
        </w:rPr>
        <w:t>New Tools: Software and or packages of tools (a process) for implementation.</w:t>
      </w:r>
      <w:r w:rsidR="0096476B" w:rsidRPr="00C322D1">
        <w:rPr>
          <w:rFonts w:ascii="Segoe UI" w:eastAsia="Segoe UI" w:hAnsi="Segoe UI" w:cs="Segoe UI"/>
          <w:sz w:val="24"/>
          <w:szCs w:val="24"/>
        </w:rPr>
        <w:t xml:space="preserve"> </w:t>
      </w:r>
    </w:p>
    <w:p w14:paraId="27134D30" w14:textId="7E67712E" w:rsidR="006470D9" w:rsidRDefault="006470D9"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Networking events</w:t>
      </w:r>
    </w:p>
    <w:p w14:paraId="69788B91" w14:textId="4F70590D" w:rsidR="006470D9" w:rsidRDefault="006470D9"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 xml:space="preserve">Getting together around a </w:t>
      </w:r>
      <w:proofErr w:type="gramStart"/>
      <w:r>
        <w:rPr>
          <w:rFonts w:ascii="Segoe UI" w:eastAsia="Segoe UI" w:hAnsi="Segoe UI" w:cs="Segoe UI"/>
          <w:sz w:val="24"/>
          <w:szCs w:val="24"/>
        </w:rPr>
        <w:t>certain topics</w:t>
      </w:r>
      <w:proofErr w:type="gramEnd"/>
      <w:r w:rsidR="00A73F04">
        <w:rPr>
          <w:rFonts w:ascii="Segoe UI" w:eastAsia="Segoe UI" w:hAnsi="Segoe UI" w:cs="Segoe UI"/>
          <w:sz w:val="24"/>
          <w:szCs w:val="24"/>
        </w:rPr>
        <w:t xml:space="preserve">, ideating and </w:t>
      </w:r>
      <w:r w:rsidR="00C96C39">
        <w:rPr>
          <w:rFonts w:ascii="Segoe UI" w:eastAsia="Segoe UI" w:hAnsi="Segoe UI" w:cs="Segoe UI"/>
          <w:sz w:val="24"/>
          <w:szCs w:val="24"/>
        </w:rPr>
        <w:t xml:space="preserve">coming up with new solutions/combinations </w:t>
      </w:r>
    </w:p>
    <w:p w14:paraId="01896D6D" w14:textId="23C4FD18" w:rsidR="0020277E" w:rsidRDefault="00506F59"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New collaborations between parties not knowing each other before</w:t>
      </w:r>
    </w:p>
    <w:p w14:paraId="17632A92" w14:textId="64967B94" w:rsidR="00506F59" w:rsidRDefault="00F155F7"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 xml:space="preserve">Knowledge platforms for ppl motivated to learn about certain </w:t>
      </w:r>
      <w:proofErr w:type="gramStart"/>
      <w:r>
        <w:rPr>
          <w:rFonts w:ascii="Segoe UI" w:eastAsia="Segoe UI" w:hAnsi="Segoe UI" w:cs="Segoe UI"/>
          <w:sz w:val="24"/>
          <w:szCs w:val="24"/>
        </w:rPr>
        <w:t>topics</w:t>
      </w:r>
      <w:proofErr w:type="gramEnd"/>
    </w:p>
    <w:p w14:paraId="72A8C999" w14:textId="051B1366" w:rsidR="00F155F7" w:rsidRDefault="00F155F7"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 xml:space="preserve">Groups helping each other to </w:t>
      </w:r>
      <w:r w:rsidR="00F2341E">
        <w:rPr>
          <w:rFonts w:ascii="Segoe UI" w:eastAsia="Segoe UI" w:hAnsi="Segoe UI" w:cs="Segoe UI"/>
          <w:sz w:val="24"/>
          <w:szCs w:val="24"/>
        </w:rPr>
        <w:t xml:space="preserve">move from inaction to </w:t>
      </w:r>
      <w:proofErr w:type="gramStart"/>
      <w:r w:rsidR="00F2341E">
        <w:rPr>
          <w:rFonts w:ascii="Segoe UI" w:eastAsia="Segoe UI" w:hAnsi="Segoe UI" w:cs="Segoe UI"/>
          <w:sz w:val="24"/>
          <w:szCs w:val="24"/>
        </w:rPr>
        <w:t>action</w:t>
      </w:r>
      <w:proofErr w:type="gramEnd"/>
    </w:p>
    <w:p w14:paraId="53092029" w14:textId="0DA0F9DF" w:rsidR="00F2341E" w:rsidRDefault="00C31478"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 xml:space="preserve">Leaders taking a certain topic at hand and moving it forward with the help of the different </w:t>
      </w:r>
      <w:proofErr w:type="gramStart"/>
      <w:r>
        <w:rPr>
          <w:rFonts w:ascii="Segoe UI" w:eastAsia="Segoe UI" w:hAnsi="Segoe UI" w:cs="Segoe UI"/>
          <w:sz w:val="24"/>
          <w:szCs w:val="24"/>
        </w:rPr>
        <w:t>networks</w:t>
      </w:r>
      <w:proofErr w:type="gramEnd"/>
    </w:p>
    <w:p w14:paraId="11AE592F" w14:textId="33D553C3" w:rsidR="00C31478" w:rsidRDefault="00C31478" w:rsidP="380DFAE7">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 xml:space="preserve">A comprehensive approach which is replicable on </w:t>
      </w:r>
      <w:r w:rsidR="004E048B">
        <w:rPr>
          <w:rFonts w:ascii="Segoe UI" w:eastAsia="Segoe UI" w:hAnsi="Segoe UI" w:cs="Segoe UI"/>
          <w:sz w:val="24"/>
          <w:szCs w:val="24"/>
        </w:rPr>
        <w:t>various topics</w:t>
      </w:r>
    </w:p>
    <w:p w14:paraId="7FA9F3B7" w14:textId="77777777" w:rsidR="0096476B" w:rsidRDefault="0096476B" w:rsidP="0096476B">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Involving stakeholders throughout the value chain (since all are affected by it)</w:t>
      </w:r>
    </w:p>
    <w:p w14:paraId="56191CF9" w14:textId="35F7AFCA" w:rsidR="0096476B" w:rsidRPr="005D7A02" w:rsidRDefault="0096476B" w:rsidP="0096476B">
      <w:pPr>
        <w:pStyle w:val="ListParagraph"/>
        <w:numPr>
          <w:ilvl w:val="0"/>
          <w:numId w:val="2"/>
        </w:numPr>
        <w:spacing w:line="240" w:lineRule="auto"/>
        <w:rPr>
          <w:rFonts w:ascii="Segoe UI" w:eastAsia="Segoe UI" w:hAnsi="Segoe UI" w:cs="Segoe UI"/>
          <w:sz w:val="24"/>
          <w:szCs w:val="24"/>
        </w:rPr>
      </w:pPr>
      <w:r>
        <w:rPr>
          <w:rFonts w:ascii="Segoe UI" w:eastAsia="Segoe UI" w:hAnsi="Segoe UI" w:cs="Segoe UI"/>
          <w:sz w:val="24"/>
          <w:szCs w:val="24"/>
        </w:rPr>
        <w:t>Working with policy makers and local government to implement solutions.</w:t>
      </w:r>
    </w:p>
    <w:p w14:paraId="2E53FC8B" w14:textId="70AD51A3" w:rsidR="00AC593F" w:rsidRDefault="00AC593F" w:rsidP="380DFAE7">
      <w:pPr>
        <w:ind w:left="0"/>
        <w:rPr>
          <w:b/>
          <w:bCs/>
        </w:rPr>
      </w:pPr>
    </w:p>
    <w:p w14:paraId="1F76E734" w14:textId="284BAC14" w:rsidR="00AC593F" w:rsidRDefault="00C322D1" w:rsidP="380DFAE7">
      <w:pPr>
        <w:pStyle w:val="Heading4"/>
        <w:spacing w:before="240" w:after="120"/>
        <w:rPr>
          <w:rFonts w:ascii="Segoe UI" w:eastAsia="Segoe UI" w:hAnsi="Segoe UI" w:cs="Segoe UI"/>
          <w:bCs/>
          <w:color w:val="auto"/>
          <w:sz w:val="24"/>
          <w:szCs w:val="24"/>
        </w:rPr>
      </w:pPr>
      <w:r>
        <w:rPr>
          <w:rFonts w:ascii="Segoe UI" w:eastAsia="Segoe UI" w:hAnsi="Segoe UI" w:cs="Segoe UI"/>
          <w:bCs/>
          <w:color w:val="auto"/>
          <w:sz w:val="24"/>
          <w:szCs w:val="24"/>
        </w:rPr>
        <w:t>Upcycling</w:t>
      </w:r>
      <w:r w:rsidR="5E96EF5C" w:rsidRPr="380DFAE7">
        <w:rPr>
          <w:rFonts w:ascii="Segoe UI" w:eastAsia="Segoe UI" w:hAnsi="Segoe UI" w:cs="Segoe UI"/>
          <w:bCs/>
          <w:color w:val="auto"/>
          <w:sz w:val="24"/>
          <w:szCs w:val="24"/>
        </w:rPr>
        <w:t xml:space="preserve"> Supply Chain Innovation Hub</w:t>
      </w:r>
    </w:p>
    <w:p w14:paraId="7FC32378" w14:textId="205FC70D" w:rsidR="00AC593F" w:rsidRDefault="5E96EF5C" w:rsidP="380DFAE7">
      <w:pPr>
        <w:pStyle w:val="ListParagraph"/>
        <w:numPr>
          <w:ilvl w:val="0"/>
          <w:numId w:val="2"/>
        </w:numPr>
        <w:spacing w:before="0"/>
        <w:rPr>
          <w:rFonts w:ascii="Segoe UI" w:eastAsia="Segoe UI" w:hAnsi="Segoe UI" w:cs="Segoe UI"/>
          <w:sz w:val="24"/>
          <w:szCs w:val="24"/>
        </w:rPr>
      </w:pPr>
      <w:commentRangeStart w:id="37"/>
      <w:r w:rsidRPr="380DFAE7">
        <w:rPr>
          <w:rFonts w:ascii="Segoe UI" w:eastAsia="Segoe UI" w:hAnsi="Segoe UI" w:cs="Segoe UI"/>
          <w:b/>
          <w:bCs/>
          <w:sz w:val="24"/>
          <w:szCs w:val="24"/>
        </w:rPr>
        <w:t>Objective:</w:t>
      </w:r>
      <w:r w:rsidRPr="380DFAE7">
        <w:rPr>
          <w:rFonts w:ascii="Segoe UI" w:eastAsia="Segoe UI" w:hAnsi="Segoe UI" w:cs="Segoe UI"/>
          <w:sz w:val="24"/>
          <w:szCs w:val="24"/>
        </w:rPr>
        <w:t xml:space="preserve"> To establish a premier research hub focused on the innovation and implementation of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practices.</w:t>
      </w:r>
      <w:commentRangeEnd w:id="37"/>
      <w:r w:rsidR="00FE48A9">
        <w:rPr>
          <w:rStyle w:val="CommentReference"/>
        </w:rPr>
        <w:commentReference w:id="37"/>
      </w:r>
      <w:r w:rsidR="00252239">
        <w:rPr>
          <w:rFonts w:ascii="Segoe UI" w:eastAsia="Segoe UI" w:hAnsi="Segoe UI" w:cs="Segoe UI"/>
          <w:sz w:val="24"/>
          <w:szCs w:val="24"/>
        </w:rPr>
        <w:t xml:space="preserve"> </w:t>
      </w:r>
    </w:p>
    <w:p w14:paraId="56344D73" w14:textId="5A5BB567" w:rsidR="00AC593F" w:rsidRDefault="5E96EF5C" w:rsidP="380DFAE7">
      <w:pPr>
        <w:pStyle w:val="ListParagraph"/>
        <w:numPr>
          <w:ilvl w:val="0"/>
          <w:numId w:val="2"/>
        </w:numPr>
        <w:spacing w:before="0"/>
        <w:rPr>
          <w:rFonts w:ascii="Segoe UI" w:eastAsia="Segoe UI" w:hAnsi="Segoe UI" w:cs="Segoe UI"/>
          <w:b/>
          <w:bCs/>
          <w:sz w:val="24"/>
          <w:szCs w:val="24"/>
        </w:rPr>
      </w:pPr>
      <w:r w:rsidRPr="380DFAE7">
        <w:rPr>
          <w:rFonts w:ascii="Segoe UI" w:eastAsia="Segoe UI" w:hAnsi="Segoe UI" w:cs="Segoe UI"/>
          <w:b/>
          <w:bCs/>
          <w:sz w:val="24"/>
          <w:szCs w:val="24"/>
        </w:rPr>
        <w:t>Specific Actions:</w:t>
      </w:r>
    </w:p>
    <w:p w14:paraId="58D1DF4B" w14:textId="6FC11FA0" w:rsidR="00AC593F" w:rsidRDefault="5E96EF5C" w:rsidP="380DFAE7">
      <w:pPr>
        <w:pStyle w:val="ListParagraph"/>
        <w:numPr>
          <w:ilvl w:val="1"/>
          <w:numId w:val="2"/>
        </w:numPr>
        <w:spacing w:before="0"/>
        <w:rPr>
          <w:rFonts w:ascii="Segoe UI" w:eastAsia="Segoe UI" w:hAnsi="Segoe UI" w:cs="Segoe UI"/>
          <w:sz w:val="24"/>
          <w:szCs w:val="24"/>
        </w:rPr>
      </w:pPr>
      <w:commentRangeStart w:id="38"/>
      <w:r w:rsidRPr="380DFAE7">
        <w:rPr>
          <w:rFonts w:ascii="Segoe UI" w:eastAsia="Segoe UI" w:hAnsi="Segoe UI" w:cs="Segoe UI"/>
          <w:sz w:val="24"/>
          <w:szCs w:val="24"/>
        </w:rPr>
        <w:t xml:space="preserve">Construct a dedicated </w:t>
      </w:r>
      <w:r w:rsidR="7EC77AFF" w:rsidRPr="380DFAE7">
        <w:rPr>
          <w:rFonts w:ascii="Segoe UI" w:eastAsia="Segoe UI" w:hAnsi="Segoe UI" w:cs="Segoe UI"/>
          <w:sz w:val="24"/>
          <w:szCs w:val="24"/>
        </w:rPr>
        <w:t xml:space="preserve">digital </w:t>
      </w:r>
      <w:r w:rsidR="00FE48A9" w:rsidRPr="380DFAE7">
        <w:rPr>
          <w:rFonts w:ascii="Segoe UI" w:eastAsia="Segoe UI" w:hAnsi="Segoe UI" w:cs="Segoe UI"/>
          <w:sz w:val="24"/>
          <w:szCs w:val="24"/>
        </w:rPr>
        <w:t>organization</w:t>
      </w:r>
      <w:r w:rsidR="7EC77AFF" w:rsidRPr="380DFAE7">
        <w:rPr>
          <w:rFonts w:ascii="Segoe UI" w:eastAsia="Segoe UI" w:hAnsi="Segoe UI" w:cs="Segoe UI"/>
          <w:sz w:val="24"/>
          <w:szCs w:val="24"/>
        </w:rPr>
        <w:t xml:space="preserve"> </w:t>
      </w:r>
      <w:r w:rsidRPr="380DFAE7">
        <w:rPr>
          <w:rFonts w:ascii="Segoe UI" w:eastAsia="Segoe UI" w:hAnsi="Segoe UI" w:cs="Segoe UI"/>
          <w:sz w:val="24"/>
          <w:szCs w:val="24"/>
        </w:rPr>
        <w:t xml:space="preserve">equipped with advanced research </w:t>
      </w:r>
      <w:r w:rsidR="6A62E83E" w:rsidRPr="380DFAE7">
        <w:rPr>
          <w:rFonts w:ascii="Segoe UI" w:eastAsia="Segoe UI" w:hAnsi="Segoe UI" w:cs="Segoe UI"/>
          <w:sz w:val="24"/>
          <w:szCs w:val="24"/>
        </w:rPr>
        <w:t xml:space="preserve">and software </w:t>
      </w:r>
      <w:r w:rsidRPr="380DFAE7">
        <w:rPr>
          <w:rFonts w:ascii="Segoe UI" w:eastAsia="Segoe UI" w:hAnsi="Segoe UI" w:cs="Segoe UI"/>
          <w:sz w:val="24"/>
          <w:szCs w:val="24"/>
        </w:rPr>
        <w:t xml:space="preserve">tools and technologies for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innovation.</w:t>
      </w:r>
      <w:commentRangeEnd w:id="38"/>
      <w:r w:rsidR="00E31274">
        <w:rPr>
          <w:rStyle w:val="CommentReference"/>
        </w:rPr>
        <w:commentReference w:id="38"/>
      </w:r>
      <w:r w:rsidR="00250EBD">
        <w:rPr>
          <w:rFonts w:ascii="Segoe UI" w:eastAsia="Segoe UI" w:hAnsi="Segoe UI" w:cs="Segoe UI"/>
          <w:sz w:val="24"/>
          <w:szCs w:val="24"/>
        </w:rPr>
        <w:t xml:space="preserve"> </w:t>
      </w:r>
    </w:p>
    <w:p w14:paraId="4D1C2578" w14:textId="1C3EBD31"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b/>
          <w:bCs/>
          <w:sz w:val="24"/>
          <w:szCs w:val="24"/>
        </w:rPr>
        <w:t>Forge strategic partnerships with leading academic institutions</w:t>
      </w:r>
      <w:r w:rsidRPr="380DFAE7">
        <w:rPr>
          <w:rFonts w:ascii="Segoe UI" w:eastAsia="Segoe UI" w:hAnsi="Segoe UI" w:cs="Segoe UI"/>
          <w:sz w:val="24"/>
          <w:szCs w:val="24"/>
        </w:rPr>
        <w:t xml:space="preserve">, </w:t>
      </w:r>
      <w:commentRangeStart w:id="39"/>
      <w:r w:rsidRPr="380DFAE7">
        <w:rPr>
          <w:rFonts w:ascii="Segoe UI" w:eastAsia="Segoe UI" w:hAnsi="Segoe UI" w:cs="Segoe UI"/>
          <w:sz w:val="24"/>
          <w:szCs w:val="24"/>
        </w:rPr>
        <w:t xml:space="preserve">industry pioneers, and technology companies to co-create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solutions</w:t>
      </w:r>
      <w:commentRangeEnd w:id="39"/>
      <w:r w:rsidR="00CF6ADB">
        <w:rPr>
          <w:rStyle w:val="CommentReference"/>
        </w:rPr>
        <w:commentReference w:id="39"/>
      </w:r>
      <w:r w:rsidRPr="380DFAE7">
        <w:rPr>
          <w:rFonts w:ascii="Segoe UI" w:eastAsia="Segoe UI" w:hAnsi="Segoe UI" w:cs="Segoe UI"/>
          <w:sz w:val="24"/>
          <w:szCs w:val="24"/>
        </w:rPr>
        <w:t>.</w:t>
      </w:r>
    </w:p>
    <w:p w14:paraId="63481B7D" w14:textId="1BF8C1E1" w:rsidR="00AC593F" w:rsidRDefault="007C428F" w:rsidP="380DFAE7">
      <w:pPr>
        <w:pStyle w:val="ListParagraph"/>
        <w:numPr>
          <w:ilvl w:val="1"/>
          <w:numId w:val="2"/>
        </w:numPr>
        <w:spacing w:before="0"/>
        <w:rPr>
          <w:rFonts w:ascii="Segoe UI" w:eastAsia="Segoe UI" w:hAnsi="Segoe UI" w:cs="Segoe UI"/>
          <w:sz w:val="24"/>
          <w:szCs w:val="24"/>
        </w:rPr>
      </w:pPr>
      <w:r>
        <w:rPr>
          <w:rFonts w:ascii="Segoe UI" w:eastAsia="Segoe UI" w:hAnsi="Segoe UI" w:cs="Segoe UI"/>
          <w:sz w:val="24"/>
          <w:szCs w:val="24"/>
        </w:rPr>
        <w:t>Develop a proc</w:t>
      </w:r>
      <w:r w:rsidR="00B9029C">
        <w:rPr>
          <w:rFonts w:ascii="Segoe UI" w:eastAsia="Segoe UI" w:hAnsi="Segoe UI" w:cs="Segoe UI"/>
          <w:sz w:val="24"/>
          <w:szCs w:val="24"/>
        </w:rPr>
        <w:t xml:space="preserve">ess to identify, </w:t>
      </w:r>
      <w:r w:rsidR="00AC4627">
        <w:rPr>
          <w:rFonts w:ascii="Segoe UI" w:eastAsia="Segoe UI" w:hAnsi="Segoe UI" w:cs="Segoe UI"/>
          <w:sz w:val="24"/>
          <w:szCs w:val="24"/>
        </w:rPr>
        <w:t>investigate</w:t>
      </w:r>
      <w:r w:rsidR="00B9029C">
        <w:rPr>
          <w:rFonts w:ascii="Segoe UI" w:eastAsia="Segoe UI" w:hAnsi="Segoe UI" w:cs="Segoe UI"/>
          <w:sz w:val="24"/>
          <w:szCs w:val="24"/>
        </w:rPr>
        <w:t xml:space="preserve"> and</w:t>
      </w:r>
      <w:r w:rsidR="00AC4627">
        <w:rPr>
          <w:rFonts w:ascii="Segoe UI" w:eastAsia="Segoe UI" w:hAnsi="Segoe UI" w:cs="Segoe UI"/>
          <w:sz w:val="24"/>
          <w:szCs w:val="24"/>
        </w:rPr>
        <w:t xml:space="preserve"> address large- scale, systemic value chain challenges.</w:t>
      </w:r>
      <w:r w:rsidR="00B9029C">
        <w:rPr>
          <w:rFonts w:ascii="Segoe UI" w:eastAsia="Segoe UI" w:hAnsi="Segoe UI" w:cs="Segoe UI"/>
          <w:sz w:val="24"/>
          <w:szCs w:val="24"/>
        </w:rPr>
        <w:t xml:space="preserve"> </w:t>
      </w:r>
      <w:r w:rsidR="5E96EF5C" w:rsidRPr="380DFAE7">
        <w:rPr>
          <w:rFonts w:ascii="Segoe UI" w:eastAsia="Segoe UI" w:hAnsi="Segoe UI" w:cs="Segoe UI"/>
          <w:sz w:val="24"/>
          <w:szCs w:val="24"/>
        </w:rPr>
        <w:t xml:space="preserve">Initiate a series of interdisciplinary research projects aimed at addressing key challenges in supply chain </w:t>
      </w:r>
      <w:r w:rsidR="5E96EF5C" w:rsidRPr="380DFAE7">
        <w:rPr>
          <w:rFonts w:ascii="Segoe UI" w:eastAsia="Segoe UI" w:hAnsi="Segoe UI" w:cs="Segoe UI"/>
          <w:sz w:val="24"/>
          <w:szCs w:val="24"/>
        </w:rPr>
        <w:lastRenderedPageBreak/>
        <w:t xml:space="preserve">management, </w:t>
      </w:r>
      <w:r w:rsidR="00DF7323">
        <w:rPr>
          <w:rFonts w:ascii="Segoe UI" w:eastAsia="Segoe UI" w:hAnsi="Segoe UI" w:cs="Segoe UI"/>
          <w:sz w:val="24"/>
          <w:szCs w:val="24"/>
        </w:rPr>
        <w:t xml:space="preserve">to implement </w:t>
      </w:r>
      <w:r w:rsidR="00C322D1">
        <w:rPr>
          <w:rFonts w:ascii="Segoe UI" w:eastAsia="Segoe UI" w:hAnsi="Segoe UI" w:cs="Segoe UI"/>
          <w:sz w:val="24"/>
          <w:szCs w:val="24"/>
        </w:rPr>
        <w:t>upcycling</w:t>
      </w:r>
      <w:r w:rsidR="00DF7323">
        <w:rPr>
          <w:rFonts w:ascii="Segoe UI" w:eastAsia="Segoe UI" w:hAnsi="Segoe UI" w:cs="Segoe UI"/>
          <w:sz w:val="24"/>
          <w:szCs w:val="24"/>
        </w:rPr>
        <w:t xml:space="preserve"> strategies </w:t>
      </w:r>
      <w:r w:rsidR="5E96EF5C" w:rsidRPr="380DFAE7">
        <w:rPr>
          <w:rFonts w:ascii="Segoe UI" w:eastAsia="Segoe UI" w:hAnsi="Segoe UI" w:cs="Segoe UI"/>
          <w:sz w:val="24"/>
          <w:szCs w:val="24"/>
        </w:rPr>
        <w:t>with a clear timeline for development and implementation phases.</w:t>
      </w:r>
    </w:p>
    <w:p w14:paraId="07BC3B21" w14:textId="60BB082C" w:rsidR="00AC593F" w:rsidRDefault="5E96EF5C" w:rsidP="380DFAE7">
      <w:pPr>
        <w:pStyle w:val="ListParagraph"/>
        <w:numPr>
          <w:ilvl w:val="0"/>
          <w:numId w:val="2"/>
        </w:numPr>
        <w:spacing w:before="0"/>
        <w:rPr>
          <w:rFonts w:ascii="Segoe UI" w:eastAsia="Segoe UI" w:hAnsi="Segoe UI" w:cs="Segoe UI"/>
          <w:sz w:val="24"/>
          <w:szCs w:val="24"/>
        </w:rPr>
      </w:pPr>
      <w:r w:rsidRPr="380DFAE7">
        <w:rPr>
          <w:rFonts w:ascii="Segoe UI" w:eastAsia="Segoe UI" w:hAnsi="Segoe UI" w:cs="Segoe UI"/>
          <w:b/>
          <w:bCs/>
          <w:sz w:val="24"/>
          <w:szCs w:val="24"/>
        </w:rPr>
        <w:t>Performance Metrics:</w:t>
      </w:r>
      <w:r w:rsidRPr="380DFAE7">
        <w:rPr>
          <w:rFonts w:ascii="Segoe UI" w:eastAsia="Segoe UI" w:hAnsi="Segoe UI" w:cs="Segoe UI"/>
          <w:sz w:val="24"/>
          <w:szCs w:val="24"/>
        </w:rPr>
        <w:t xml:space="preserve"> The launch of the </w:t>
      </w:r>
      <w:commentRangeStart w:id="40"/>
      <w:r w:rsidRPr="380DFAE7">
        <w:rPr>
          <w:rFonts w:ascii="Segoe UI" w:eastAsia="Segoe UI" w:hAnsi="Segoe UI" w:cs="Segoe UI"/>
          <w:sz w:val="24"/>
          <w:szCs w:val="24"/>
        </w:rPr>
        <w:t>innovation hub</w:t>
      </w:r>
      <w:commentRangeEnd w:id="40"/>
      <w:r w:rsidR="00DF7323">
        <w:rPr>
          <w:rStyle w:val="CommentReference"/>
        </w:rPr>
        <w:commentReference w:id="40"/>
      </w:r>
      <w:r w:rsidRPr="380DFAE7">
        <w:rPr>
          <w:rFonts w:ascii="Segoe UI" w:eastAsia="Segoe UI" w:hAnsi="Segoe UI" w:cs="Segoe UI"/>
          <w:sz w:val="24"/>
          <w:szCs w:val="24"/>
        </w:rPr>
        <w:t xml:space="preserve">, number and scope of </w:t>
      </w:r>
      <w:r w:rsidR="00FF010A">
        <w:rPr>
          <w:rFonts w:ascii="Segoe UI" w:eastAsia="Segoe UI" w:hAnsi="Segoe UI" w:cs="Segoe UI"/>
          <w:sz w:val="24"/>
          <w:szCs w:val="24"/>
        </w:rPr>
        <w:t xml:space="preserve">successful </w:t>
      </w:r>
      <w:r w:rsidRPr="380DFAE7">
        <w:rPr>
          <w:rFonts w:ascii="Segoe UI" w:eastAsia="Segoe UI" w:hAnsi="Segoe UI" w:cs="Segoe UI"/>
          <w:sz w:val="24"/>
          <w:szCs w:val="24"/>
        </w:rPr>
        <w:t>research</w:t>
      </w:r>
      <w:r w:rsidR="00FF010A">
        <w:rPr>
          <w:rFonts w:ascii="Segoe UI" w:eastAsia="Segoe UI" w:hAnsi="Segoe UI" w:cs="Segoe UI"/>
          <w:sz w:val="24"/>
          <w:szCs w:val="24"/>
        </w:rPr>
        <w:t xml:space="preserve"> and development</w:t>
      </w:r>
      <w:r w:rsidRPr="380DFAE7">
        <w:rPr>
          <w:rFonts w:ascii="Segoe UI" w:eastAsia="Segoe UI" w:hAnsi="Segoe UI" w:cs="Segoe UI"/>
          <w:sz w:val="24"/>
          <w:szCs w:val="24"/>
        </w:rPr>
        <w:t xml:space="preserve"> projects undertaken, partnerships established, and demonstrable advancements in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practices.</w:t>
      </w:r>
    </w:p>
    <w:p w14:paraId="57CF57FF" w14:textId="1548F4B6" w:rsidR="00AC593F" w:rsidRDefault="5E96EF5C" w:rsidP="380DFAE7">
      <w:pPr>
        <w:pStyle w:val="Heading4"/>
        <w:spacing w:before="240" w:after="120"/>
        <w:rPr>
          <w:rFonts w:ascii="Segoe UI" w:eastAsia="Segoe UI" w:hAnsi="Segoe UI" w:cs="Segoe UI"/>
          <w:bCs/>
          <w:color w:val="auto"/>
          <w:sz w:val="24"/>
          <w:szCs w:val="24"/>
        </w:rPr>
      </w:pPr>
      <w:commentRangeStart w:id="41"/>
      <w:r w:rsidRPr="380DFAE7">
        <w:rPr>
          <w:rFonts w:ascii="Segoe UI" w:eastAsia="Segoe UI" w:hAnsi="Segoe UI" w:cs="Segoe UI"/>
          <w:bCs/>
          <w:color w:val="auto"/>
          <w:sz w:val="24"/>
          <w:szCs w:val="24"/>
        </w:rPr>
        <w:t>Value Chain Rebels Educational Platform</w:t>
      </w:r>
      <w:commentRangeEnd w:id="41"/>
      <w:r w:rsidR="00D335D2">
        <w:rPr>
          <w:rStyle w:val="CommentReference"/>
          <w:b w:val="0"/>
          <w:color w:val="auto"/>
        </w:rPr>
        <w:commentReference w:id="41"/>
      </w:r>
    </w:p>
    <w:p w14:paraId="07FC1AB5" w14:textId="1CFD7739" w:rsidR="00AC593F" w:rsidRDefault="5E96EF5C" w:rsidP="380DFAE7">
      <w:pPr>
        <w:pStyle w:val="ListParagraph"/>
        <w:numPr>
          <w:ilvl w:val="0"/>
          <w:numId w:val="2"/>
        </w:numPr>
        <w:spacing w:before="0"/>
        <w:rPr>
          <w:rFonts w:ascii="Segoe UI" w:eastAsia="Segoe UI" w:hAnsi="Segoe UI" w:cs="Segoe UI"/>
          <w:sz w:val="24"/>
          <w:szCs w:val="24"/>
        </w:rPr>
      </w:pPr>
      <w:r w:rsidRPr="380DFAE7">
        <w:rPr>
          <w:rFonts w:ascii="Segoe UI" w:eastAsia="Segoe UI" w:hAnsi="Segoe UI" w:cs="Segoe UI"/>
          <w:b/>
          <w:bCs/>
          <w:sz w:val="24"/>
          <w:szCs w:val="24"/>
        </w:rPr>
        <w:t>Objective:</w:t>
      </w:r>
      <w:r w:rsidRPr="380DFAE7">
        <w:rPr>
          <w:rFonts w:ascii="Segoe UI" w:eastAsia="Segoe UI" w:hAnsi="Segoe UI" w:cs="Segoe UI"/>
          <w:sz w:val="24"/>
          <w:szCs w:val="24"/>
        </w:rPr>
        <w:t xml:space="preserve"> To develop a comprehensive educational platform that offers specialized training and certification programs in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management.</w:t>
      </w:r>
    </w:p>
    <w:p w14:paraId="4C2CF154" w14:textId="550B3620" w:rsidR="00AC593F" w:rsidRDefault="5E96EF5C" w:rsidP="380DFAE7">
      <w:pPr>
        <w:pStyle w:val="ListParagraph"/>
        <w:numPr>
          <w:ilvl w:val="0"/>
          <w:numId w:val="2"/>
        </w:numPr>
        <w:spacing w:before="0"/>
        <w:rPr>
          <w:rFonts w:ascii="Segoe UI" w:eastAsia="Segoe UI" w:hAnsi="Segoe UI" w:cs="Segoe UI"/>
          <w:b/>
          <w:bCs/>
          <w:sz w:val="24"/>
          <w:szCs w:val="24"/>
        </w:rPr>
      </w:pPr>
      <w:r w:rsidRPr="380DFAE7">
        <w:rPr>
          <w:rFonts w:ascii="Segoe UI" w:eastAsia="Segoe UI" w:hAnsi="Segoe UI" w:cs="Segoe UI"/>
          <w:b/>
          <w:bCs/>
          <w:sz w:val="24"/>
          <w:szCs w:val="24"/>
        </w:rPr>
        <w:t>Specific Actions:</w:t>
      </w:r>
    </w:p>
    <w:p w14:paraId="4E83668B" w14:textId="349E3FE1"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 xml:space="preserve">Design and launch an online learning </w:t>
      </w:r>
      <w:r w:rsidR="3D6C6031" w:rsidRPr="380DFAE7">
        <w:rPr>
          <w:rFonts w:ascii="Segoe UI" w:eastAsia="Segoe UI" w:hAnsi="Segoe UI" w:cs="Segoe UI"/>
          <w:sz w:val="24"/>
          <w:szCs w:val="24"/>
        </w:rPr>
        <w:t xml:space="preserve">hub or depository </w:t>
      </w:r>
      <w:r w:rsidRPr="380DFAE7">
        <w:rPr>
          <w:rFonts w:ascii="Segoe UI" w:eastAsia="Segoe UI" w:hAnsi="Segoe UI" w:cs="Segoe UI"/>
          <w:sz w:val="24"/>
          <w:szCs w:val="24"/>
        </w:rPr>
        <w:t xml:space="preserve">that provides a curriculum encompassing basic to advanced courses on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supply chain principles, analytics, and technology.</w:t>
      </w:r>
    </w:p>
    <w:p w14:paraId="22E74ED6" w14:textId="7796CCF9"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Collaborate with experts in sustainability, supply chain management, and educational design to ensure course content is cutting-edge, practical, and accessible.</w:t>
      </w:r>
    </w:p>
    <w:p w14:paraId="23A18A1A" w14:textId="2A842890"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Organize quarterly interactive workshops and annual simulation exercises to facilitate experiential learning, enabling participants to apply concepts in real-world scenarios.</w:t>
      </w:r>
    </w:p>
    <w:p w14:paraId="38CD96FB" w14:textId="0A94E69C" w:rsidR="00AB240B" w:rsidRDefault="00AB240B" w:rsidP="380DFAE7">
      <w:pPr>
        <w:pStyle w:val="ListParagraph"/>
        <w:numPr>
          <w:ilvl w:val="1"/>
          <w:numId w:val="2"/>
        </w:numPr>
        <w:spacing w:before="0"/>
        <w:rPr>
          <w:rFonts w:ascii="Segoe UI" w:eastAsia="Segoe UI" w:hAnsi="Segoe UI" w:cs="Segoe UI"/>
          <w:sz w:val="24"/>
          <w:szCs w:val="24"/>
        </w:rPr>
      </w:pPr>
      <w:r>
        <w:rPr>
          <w:rFonts w:ascii="Segoe UI" w:eastAsia="Segoe UI" w:hAnsi="Segoe UI" w:cs="Segoe UI"/>
          <w:sz w:val="24"/>
          <w:szCs w:val="24"/>
        </w:rPr>
        <w:t xml:space="preserve">Open space for developmental projects facilitated by research from the </w:t>
      </w:r>
      <w:r w:rsidR="004D0B80">
        <w:rPr>
          <w:rFonts w:ascii="Segoe UI" w:eastAsia="Segoe UI" w:hAnsi="Segoe UI" w:cs="Segoe UI"/>
          <w:sz w:val="24"/>
          <w:szCs w:val="24"/>
        </w:rPr>
        <w:t xml:space="preserve">participants and collaborative opportunities </w:t>
      </w:r>
      <w:proofErr w:type="spellStart"/>
      <w:r w:rsidR="004D0B80">
        <w:rPr>
          <w:rFonts w:ascii="Segoe UI" w:eastAsia="Segoe UI" w:hAnsi="Segoe UI" w:cs="Segoe UI"/>
          <w:sz w:val="24"/>
          <w:szCs w:val="24"/>
        </w:rPr>
        <w:t>wit</w:t>
      </w:r>
      <w:proofErr w:type="spellEnd"/>
      <w:r w:rsidR="004D0B80">
        <w:rPr>
          <w:rFonts w:ascii="Segoe UI" w:eastAsia="Segoe UI" w:hAnsi="Segoe UI" w:cs="Segoe UI"/>
          <w:sz w:val="24"/>
          <w:szCs w:val="24"/>
        </w:rPr>
        <w:t xml:space="preserve"> local stakeholders.</w:t>
      </w:r>
    </w:p>
    <w:p w14:paraId="0B44CC75" w14:textId="607AA219" w:rsidR="00AC593F" w:rsidRDefault="5E96EF5C" w:rsidP="380DFAE7">
      <w:pPr>
        <w:pStyle w:val="ListParagraph"/>
        <w:numPr>
          <w:ilvl w:val="0"/>
          <w:numId w:val="2"/>
        </w:numPr>
        <w:spacing w:before="0"/>
        <w:rPr>
          <w:rFonts w:ascii="Segoe UI" w:eastAsia="Segoe UI" w:hAnsi="Segoe UI" w:cs="Segoe UI"/>
          <w:sz w:val="24"/>
          <w:szCs w:val="24"/>
        </w:rPr>
      </w:pPr>
      <w:r w:rsidRPr="380DFAE7">
        <w:rPr>
          <w:rFonts w:ascii="Segoe UI" w:eastAsia="Segoe UI" w:hAnsi="Segoe UI" w:cs="Segoe UI"/>
          <w:b/>
          <w:bCs/>
          <w:sz w:val="24"/>
          <w:szCs w:val="24"/>
        </w:rPr>
        <w:t>Performance Metrics:</w:t>
      </w:r>
      <w:r w:rsidRPr="380DFAE7">
        <w:rPr>
          <w:rFonts w:ascii="Segoe UI" w:eastAsia="Segoe UI" w:hAnsi="Segoe UI" w:cs="Segoe UI"/>
          <w:sz w:val="24"/>
          <w:szCs w:val="24"/>
        </w:rPr>
        <w:t xml:space="preserve"> Number of courses developed, participant enrollment and completion rates, </w:t>
      </w:r>
      <w:commentRangeStart w:id="42"/>
      <w:r w:rsidRPr="380DFAE7">
        <w:rPr>
          <w:rFonts w:ascii="Segoe UI" w:eastAsia="Segoe UI" w:hAnsi="Segoe UI" w:cs="Segoe UI"/>
          <w:sz w:val="24"/>
          <w:szCs w:val="24"/>
        </w:rPr>
        <w:t>feedback scores on course effectiveness</w:t>
      </w:r>
      <w:commentRangeEnd w:id="42"/>
      <w:r w:rsidR="004D0B80">
        <w:rPr>
          <w:rStyle w:val="CommentReference"/>
        </w:rPr>
        <w:commentReference w:id="42"/>
      </w:r>
      <w:r w:rsidRPr="380DFAE7">
        <w:rPr>
          <w:rFonts w:ascii="Segoe UI" w:eastAsia="Segoe UI" w:hAnsi="Segoe UI" w:cs="Segoe UI"/>
          <w:sz w:val="24"/>
          <w:szCs w:val="24"/>
        </w:rPr>
        <w:t>, and impact assessment of learned skills in professional settings.</w:t>
      </w:r>
    </w:p>
    <w:p w14:paraId="6EEFBC73" w14:textId="624A36BF" w:rsidR="00AC593F" w:rsidRDefault="5E96EF5C" w:rsidP="380DFAE7">
      <w:pPr>
        <w:pStyle w:val="Heading4"/>
        <w:spacing w:before="240" w:after="120"/>
        <w:rPr>
          <w:rFonts w:ascii="Segoe UI" w:eastAsia="Segoe UI" w:hAnsi="Segoe UI" w:cs="Segoe UI"/>
          <w:bCs/>
          <w:color w:val="auto"/>
          <w:sz w:val="24"/>
          <w:szCs w:val="24"/>
        </w:rPr>
      </w:pPr>
      <w:commentRangeStart w:id="43"/>
      <w:r w:rsidRPr="380DFAE7">
        <w:rPr>
          <w:rFonts w:ascii="Segoe UI" w:eastAsia="Segoe UI" w:hAnsi="Segoe UI" w:cs="Segoe UI"/>
          <w:b w:val="0"/>
          <w:color w:val="auto"/>
          <w:sz w:val="24"/>
          <w:szCs w:val="24"/>
        </w:rPr>
        <w:lastRenderedPageBreak/>
        <w:t xml:space="preserve"> </w:t>
      </w:r>
      <w:r w:rsidRPr="380DFAE7">
        <w:rPr>
          <w:rFonts w:ascii="Segoe UI" w:eastAsia="Segoe UI" w:hAnsi="Segoe UI" w:cs="Segoe UI"/>
          <w:bCs/>
          <w:color w:val="auto"/>
          <w:sz w:val="24"/>
          <w:szCs w:val="24"/>
        </w:rPr>
        <w:t xml:space="preserve">Toolkit for </w:t>
      </w:r>
      <w:r w:rsidR="00C322D1">
        <w:rPr>
          <w:rFonts w:ascii="Segoe UI" w:eastAsia="Segoe UI" w:hAnsi="Segoe UI" w:cs="Segoe UI"/>
          <w:bCs/>
          <w:color w:val="auto"/>
          <w:sz w:val="24"/>
          <w:szCs w:val="24"/>
        </w:rPr>
        <w:t>Upcycling</w:t>
      </w:r>
      <w:r w:rsidRPr="380DFAE7">
        <w:rPr>
          <w:rFonts w:ascii="Segoe UI" w:eastAsia="Segoe UI" w:hAnsi="Segoe UI" w:cs="Segoe UI"/>
          <w:bCs/>
          <w:color w:val="auto"/>
          <w:sz w:val="24"/>
          <w:szCs w:val="24"/>
        </w:rPr>
        <w:t xml:space="preserve"> Supply Chain Transformation</w:t>
      </w:r>
      <w:commentRangeEnd w:id="43"/>
      <w:r w:rsidR="00A67AC0">
        <w:rPr>
          <w:rStyle w:val="CommentReference"/>
          <w:b w:val="0"/>
          <w:color w:val="auto"/>
        </w:rPr>
        <w:commentReference w:id="43"/>
      </w:r>
    </w:p>
    <w:p w14:paraId="31B1DC7C" w14:textId="46F70DAA" w:rsidR="00AC593F" w:rsidRDefault="5E96EF5C" w:rsidP="380DFAE7">
      <w:pPr>
        <w:pStyle w:val="ListParagraph"/>
        <w:numPr>
          <w:ilvl w:val="0"/>
          <w:numId w:val="2"/>
        </w:numPr>
        <w:spacing w:before="0"/>
        <w:rPr>
          <w:rFonts w:ascii="Segoe UI" w:eastAsia="Segoe UI" w:hAnsi="Segoe UI" w:cs="Segoe UI"/>
          <w:sz w:val="24"/>
          <w:szCs w:val="24"/>
        </w:rPr>
      </w:pPr>
      <w:r w:rsidRPr="380DFAE7">
        <w:rPr>
          <w:rFonts w:ascii="Segoe UI" w:eastAsia="Segoe UI" w:hAnsi="Segoe UI" w:cs="Segoe UI"/>
          <w:b/>
          <w:bCs/>
          <w:sz w:val="24"/>
          <w:szCs w:val="24"/>
        </w:rPr>
        <w:t>Objective:</w:t>
      </w:r>
      <w:r w:rsidRPr="380DFAE7">
        <w:rPr>
          <w:rFonts w:ascii="Segoe UI" w:eastAsia="Segoe UI" w:hAnsi="Segoe UI" w:cs="Segoe UI"/>
          <w:sz w:val="24"/>
          <w:szCs w:val="24"/>
        </w:rPr>
        <w:t xml:space="preserve"> To create and distribute a comprehensive </w:t>
      </w:r>
      <w:proofErr w:type="gramStart"/>
      <w:r w:rsidR="00722862">
        <w:rPr>
          <w:rFonts w:ascii="Segoe UI" w:eastAsia="Segoe UI" w:hAnsi="Segoe UI" w:cs="Segoe UI"/>
          <w:sz w:val="24"/>
          <w:szCs w:val="24"/>
        </w:rPr>
        <w:t xml:space="preserve">process </w:t>
      </w:r>
      <w:r w:rsidRPr="380DFAE7">
        <w:rPr>
          <w:rFonts w:ascii="Segoe UI" w:eastAsia="Segoe UI" w:hAnsi="Segoe UI" w:cs="Segoe UI"/>
          <w:sz w:val="24"/>
          <w:szCs w:val="24"/>
        </w:rPr>
        <w:t xml:space="preserve"> that</w:t>
      </w:r>
      <w:proofErr w:type="gramEnd"/>
      <w:r w:rsidRPr="380DFAE7">
        <w:rPr>
          <w:rFonts w:ascii="Segoe UI" w:eastAsia="Segoe UI" w:hAnsi="Segoe UI" w:cs="Segoe UI"/>
          <w:sz w:val="24"/>
          <w:szCs w:val="24"/>
        </w:rPr>
        <w:t xml:space="preserve"> enables </w:t>
      </w:r>
      <w:commentRangeStart w:id="44"/>
      <w:r w:rsidRPr="380DFAE7">
        <w:rPr>
          <w:rFonts w:ascii="Segoe UI" w:eastAsia="Segoe UI" w:hAnsi="Segoe UI" w:cs="Segoe UI"/>
          <w:sz w:val="24"/>
          <w:szCs w:val="24"/>
        </w:rPr>
        <w:t>businesses</w:t>
      </w:r>
      <w:commentRangeEnd w:id="44"/>
      <w:r w:rsidR="00722862">
        <w:rPr>
          <w:rStyle w:val="CommentReference"/>
        </w:rPr>
        <w:commentReference w:id="44"/>
      </w:r>
      <w:r w:rsidRPr="380DFAE7">
        <w:rPr>
          <w:rFonts w:ascii="Segoe UI" w:eastAsia="Segoe UI" w:hAnsi="Segoe UI" w:cs="Segoe UI"/>
          <w:sz w:val="24"/>
          <w:szCs w:val="24"/>
        </w:rPr>
        <w:t xml:space="preserve"> to evaluate and enhance their supply chain sustainability.</w:t>
      </w:r>
    </w:p>
    <w:p w14:paraId="6D426591" w14:textId="484DFDD4" w:rsidR="00AC593F" w:rsidRDefault="5E96EF5C" w:rsidP="380DFAE7">
      <w:pPr>
        <w:pStyle w:val="ListParagraph"/>
        <w:numPr>
          <w:ilvl w:val="0"/>
          <w:numId w:val="2"/>
        </w:numPr>
        <w:spacing w:before="0"/>
        <w:rPr>
          <w:rFonts w:ascii="Segoe UI" w:eastAsia="Segoe UI" w:hAnsi="Segoe UI" w:cs="Segoe UI"/>
          <w:b/>
          <w:bCs/>
          <w:sz w:val="24"/>
          <w:szCs w:val="24"/>
        </w:rPr>
      </w:pPr>
      <w:r w:rsidRPr="380DFAE7">
        <w:rPr>
          <w:rFonts w:ascii="Segoe UI" w:eastAsia="Segoe UI" w:hAnsi="Segoe UI" w:cs="Segoe UI"/>
          <w:b/>
          <w:bCs/>
          <w:sz w:val="24"/>
          <w:szCs w:val="24"/>
        </w:rPr>
        <w:t>Specific Actions:</w:t>
      </w:r>
    </w:p>
    <w:p w14:paraId="69E81F3B" w14:textId="304E262C" w:rsidR="00AC593F" w:rsidRDefault="01F3A9A5"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Collect</w:t>
      </w:r>
      <w:r w:rsidR="5E96EF5C" w:rsidRPr="380DFAE7">
        <w:rPr>
          <w:rFonts w:ascii="Segoe UI" w:eastAsia="Segoe UI" w:hAnsi="Segoe UI" w:cs="Segoe UI"/>
          <w:sz w:val="24"/>
          <w:szCs w:val="24"/>
        </w:rPr>
        <w:t xml:space="preserve"> digital toolkit</w:t>
      </w:r>
      <w:r w:rsidR="203B6C21" w:rsidRPr="380DFAE7">
        <w:rPr>
          <w:rFonts w:ascii="Segoe UI" w:eastAsia="Segoe UI" w:hAnsi="Segoe UI" w:cs="Segoe UI"/>
          <w:sz w:val="24"/>
          <w:szCs w:val="24"/>
        </w:rPr>
        <w:t>s</w:t>
      </w:r>
      <w:r w:rsidR="5E96EF5C" w:rsidRPr="380DFAE7">
        <w:rPr>
          <w:rFonts w:ascii="Segoe UI" w:eastAsia="Segoe UI" w:hAnsi="Segoe UI" w:cs="Segoe UI"/>
          <w:sz w:val="24"/>
          <w:szCs w:val="24"/>
        </w:rPr>
        <w:t xml:space="preserve"> that includes assessment tools, step-by-step guides for implementing </w:t>
      </w:r>
      <w:r w:rsidR="00014F5B" w:rsidRPr="00014F5B">
        <w:rPr>
          <w:rFonts w:ascii="Segoe UI" w:eastAsia="Segoe UI" w:hAnsi="Segoe UI" w:cs="Segoe UI"/>
          <w:sz w:val="24"/>
          <w:szCs w:val="24"/>
        </w:rPr>
        <w:t>upcycling</w:t>
      </w:r>
      <w:r w:rsidR="00014F5B">
        <w:rPr>
          <w:rFonts w:ascii="Segoe UI" w:eastAsia="Segoe UI" w:hAnsi="Segoe UI" w:cs="Segoe UI"/>
          <w:sz w:val="24"/>
          <w:szCs w:val="24"/>
        </w:rPr>
        <w:t xml:space="preserve"> </w:t>
      </w:r>
      <w:r w:rsidR="5E96EF5C" w:rsidRPr="380DFAE7">
        <w:rPr>
          <w:rFonts w:ascii="Segoe UI" w:eastAsia="Segoe UI" w:hAnsi="Segoe UI" w:cs="Segoe UI"/>
          <w:sz w:val="24"/>
          <w:szCs w:val="24"/>
        </w:rPr>
        <w:t>and case studies of successful transformations.</w:t>
      </w:r>
      <w:r w:rsidR="783FA8F5" w:rsidRPr="380DFAE7">
        <w:rPr>
          <w:rFonts w:ascii="Segoe UI" w:eastAsia="Segoe UI" w:hAnsi="Segoe UI" w:cs="Segoe UI"/>
          <w:sz w:val="24"/>
          <w:szCs w:val="24"/>
        </w:rPr>
        <w:t xml:space="preserve"> </w:t>
      </w:r>
    </w:p>
    <w:p w14:paraId="0106BAAC" w14:textId="7EDABEB7"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 xml:space="preserve">Offer a series of webinars and live support sessions to assist companies in adopting and customizing the </w:t>
      </w:r>
      <w:commentRangeStart w:id="45"/>
      <w:r w:rsidRPr="380DFAE7">
        <w:rPr>
          <w:rFonts w:ascii="Segoe UI" w:eastAsia="Segoe UI" w:hAnsi="Segoe UI" w:cs="Segoe UI"/>
          <w:sz w:val="24"/>
          <w:szCs w:val="24"/>
        </w:rPr>
        <w:t>toolkit</w:t>
      </w:r>
      <w:commentRangeEnd w:id="45"/>
      <w:r w:rsidR="000C48B0">
        <w:rPr>
          <w:rStyle w:val="CommentReference"/>
        </w:rPr>
        <w:commentReference w:id="45"/>
      </w:r>
      <w:r w:rsidRPr="380DFAE7">
        <w:rPr>
          <w:rFonts w:ascii="Segoe UI" w:eastAsia="Segoe UI" w:hAnsi="Segoe UI" w:cs="Segoe UI"/>
          <w:sz w:val="24"/>
          <w:szCs w:val="24"/>
        </w:rPr>
        <w:t xml:space="preserve"> to their specific needs.</w:t>
      </w:r>
    </w:p>
    <w:p w14:paraId="46846D09" w14:textId="08904F62" w:rsidR="00AC593F" w:rsidRDefault="5E96EF5C" w:rsidP="380DFAE7">
      <w:pPr>
        <w:pStyle w:val="ListParagraph"/>
        <w:numPr>
          <w:ilvl w:val="1"/>
          <w:numId w:val="2"/>
        </w:numPr>
        <w:spacing w:before="0"/>
        <w:rPr>
          <w:rFonts w:ascii="Segoe UI" w:eastAsia="Segoe UI" w:hAnsi="Segoe UI" w:cs="Segoe UI"/>
          <w:sz w:val="24"/>
          <w:szCs w:val="24"/>
        </w:rPr>
      </w:pPr>
      <w:r w:rsidRPr="380DFAE7">
        <w:rPr>
          <w:rFonts w:ascii="Segoe UI" w:eastAsia="Segoe UI" w:hAnsi="Segoe UI" w:cs="Segoe UI"/>
          <w:sz w:val="24"/>
          <w:szCs w:val="24"/>
        </w:rPr>
        <w:t>Establish a feedback loop with toolkit users to continuously update and improve the resources based on real-world application and outcomes.</w:t>
      </w:r>
    </w:p>
    <w:p w14:paraId="211C5FC7" w14:textId="233E8DB2" w:rsidR="00AC593F" w:rsidRDefault="5E96EF5C" w:rsidP="380DFAE7">
      <w:pPr>
        <w:pStyle w:val="ListParagraph"/>
        <w:numPr>
          <w:ilvl w:val="0"/>
          <w:numId w:val="2"/>
        </w:numPr>
        <w:spacing w:before="0"/>
        <w:rPr>
          <w:rFonts w:ascii="Segoe UI" w:eastAsia="Segoe UI" w:hAnsi="Segoe UI" w:cs="Segoe UI"/>
          <w:sz w:val="24"/>
          <w:szCs w:val="24"/>
        </w:rPr>
      </w:pPr>
      <w:r w:rsidRPr="380DFAE7">
        <w:rPr>
          <w:rFonts w:ascii="Segoe UI" w:eastAsia="Segoe UI" w:hAnsi="Segoe UI" w:cs="Segoe UI"/>
          <w:b/>
          <w:bCs/>
          <w:sz w:val="24"/>
          <w:szCs w:val="24"/>
        </w:rPr>
        <w:t>Performance Metrics:</w:t>
      </w:r>
      <w:r w:rsidRPr="380DFAE7">
        <w:rPr>
          <w:rFonts w:ascii="Segoe UI" w:eastAsia="Segoe UI" w:hAnsi="Segoe UI" w:cs="Segoe UI"/>
          <w:sz w:val="24"/>
          <w:szCs w:val="24"/>
        </w:rPr>
        <w:t xml:space="preserve"> Toolkit adoption rate, feedback from businesses on </w:t>
      </w:r>
      <w:commentRangeStart w:id="46"/>
      <w:r w:rsidRPr="380DFAE7">
        <w:rPr>
          <w:rFonts w:ascii="Segoe UI" w:eastAsia="Segoe UI" w:hAnsi="Segoe UI" w:cs="Segoe UI"/>
          <w:sz w:val="24"/>
          <w:szCs w:val="24"/>
        </w:rPr>
        <w:t xml:space="preserve">usability and impact, </w:t>
      </w:r>
      <w:commentRangeEnd w:id="46"/>
      <w:r w:rsidR="009E3FE1">
        <w:rPr>
          <w:rStyle w:val="CommentReference"/>
        </w:rPr>
        <w:commentReference w:id="46"/>
      </w:r>
      <w:r w:rsidRPr="380DFAE7">
        <w:rPr>
          <w:rFonts w:ascii="Segoe UI" w:eastAsia="Segoe UI" w:hAnsi="Segoe UI" w:cs="Segoe UI"/>
          <w:sz w:val="24"/>
          <w:szCs w:val="24"/>
        </w:rPr>
        <w:t>number of webinars and support sessions conducted, and documented improvements in sustainability metrics among users.</w:t>
      </w:r>
    </w:p>
    <w:p w14:paraId="7C694CD2" w14:textId="67FC168F" w:rsidR="00AC593F" w:rsidRDefault="22AC1A3D" w:rsidP="380DFAE7">
      <w:pPr>
        <w:spacing w:before="240" w:after="120"/>
      </w:pPr>
      <w:r w:rsidRPr="380DFAE7">
        <w:t>Implementation Roadmap:</w:t>
      </w:r>
    </w:p>
    <w:p w14:paraId="5DB4493E" w14:textId="6972230D" w:rsidR="00AC593F" w:rsidRDefault="75F2363E" w:rsidP="380DFAE7">
      <w:pPr>
        <w:pStyle w:val="ListParagraph"/>
        <w:numPr>
          <w:ilvl w:val="0"/>
          <w:numId w:val="2"/>
        </w:numPr>
        <w:spacing w:before="240" w:after="240"/>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t>Q1:</w:t>
      </w:r>
      <w:r w:rsidRPr="380DFAE7">
        <w:rPr>
          <w:rFonts w:ascii="Segoe UI" w:eastAsia="Segoe UI" w:hAnsi="Segoe UI" w:cs="Segoe UI"/>
          <w:color w:val="000000" w:themeColor="text1"/>
          <w:sz w:val="24"/>
          <w:szCs w:val="24"/>
        </w:rPr>
        <w:t xml:space="preserve"> Launch Value Chain Rebels (VCR) website and social media platforms for visibility and engagement. Begin partnership development with industry and academia.</w:t>
      </w:r>
    </w:p>
    <w:p w14:paraId="2F84478B" w14:textId="5E9C6899" w:rsidR="00AC593F" w:rsidRDefault="75F2363E" w:rsidP="380DFAE7">
      <w:pPr>
        <w:pStyle w:val="ListParagraph"/>
        <w:numPr>
          <w:ilvl w:val="0"/>
          <w:numId w:val="2"/>
        </w:numPr>
        <w:spacing w:before="240" w:after="240"/>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t>Q2:</w:t>
      </w:r>
      <w:r w:rsidRPr="380DFAE7">
        <w:rPr>
          <w:rFonts w:ascii="Segoe UI" w:eastAsia="Segoe UI" w:hAnsi="Segoe UI" w:cs="Segoe UI"/>
          <w:color w:val="000000" w:themeColor="text1"/>
          <w:sz w:val="24"/>
          <w:szCs w:val="24"/>
        </w:rPr>
        <w:t xml:space="preserve"> </w:t>
      </w:r>
      <w:commentRangeStart w:id="47"/>
      <w:r w:rsidRPr="380DFAE7">
        <w:rPr>
          <w:rFonts w:ascii="Segoe UI" w:eastAsia="Segoe UI" w:hAnsi="Segoe UI" w:cs="Segoe UI"/>
          <w:color w:val="000000" w:themeColor="text1"/>
          <w:sz w:val="24"/>
          <w:szCs w:val="24"/>
        </w:rPr>
        <w:t>Conduct initial workshops</w:t>
      </w:r>
      <w:r w:rsidR="00147073">
        <w:rPr>
          <w:rFonts w:ascii="Segoe UI" w:eastAsia="Segoe UI" w:hAnsi="Segoe UI" w:cs="Segoe UI"/>
          <w:color w:val="000000" w:themeColor="text1"/>
          <w:sz w:val="24"/>
          <w:szCs w:val="24"/>
        </w:rPr>
        <w:t xml:space="preserve">/ hackathons, </w:t>
      </w:r>
      <w:r w:rsidR="00270714">
        <w:rPr>
          <w:rFonts w:ascii="Segoe UI" w:eastAsia="Segoe UI" w:hAnsi="Segoe UI" w:cs="Segoe UI"/>
          <w:color w:val="000000" w:themeColor="text1"/>
          <w:sz w:val="24"/>
          <w:szCs w:val="24"/>
        </w:rPr>
        <w:t>collaborations</w:t>
      </w:r>
      <w:r w:rsidRPr="380DFAE7">
        <w:rPr>
          <w:rFonts w:ascii="Segoe UI" w:eastAsia="Segoe UI" w:hAnsi="Segoe UI" w:cs="Segoe UI"/>
          <w:color w:val="000000" w:themeColor="text1"/>
          <w:sz w:val="24"/>
          <w:szCs w:val="24"/>
        </w:rPr>
        <w:t xml:space="preserve"> </w:t>
      </w:r>
      <w:commentRangeEnd w:id="47"/>
      <w:r w:rsidR="00605611">
        <w:rPr>
          <w:rStyle w:val="CommentReference"/>
        </w:rPr>
        <w:commentReference w:id="47"/>
      </w:r>
      <w:r w:rsidRPr="380DFAE7">
        <w:rPr>
          <w:rFonts w:ascii="Segoe UI" w:eastAsia="Segoe UI" w:hAnsi="Segoe UI" w:cs="Segoe UI"/>
          <w:color w:val="000000" w:themeColor="text1"/>
          <w:sz w:val="24"/>
          <w:szCs w:val="24"/>
        </w:rPr>
        <w:t xml:space="preserve">on </w:t>
      </w:r>
      <w:commentRangeStart w:id="48"/>
      <w:commentRangeStart w:id="49"/>
      <w:r w:rsidR="00C322D1">
        <w:rPr>
          <w:rFonts w:ascii="Segoe UI" w:eastAsia="Segoe UI" w:hAnsi="Segoe UI" w:cs="Segoe UI"/>
          <w:color w:val="000000" w:themeColor="text1"/>
          <w:sz w:val="24"/>
          <w:szCs w:val="24"/>
        </w:rPr>
        <w:t>upcycling</w:t>
      </w:r>
      <w:r w:rsidRPr="380DFAE7">
        <w:rPr>
          <w:rFonts w:ascii="Segoe UI" w:eastAsia="Segoe UI" w:hAnsi="Segoe UI" w:cs="Segoe UI"/>
          <w:color w:val="000000" w:themeColor="text1"/>
          <w:sz w:val="24"/>
          <w:szCs w:val="24"/>
        </w:rPr>
        <w:t xml:space="preserve"> supply chain practices</w:t>
      </w:r>
      <w:commentRangeEnd w:id="48"/>
      <w:r w:rsidR="009E3FE1">
        <w:rPr>
          <w:rStyle w:val="CommentReference"/>
        </w:rPr>
        <w:commentReference w:id="48"/>
      </w:r>
      <w:commentRangeEnd w:id="49"/>
      <w:r w:rsidR="00CF78BD">
        <w:rPr>
          <w:rStyle w:val="CommentReference"/>
        </w:rPr>
        <w:commentReference w:id="49"/>
      </w:r>
      <w:r w:rsidRPr="380DFAE7">
        <w:rPr>
          <w:rFonts w:ascii="Segoe UI" w:eastAsia="Segoe UI" w:hAnsi="Segoe UI" w:cs="Segoe UI"/>
          <w:color w:val="000000" w:themeColor="text1"/>
          <w:sz w:val="24"/>
          <w:szCs w:val="24"/>
        </w:rPr>
        <w:t>. Release first set of best practice reports.</w:t>
      </w:r>
      <w:r w:rsidR="00CF78BD">
        <w:rPr>
          <w:rFonts w:ascii="Segoe UI" w:eastAsia="Segoe UI" w:hAnsi="Segoe UI" w:cs="Segoe UI"/>
          <w:color w:val="000000" w:themeColor="text1"/>
          <w:sz w:val="24"/>
          <w:szCs w:val="24"/>
        </w:rPr>
        <w:t xml:space="preserve"> </w:t>
      </w:r>
    </w:p>
    <w:p w14:paraId="186C0B73" w14:textId="017EAD1C" w:rsidR="00AC593F" w:rsidRDefault="75F2363E" w:rsidP="380DFAE7">
      <w:pPr>
        <w:pStyle w:val="ListParagraph"/>
        <w:numPr>
          <w:ilvl w:val="0"/>
          <w:numId w:val="2"/>
        </w:numPr>
        <w:spacing w:before="240" w:after="240"/>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t>Q3:</w:t>
      </w:r>
      <w:r w:rsidRPr="380DFAE7">
        <w:rPr>
          <w:rFonts w:ascii="Segoe UI" w:eastAsia="Segoe UI" w:hAnsi="Segoe UI" w:cs="Segoe UI"/>
          <w:color w:val="000000" w:themeColor="text1"/>
          <w:sz w:val="24"/>
          <w:szCs w:val="24"/>
        </w:rPr>
        <w:t xml:space="preserve"> </w:t>
      </w:r>
      <w:commentRangeStart w:id="50"/>
      <w:r w:rsidRPr="380DFAE7">
        <w:rPr>
          <w:rFonts w:ascii="Segoe UI" w:eastAsia="Segoe UI" w:hAnsi="Segoe UI" w:cs="Segoe UI"/>
          <w:color w:val="000000" w:themeColor="text1"/>
          <w:sz w:val="24"/>
          <w:szCs w:val="24"/>
        </w:rPr>
        <w:t xml:space="preserve">Deploy </w:t>
      </w:r>
      <w:r w:rsidR="00C322D1">
        <w:rPr>
          <w:rFonts w:ascii="Segoe UI" w:eastAsia="Segoe UI" w:hAnsi="Segoe UI" w:cs="Segoe UI"/>
          <w:color w:val="000000" w:themeColor="text1"/>
          <w:sz w:val="24"/>
          <w:szCs w:val="24"/>
        </w:rPr>
        <w:t>Upcycling</w:t>
      </w:r>
      <w:r w:rsidRPr="380DFAE7">
        <w:rPr>
          <w:rFonts w:ascii="Segoe UI" w:eastAsia="Segoe UI" w:hAnsi="Segoe UI" w:cs="Segoe UI"/>
          <w:color w:val="000000" w:themeColor="text1"/>
          <w:sz w:val="24"/>
          <w:szCs w:val="24"/>
        </w:rPr>
        <w:t xml:space="preserve"> Supply Chain Toolkit pilot in selected industries. </w:t>
      </w:r>
      <w:commentRangeEnd w:id="50"/>
      <w:r w:rsidR="00A72A10">
        <w:rPr>
          <w:rStyle w:val="CommentReference"/>
        </w:rPr>
        <w:commentReference w:id="50"/>
      </w:r>
      <w:r w:rsidRPr="380DFAE7">
        <w:rPr>
          <w:rFonts w:ascii="Segoe UI" w:eastAsia="Segoe UI" w:hAnsi="Segoe UI" w:cs="Segoe UI"/>
          <w:color w:val="000000" w:themeColor="text1"/>
          <w:sz w:val="24"/>
          <w:szCs w:val="24"/>
        </w:rPr>
        <w:t>Start sustainability impact assessments.</w:t>
      </w:r>
    </w:p>
    <w:p w14:paraId="7F8DB18E" w14:textId="661AD44F" w:rsidR="00AC593F" w:rsidRDefault="75F2363E" w:rsidP="00C322D1">
      <w:pPr>
        <w:pStyle w:val="ListParagraph"/>
        <w:numPr>
          <w:ilvl w:val="0"/>
          <w:numId w:val="2"/>
        </w:numPr>
        <w:spacing w:before="240" w:after="240"/>
        <w:jc w:val="right"/>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t>Q4:</w:t>
      </w:r>
      <w:r w:rsidRPr="380DFAE7">
        <w:rPr>
          <w:rFonts w:ascii="Segoe UI" w:eastAsia="Segoe UI" w:hAnsi="Segoe UI" w:cs="Segoe UI"/>
          <w:color w:val="000000" w:themeColor="text1"/>
          <w:sz w:val="24"/>
          <w:szCs w:val="24"/>
        </w:rPr>
        <w:t xml:space="preserve"> </w:t>
      </w:r>
      <w:commentRangeStart w:id="51"/>
      <w:r w:rsidRPr="380DFAE7">
        <w:rPr>
          <w:rFonts w:ascii="Segoe UI" w:eastAsia="Segoe UI" w:hAnsi="Segoe UI" w:cs="Segoe UI"/>
          <w:color w:val="000000" w:themeColor="text1"/>
          <w:sz w:val="24"/>
          <w:szCs w:val="24"/>
        </w:rPr>
        <w:t xml:space="preserve">Evaluate toolkit pilot outcomes and refine based on feedback. </w:t>
      </w:r>
      <w:commentRangeEnd w:id="51"/>
      <w:r w:rsidR="00CF78BD">
        <w:rPr>
          <w:rStyle w:val="CommentReference"/>
        </w:rPr>
        <w:commentReference w:id="51"/>
      </w:r>
      <w:r w:rsidRPr="380DFAE7">
        <w:rPr>
          <w:rFonts w:ascii="Segoe UI" w:eastAsia="Segoe UI" w:hAnsi="Segoe UI" w:cs="Segoe UI"/>
          <w:color w:val="000000" w:themeColor="text1"/>
          <w:sz w:val="24"/>
          <w:szCs w:val="24"/>
        </w:rPr>
        <w:t>Host year-end conference to share insights and expand network.</w:t>
      </w:r>
    </w:p>
    <w:p w14:paraId="3D57CFC6" w14:textId="3428DBCF" w:rsidR="00AC593F" w:rsidRDefault="00AC593F" w:rsidP="380DFAE7">
      <w:pPr>
        <w:spacing w:before="0" w:after="300"/>
        <w:rPr>
          <w:rFonts w:ascii="Segoe UI" w:eastAsia="Segoe UI" w:hAnsi="Segoe UI" w:cs="Segoe UI"/>
          <w:color w:val="000000" w:themeColor="text1"/>
          <w:sz w:val="24"/>
          <w:szCs w:val="24"/>
        </w:rPr>
      </w:pPr>
    </w:p>
    <w:p w14:paraId="13F19D63" w14:textId="447E5D0A" w:rsidR="00AC593F" w:rsidRDefault="3DB3E771" w:rsidP="380DFAE7">
      <w:pPr>
        <w:spacing w:before="300" w:after="300"/>
        <w:ind w:left="0"/>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lastRenderedPageBreak/>
        <w:t>Year 2:</w:t>
      </w:r>
      <w:r w:rsidRPr="380DFAE7">
        <w:rPr>
          <w:rFonts w:ascii="Segoe UI" w:eastAsia="Segoe UI" w:hAnsi="Segoe UI" w:cs="Segoe UI"/>
          <w:color w:val="000000" w:themeColor="text1"/>
          <w:sz w:val="24"/>
          <w:szCs w:val="24"/>
        </w:rPr>
        <w:t xml:space="preserve"> Expand research and partnerships, enhance educational content, update toolkit, host first Global Summit, begin policy advocacy.</w:t>
      </w:r>
    </w:p>
    <w:p w14:paraId="00088647" w14:textId="4CADEB83" w:rsidR="00AC593F" w:rsidRDefault="3DB3E771" w:rsidP="380DFAE7">
      <w:pPr>
        <w:spacing w:before="300" w:after="300"/>
        <w:ind w:left="0"/>
        <w:rPr>
          <w:rFonts w:ascii="Segoe UI" w:eastAsia="Segoe UI" w:hAnsi="Segoe UI" w:cs="Segoe UI"/>
          <w:color w:val="000000" w:themeColor="text1"/>
          <w:sz w:val="24"/>
          <w:szCs w:val="24"/>
        </w:rPr>
      </w:pPr>
      <w:r w:rsidRPr="380DFAE7">
        <w:rPr>
          <w:rFonts w:ascii="Segoe UI" w:eastAsia="Segoe UI" w:hAnsi="Segoe UI" w:cs="Segoe UI"/>
          <w:b/>
          <w:bCs/>
          <w:color w:val="000000" w:themeColor="text1"/>
          <w:sz w:val="24"/>
          <w:szCs w:val="24"/>
        </w:rPr>
        <w:t>Year 3:</w:t>
      </w:r>
      <w:r w:rsidRPr="380DFAE7">
        <w:rPr>
          <w:rFonts w:ascii="Segoe UI" w:eastAsia="Segoe UI" w:hAnsi="Segoe UI" w:cs="Segoe UI"/>
          <w:color w:val="000000" w:themeColor="text1"/>
          <w:sz w:val="24"/>
          <w:szCs w:val="24"/>
        </w:rPr>
        <w:t xml:space="preserve"> Globalize initiatives, launch mentorship program, release toolkit 2.0, leverage summit for broader policy impact.</w:t>
      </w:r>
    </w:p>
    <w:p w14:paraId="74254F19" w14:textId="7FA72325" w:rsidR="00AC593F" w:rsidRDefault="00AC593F" w:rsidP="380DFAE7">
      <w:pPr>
        <w:rPr>
          <w:rFonts w:ascii="Segoe UI" w:eastAsia="Segoe UI" w:hAnsi="Segoe UI" w:cs="Segoe UI"/>
          <w:sz w:val="24"/>
          <w:szCs w:val="24"/>
        </w:rPr>
      </w:pPr>
    </w:p>
    <w:p w14:paraId="67A74800" w14:textId="32B71478" w:rsidR="00AC593F" w:rsidRDefault="3BEE8DC6" w:rsidP="380DFAE7">
      <w:pPr>
        <w:rPr>
          <w:rFonts w:ascii="Segoe UI" w:eastAsia="Segoe UI" w:hAnsi="Segoe UI" w:cs="Segoe UI"/>
          <w:sz w:val="24"/>
          <w:szCs w:val="24"/>
        </w:rPr>
      </w:pPr>
      <w:r w:rsidRPr="380DFAE7">
        <w:rPr>
          <w:rFonts w:ascii="Segoe UI" w:eastAsia="Segoe UI" w:hAnsi="Segoe UI" w:cs="Segoe UI"/>
          <w:sz w:val="24"/>
          <w:szCs w:val="24"/>
        </w:rPr>
        <w:t xml:space="preserve">Chris Version Strategic Plan move to annex </w:t>
      </w:r>
      <w:proofErr w:type="gramStart"/>
      <w:r w:rsidRPr="380DFAE7">
        <w:rPr>
          <w:rFonts w:ascii="Segoe UI" w:eastAsia="Segoe UI" w:hAnsi="Segoe UI" w:cs="Segoe UI"/>
          <w:sz w:val="24"/>
          <w:szCs w:val="24"/>
        </w:rPr>
        <w:t>G</w:t>
      </w:r>
      <w:proofErr w:type="gramEnd"/>
    </w:p>
    <w:p w14:paraId="3893232F" w14:textId="0C72927E" w:rsidR="00AC593F" w:rsidRDefault="00AC593F" w:rsidP="380DFAE7">
      <w:pPr>
        <w:ind w:left="0"/>
      </w:pPr>
    </w:p>
    <w:p w14:paraId="7E167F3C" w14:textId="28AC8EBE" w:rsidR="00AC593F" w:rsidRDefault="00AC593F" w:rsidP="380DFAE7">
      <w:pPr>
        <w:ind w:left="0"/>
      </w:pPr>
    </w:p>
    <w:p w14:paraId="07F78030" w14:textId="47C6923B" w:rsidR="00AC593F" w:rsidRDefault="00AC593F" w:rsidP="380DFAE7">
      <w:pPr>
        <w:ind w:left="0"/>
      </w:pPr>
      <w:r>
        <w:br w:type="page"/>
      </w:r>
    </w:p>
    <w:p w14:paraId="7F3A9E08" w14:textId="4B92CEAF" w:rsidR="00AC593F" w:rsidRDefault="33BBD343" w:rsidP="380DFAE7">
      <w:pPr>
        <w:ind w:left="0"/>
      </w:pPr>
      <w:bookmarkStart w:id="52" w:name="_Toc157715848"/>
      <w:r>
        <w:lastRenderedPageBreak/>
        <w:t>Operational Plan</w:t>
      </w:r>
      <w:bookmarkEnd w:id="52"/>
      <w:r>
        <w:t xml:space="preserve"> </w:t>
      </w:r>
    </w:p>
    <w:p w14:paraId="57E1F290" w14:textId="75997773" w:rsidR="2B642A04" w:rsidRDefault="2B642A04" w:rsidP="009A6CE0">
      <w:pPr>
        <w:pStyle w:val="Heading2"/>
      </w:pPr>
      <w:r w:rsidRPr="380DFAE7">
        <w:t xml:space="preserve">This outlines the steps and </w:t>
      </w:r>
      <w:proofErr w:type="spellStart"/>
      <w:r w:rsidRPr="380DFAE7">
        <w:t>fases</w:t>
      </w:r>
      <w:proofErr w:type="spellEnd"/>
      <w:r w:rsidRPr="380DFAE7">
        <w:t xml:space="preserve"> of setting up Value Chain Rebels.</w:t>
      </w:r>
      <w:bookmarkStart w:id="53" w:name="_Toc157715849"/>
      <w:r>
        <w:br/>
      </w:r>
      <w:r>
        <w:br/>
      </w:r>
      <w:r w:rsidR="468FCC1F" w:rsidRPr="380DFAE7">
        <w:t>Phase 1: The Startup</w:t>
      </w:r>
    </w:p>
    <w:p w14:paraId="35439B7C" w14:textId="6750F50C" w:rsidR="1D3F17DE" w:rsidRDefault="1D3F17DE" w:rsidP="380DFAE7">
      <w:r w:rsidRPr="380DFAE7">
        <w:t>Assign a project manager to oversee the operational rollout.</w:t>
      </w:r>
    </w:p>
    <w:p w14:paraId="7F76CC72" w14:textId="4DD7B3D9" w:rsidR="1D3F17DE" w:rsidRDefault="1D3F17DE" w:rsidP="380DFAE7">
      <w:r w:rsidRPr="380DFAE7">
        <w:t>Form dedicated teams for Research, Education, and Partnerships, assigning team leaders.</w:t>
      </w:r>
    </w:p>
    <w:p w14:paraId="509541DD" w14:textId="70EE207D" w:rsidR="468FCC1F" w:rsidRDefault="468FCC1F" w:rsidP="009A6CE0">
      <w:pPr>
        <w:pStyle w:val="Heading2"/>
      </w:pPr>
      <w:r w:rsidRPr="380DFAE7">
        <w:t>Vision and Mission Articulation</w:t>
      </w:r>
    </w:p>
    <w:p w14:paraId="4641565F" w14:textId="1492AAA2" w:rsidR="468FCC1F" w:rsidRDefault="468FCC1F" w:rsidP="009A6CE0">
      <w:pPr>
        <w:pStyle w:val="Heading2"/>
      </w:pPr>
      <w:r w:rsidRPr="380DFAE7">
        <w:t>Action: Draft and finalize a collective memorandum that clearly articulates our vision, value proposition, and organizational goals. This foundational document will guide all subsequent actions and decisions.</w:t>
      </w:r>
    </w:p>
    <w:p w14:paraId="05F01567" w14:textId="17DF3209" w:rsidR="468FCC1F" w:rsidRDefault="468FCC1F" w:rsidP="009A6CE0">
      <w:pPr>
        <w:pStyle w:val="Heading2"/>
      </w:pPr>
      <w:r w:rsidRPr="380DFAE7">
        <w:t>Partner Selection &amp; Opportunity Scouting</w:t>
      </w:r>
    </w:p>
    <w:p w14:paraId="6AB2BA56" w14:textId="7FED8ACF" w:rsidR="468FCC1F" w:rsidRDefault="468FCC1F" w:rsidP="009A6CE0">
      <w:pPr>
        <w:pStyle w:val="Heading2"/>
      </w:pPr>
      <w:r w:rsidRPr="380DFAE7">
        <w:t>Action: Begin scouting for opportunities immediately, including grants and potential supply chain improvement projects. This will facilitate funding and partner selection.</w:t>
      </w:r>
    </w:p>
    <w:p w14:paraId="64654A65" w14:textId="4E99DEA5" w:rsidR="468FCC1F" w:rsidRDefault="468FCC1F" w:rsidP="009A6CE0">
      <w:pPr>
        <w:pStyle w:val="Heading2"/>
      </w:pPr>
      <w:r w:rsidRPr="380DFAE7">
        <w:t>Steps:</w:t>
      </w:r>
    </w:p>
    <w:p w14:paraId="6C5BCF2A" w14:textId="535D7CF3" w:rsidR="468FCC1F" w:rsidRDefault="468FCC1F" w:rsidP="009A6CE0">
      <w:pPr>
        <w:pStyle w:val="Heading2"/>
      </w:pPr>
      <w:r w:rsidRPr="380DFAE7">
        <w:t>Categorize potential partners into diverse stakeholder groups such as educational institutions, companies, government entities, and funding bodies.</w:t>
      </w:r>
    </w:p>
    <w:p w14:paraId="09615606" w14:textId="266A8006" w:rsidR="468FCC1F" w:rsidRDefault="468FCC1F" w:rsidP="009A6CE0">
      <w:pPr>
        <w:pStyle w:val="Heading2"/>
      </w:pPr>
      <w:r w:rsidRPr="380DFAE7">
        <w:t>Identify and engage potential partners across these categories, focusing on those who can offer students, projects, tools, or funding.</w:t>
      </w:r>
    </w:p>
    <w:p w14:paraId="283381F9" w14:textId="0F22B511" w:rsidR="00B75E06" w:rsidRPr="00B75E06" w:rsidRDefault="00B75E06" w:rsidP="00C322D1">
      <w:r>
        <w:rPr>
          <w:lang w:val="en-US"/>
        </w:rPr>
        <w:t xml:space="preserve">Development of process to identify SC </w:t>
      </w:r>
      <w:proofErr w:type="spellStart"/>
      <w:r w:rsidR="0075199D">
        <w:rPr>
          <w:lang w:val="en-US"/>
        </w:rPr>
        <w:t>issus</w:t>
      </w:r>
      <w:proofErr w:type="spellEnd"/>
      <w:r w:rsidR="0075199D">
        <w:rPr>
          <w:lang w:val="en-US"/>
        </w:rPr>
        <w:t xml:space="preserve"> and the process to find solutions in a form that is adaptable to different </w:t>
      </w:r>
      <w:proofErr w:type="gramStart"/>
      <w:r w:rsidR="0075199D">
        <w:rPr>
          <w:lang w:val="en-US"/>
        </w:rPr>
        <w:t>SC’s</w:t>
      </w:r>
      <w:proofErr w:type="gramEnd"/>
    </w:p>
    <w:p w14:paraId="0C5BB133" w14:textId="22331E48" w:rsidR="00A20DA1" w:rsidRPr="00A20DA1" w:rsidRDefault="00A20DA1" w:rsidP="00C322D1">
      <w:r>
        <w:rPr>
          <w:lang w:val="en-US"/>
        </w:rPr>
        <w:t xml:space="preserve">Development of projects based on common interests in terms of large-scale challenges and </w:t>
      </w:r>
      <w:r w:rsidR="00B75E06">
        <w:rPr>
          <w:lang w:val="en-US"/>
        </w:rPr>
        <w:t xml:space="preserve">involvement of partners </w:t>
      </w:r>
      <w:r>
        <w:rPr>
          <w:lang w:val="en-US"/>
        </w:rPr>
        <w:t>based on expertise</w:t>
      </w:r>
      <w:r w:rsidR="00B75E06">
        <w:rPr>
          <w:lang w:val="en-US"/>
        </w:rPr>
        <w:t xml:space="preserve"> within the specific SC for each topical project</w:t>
      </w:r>
      <w:r>
        <w:rPr>
          <w:lang w:val="en-US"/>
        </w:rPr>
        <w:t xml:space="preserve">. </w:t>
      </w:r>
    </w:p>
    <w:p w14:paraId="30334B57" w14:textId="713AF80E" w:rsidR="468FCC1F" w:rsidRDefault="468FCC1F" w:rsidP="009A6CE0">
      <w:pPr>
        <w:pStyle w:val="Heading2"/>
      </w:pPr>
      <w:r w:rsidRPr="380DFAE7">
        <w:t>Organizational Structure Development</w:t>
      </w:r>
    </w:p>
    <w:p w14:paraId="5A8E924F" w14:textId="1480A035" w:rsidR="468FCC1F" w:rsidRDefault="468FCC1F" w:rsidP="009A6CE0">
      <w:pPr>
        <w:pStyle w:val="Heading2"/>
      </w:pPr>
      <w:r w:rsidRPr="380DFAE7">
        <w:t>Action: Establish the organizational building blocks essential for operation. This includes creating digital assets (e.g., website, forums, chat programs), setting up a minimal organizational structure with automated onboarding processes, and building a strong online presence.</w:t>
      </w:r>
    </w:p>
    <w:p w14:paraId="3BA3491A" w14:textId="32AA10E2" w:rsidR="54E85944" w:rsidRPr="00C322D1" w:rsidRDefault="54E85944"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To get an idea of what the Value Chain Rebels onboarding could look like:</w:t>
      </w:r>
    </w:p>
    <w:p w14:paraId="0A8359A3" w14:textId="243AA8A7" w:rsidR="54E85944" w:rsidRPr="00C322D1" w:rsidRDefault="00000000" w:rsidP="380DFAE7">
      <w:pPr>
        <w:spacing w:before="0"/>
        <w:ind w:left="0"/>
        <w:rPr>
          <w:rFonts w:ascii="Segoe UI" w:eastAsia="Segoe UI" w:hAnsi="Segoe UI" w:cs="Segoe UI"/>
          <w:sz w:val="24"/>
          <w:szCs w:val="24"/>
          <w:lang w:val="en-GB"/>
        </w:rPr>
      </w:pPr>
      <w:hyperlink r:id="rId15">
        <w:r w:rsidR="54E85944" w:rsidRPr="00C322D1">
          <w:rPr>
            <w:rStyle w:val="Hyperlink"/>
            <w:rFonts w:ascii="Segoe UI" w:eastAsia="Segoe UI" w:hAnsi="Segoe UI" w:cs="Segoe UI"/>
            <w:sz w:val="24"/>
            <w:szCs w:val="24"/>
            <w:lang w:val="en-GB"/>
          </w:rPr>
          <w:t>https://www.notion.so/Getting-Started-6668f218d1ae456b8de53cffc3661607</w:t>
        </w:r>
      </w:hyperlink>
    </w:p>
    <w:p w14:paraId="2D69A1FF" w14:textId="13697694" w:rsidR="794EF27D" w:rsidRDefault="794EF27D" w:rsidP="380DFAE7">
      <w:proofErr w:type="gramStart"/>
      <w:r w:rsidRPr="380DFAE7">
        <w:t>Example;</w:t>
      </w:r>
      <w:proofErr w:type="gramEnd"/>
      <w:r w:rsidRPr="380DFAE7">
        <w:t xml:space="preserve"> </w:t>
      </w:r>
      <w:hyperlink r:id="rId16">
        <w:r w:rsidRPr="380DFAE7">
          <w:rPr>
            <w:rStyle w:val="Hyperlink"/>
          </w:rPr>
          <w:t>https://www.notion.so/HecThaFood-Heck-tha-Food-Home-Dashboard-e7636673ad8f45db8990314fd20b1bfe?pvs=4</w:t>
        </w:r>
      </w:hyperlink>
    </w:p>
    <w:p w14:paraId="67B46D97" w14:textId="511D11D6" w:rsidR="380DFAE7" w:rsidRDefault="380DFAE7" w:rsidP="380DFAE7"/>
    <w:p w14:paraId="6A6450CF" w14:textId="784D2785" w:rsidR="468FCC1F" w:rsidRDefault="468FCC1F" w:rsidP="009A6CE0">
      <w:pPr>
        <w:pStyle w:val="Heading2"/>
      </w:pPr>
      <w:r w:rsidRPr="380DFAE7">
        <w:t>Tools: Utilize platforms like Notion for organizational dashboards and LinkedIn for professional networking.</w:t>
      </w:r>
    </w:p>
    <w:p w14:paraId="6ACDCF10" w14:textId="0A590861" w:rsidR="468FCC1F" w:rsidRDefault="468FCC1F" w:rsidP="009A6CE0">
      <w:pPr>
        <w:pStyle w:val="Heading2"/>
      </w:pPr>
      <w:r w:rsidRPr="380DFAE7">
        <w:t>Phase 2: Expansion and Reach</w:t>
      </w:r>
    </w:p>
    <w:p w14:paraId="401F4210" w14:textId="3CF51351" w:rsidR="468FCC1F" w:rsidRDefault="468FCC1F" w:rsidP="009A6CE0">
      <w:pPr>
        <w:pStyle w:val="Heading2"/>
      </w:pPr>
      <w:r w:rsidRPr="380DFAE7">
        <w:t>Communication and Engagement</w:t>
      </w:r>
    </w:p>
    <w:p w14:paraId="2DC56BBA" w14:textId="7AF7FB18" w:rsidR="468FCC1F" w:rsidRDefault="468FCC1F" w:rsidP="009A6CE0">
      <w:pPr>
        <w:pStyle w:val="Heading2"/>
      </w:pPr>
      <w:r w:rsidRPr="380DFAE7">
        <w:t>Action: Develop and disseminate communication materials tailored to various stakeholders, including slide decks for idea conveyance, recruitment, and partner engagement.</w:t>
      </w:r>
    </w:p>
    <w:p w14:paraId="11052885" w14:textId="0808B558" w:rsidR="468FCC1F" w:rsidRDefault="468FCC1F" w:rsidP="009A6CE0">
      <w:pPr>
        <w:pStyle w:val="Heading2"/>
      </w:pPr>
      <w:r w:rsidRPr="380DFAE7">
        <w:t>Implementation: Offer workshops and guest lectures to spread our mission and attract members and partners.</w:t>
      </w:r>
    </w:p>
    <w:p w14:paraId="7F7A935D" w14:textId="08363B1D" w:rsidR="380DFAE7" w:rsidRDefault="380DFAE7" w:rsidP="009A6CE0">
      <w:pPr>
        <w:pStyle w:val="Heading2"/>
      </w:pPr>
    </w:p>
    <w:p w14:paraId="5571498E" w14:textId="74005133" w:rsidR="468FCC1F" w:rsidRDefault="468FCC1F" w:rsidP="009A6CE0">
      <w:pPr>
        <w:pStyle w:val="Heading2"/>
      </w:pPr>
      <w:r w:rsidRPr="380DFAE7">
        <w:t>Organizational Dynamics</w:t>
      </w:r>
    </w:p>
    <w:p w14:paraId="6BAA4A96" w14:textId="25556DD7" w:rsidR="468FCC1F" w:rsidRDefault="468FCC1F" w:rsidP="009A6CE0">
      <w:pPr>
        <w:pStyle w:val="Heading2"/>
      </w:pPr>
      <w:r w:rsidRPr="380DFAE7">
        <w:t>Action: Implement regular meetings to discuss operations, delegate tasks, and update on progress.</w:t>
      </w:r>
    </w:p>
    <w:p w14:paraId="47C539B1" w14:textId="31BD0754" w:rsidR="468FCC1F" w:rsidRDefault="468FCC1F" w:rsidP="009A6CE0">
      <w:pPr>
        <w:pStyle w:val="Heading2"/>
      </w:pPr>
      <w:r w:rsidRPr="380DFAE7">
        <w:t>Recruitment: Activate immediate recruitment strategies to leverage new members in attracting additional partners and projects, emphasizing the non-dependency on partners for member onboarding.</w:t>
      </w:r>
    </w:p>
    <w:p w14:paraId="5BADD20F" w14:textId="671B0360" w:rsidR="51AE9497" w:rsidRDefault="51AE9497" w:rsidP="380DFAE7">
      <w:r w:rsidRPr="380DFAE7">
        <w:t>Project Selection and Formation</w:t>
      </w:r>
    </w:p>
    <w:p w14:paraId="7D38EECD" w14:textId="3AC08F7A" w:rsidR="51AE9497" w:rsidRDefault="51AE9497" w:rsidP="380DFAE7">
      <w:r>
        <w:rPr>
          <w:noProof/>
        </w:rPr>
        <w:lastRenderedPageBreak/>
        <w:drawing>
          <wp:inline distT="0" distB="0" distL="0" distR="0" wp14:anchorId="538ED026" wp14:editId="1198AD21">
            <wp:extent cx="6438900" cy="3367008"/>
            <wp:effectExtent l="0" t="0" r="0" b="0"/>
            <wp:docPr id="1309084945" name="Picture 130908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38900" cy="3367008"/>
                    </a:xfrm>
                    <a:prstGeom prst="rect">
                      <a:avLst/>
                    </a:prstGeom>
                  </pic:spPr>
                </pic:pic>
              </a:graphicData>
            </a:graphic>
          </wp:inline>
        </w:drawing>
      </w:r>
    </w:p>
    <w:p w14:paraId="6AA4B4A9" w14:textId="49B75739" w:rsidR="6B8B56BB" w:rsidRDefault="6B8B56BB" w:rsidP="380DFAE7">
      <w:r>
        <w:rPr>
          <w:noProof/>
        </w:rPr>
        <w:lastRenderedPageBreak/>
        <w:drawing>
          <wp:inline distT="0" distB="0" distL="0" distR="0" wp14:anchorId="2AFD38E3" wp14:editId="5921903B">
            <wp:extent cx="2381250" cy="4572000"/>
            <wp:effectExtent l="0" t="0" r="0" b="0"/>
            <wp:docPr id="448326137" name="Picture 44832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p w14:paraId="3EABCDE9" w14:textId="6B21F1B3" w:rsidR="380DFAE7" w:rsidRDefault="380DFAE7">
      <w:r>
        <w:br w:type="page"/>
      </w:r>
    </w:p>
    <w:p w14:paraId="276A0435" w14:textId="4DDC5938" w:rsidR="468FCC1F" w:rsidRDefault="468FCC1F" w:rsidP="380DFAE7">
      <w:r w:rsidRPr="380DFAE7">
        <w:lastRenderedPageBreak/>
        <w:t>Workshop and Tool Development</w:t>
      </w:r>
    </w:p>
    <w:p w14:paraId="2358B89A" w14:textId="4BE4AD71" w:rsidR="468FCC1F" w:rsidRDefault="468FCC1F" w:rsidP="380DFAE7">
      <w:r w:rsidRPr="380DFAE7">
        <w:t>Action: Prepare and offer workshops tailored to partners and members, focusing on supply chain sustainability.</w:t>
      </w:r>
    </w:p>
    <w:p w14:paraId="344CA278" w14:textId="60EBD4F2" w:rsidR="468FCC1F" w:rsidRDefault="468FCC1F" w:rsidP="009A6CE0">
      <w:pPr>
        <w:pStyle w:val="Heading2"/>
      </w:pPr>
      <w:r w:rsidRPr="380DFAE7">
        <w:t xml:space="preserve">Innovation: Develop simulation tools to analyze and improve supply chain sustainability, enhancing our value proposition to partners and stakeholders. </w:t>
      </w:r>
    </w:p>
    <w:p w14:paraId="227D1678" w14:textId="6409CF45" w:rsidR="2D8466DB" w:rsidRDefault="2D8466DB" w:rsidP="380DFAE7">
      <w:r w:rsidRPr="380DFAE7">
        <w:t>Education and Capacity Building:</w:t>
      </w:r>
    </w:p>
    <w:p w14:paraId="7CCC6017" w14:textId="43B234BE" w:rsidR="2D8466DB" w:rsidRDefault="2D8466DB" w:rsidP="380DFAE7">
      <w:pPr>
        <w:ind w:left="0"/>
      </w:pPr>
      <w:r w:rsidRPr="380DFAE7">
        <w:t>Immediate Actions:</w:t>
      </w:r>
    </w:p>
    <w:p w14:paraId="22AC7853" w14:textId="44378889" w:rsidR="2D8466DB" w:rsidRDefault="2D8466DB" w:rsidP="380DFAE7">
      <w:pPr>
        <w:ind w:left="0"/>
      </w:pPr>
      <w:r w:rsidRPr="380DFAE7">
        <w:t>Develop a curriculum outline for the first sustainability workshop, focusing on practical tools and strategies.</w:t>
      </w:r>
    </w:p>
    <w:p w14:paraId="110FF607" w14:textId="010F8437" w:rsidR="2D8466DB" w:rsidRDefault="2D8466DB" w:rsidP="380DFAE7">
      <w:pPr>
        <w:ind w:left="0"/>
      </w:pPr>
      <w:r w:rsidRPr="380DFAE7">
        <w:t>Partner with a local university or sustainability expert to co-deliver the workshop.</w:t>
      </w:r>
    </w:p>
    <w:p w14:paraId="0D8B7EBC" w14:textId="1CA6525D" w:rsidR="2D8466DB" w:rsidRDefault="2D8466DB" w:rsidP="380DFAE7">
      <w:pPr>
        <w:ind w:left="0"/>
      </w:pPr>
      <w:r w:rsidRPr="380DFAE7">
        <w:t>Process:</w:t>
      </w:r>
    </w:p>
    <w:p w14:paraId="3D201CB2" w14:textId="3EE873C6" w:rsidR="2D8466DB" w:rsidRDefault="2D8466DB" w:rsidP="380DFAE7">
      <w:pPr>
        <w:ind w:left="0"/>
      </w:pPr>
      <w:r w:rsidRPr="380DFAE7">
        <w:t>Begin marketing the workshop to industry partners and through social media.</w:t>
      </w:r>
    </w:p>
    <w:p w14:paraId="6FA51413" w14:textId="5775DCA3" w:rsidR="2D8466DB" w:rsidRDefault="2D8466DB" w:rsidP="380DFAE7">
      <w:pPr>
        <w:ind w:left="0"/>
      </w:pPr>
      <w:r w:rsidRPr="380DFAE7">
        <w:t>Schedule and conduct the first workshop by the end of Month 3.</w:t>
      </w:r>
    </w:p>
    <w:p w14:paraId="60FA8DD7" w14:textId="1FC40AD9" w:rsidR="380DFAE7" w:rsidRDefault="380DFAE7" w:rsidP="380DFAE7"/>
    <w:p w14:paraId="4047FC64" w14:textId="1BFD8D0E" w:rsidR="3491F438" w:rsidRDefault="3491F438" w:rsidP="009A6CE0">
      <w:pPr>
        <w:pStyle w:val="Heading2"/>
      </w:pPr>
      <w:r w:rsidRPr="380DFAE7">
        <w:t>Phase 3: Expansion and Reach</w:t>
      </w:r>
    </w:p>
    <w:p w14:paraId="46985C21" w14:textId="52D07730" w:rsidR="0D23A2E8" w:rsidRDefault="0D23A2E8" w:rsidP="380DFAE7">
      <w:r w:rsidRPr="380DFAE7">
        <w:t>Research and Development:</w:t>
      </w:r>
    </w:p>
    <w:p w14:paraId="0F5992F8" w14:textId="735A761C" w:rsidR="0D23A2E8" w:rsidRDefault="0D23A2E8" w:rsidP="380DFAE7">
      <w:pPr>
        <w:ind w:left="0"/>
      </w:pPr>
      <w:r w:rsidRPr="380DFAE7">
        <w:t>Immediate Actions:</w:t>
      </w:r>
    </w:p>
    <w:p w14:paraId="6501D499" w14:textId="7D38A52F" w:rsidR="0D23A2E8" w:rsidRDefault="0D23A2E8" w:rsidP="380DFAE7">
      <w:pPr>
        <w:ind w:left="0"/>
      </w:pPr>
      <w:r w:rsidRPr="380DFAE7">
        <w:t>Identify top 5 sustainability challenges in current supply chains through a quick survey among stakeholders.</w:t>
      </w:r>
    </w:p>
    <w:p w14:paraId="167022F5" w14:textId="488570DE" w:rsidR="0D23A2E8" w:rsidRDefault="0D23A2E8" w:rsidP="380DFAE7">
      <w:pPr>
        <w:ind w:left="0"/>
      </w:pPr>
      <w:r w:rsidRPr="380DFAE7">
        <w:t>Launch a pilot research project focused on the most cited challenge.</w:t>
      </w:r>
    </w:p>
    <w:p w14:paraId="3D4302B6" w14:textId="2517A12A" w:rsidR="0D23A2E8" w:rsidRDefault="0D23A2E8" w:rsidP="380DFAE7">
      <w:pPr>
        <w:rPr>
          <w:b/>
          <w:bCs/>
        </w:rPr>
      </w:pPr>
      <w:r w:rsidRPr="380DFAE7">
        <w:rPr>
          <w:b/>
          <w:bCs/>
        </w:rPr>
        <w:t>Process:</w:t>
      </w:r>
    </w:p>
    <w:p w14:paraId="47142B0B" w14:textId="5FE6910B" w:rsidR="0D23A2E8" w:rsidRDefault="0D23A2E8" w:rsidP="380DFAE7">
      <w:pPr>
        <w:ind w:left="0"/>
      </w:pPr>
      <w:r w:rsidRPr="380DFAE7">
        <w:t>Weekly progress checks.</w:t>
      </w:r>
    </w:p>
    <w:p w14:paraId="7A2F7C32" w14:textId="7539D8C1" w:rsidR="0D23A2E8" w:rsidRDefault="0D23A2E8" w:rsidP="380DFAE7">
      <w:pPr>
        <w:ind w:left="0"/>
      </w:pPr>
      <w:r w:rsidRPr="380DFAE7">
        <w:t>Draft preliminary findings for internal review by the end of Month 3.</w:t>
      </w:r>
    </w:p>
    <w:p w14:paraId="59F6E2F3" w14:textId="7C0F6854" w:rsidR="380DFAE7" w:rsidRDefault="380DFAE7" w:rsidP="380DFAE7"/>
    <w:p w14:paraId="6DC9205A" w14:textId="78E509AC" w:rsidR="170ABD0D" w:rsidRDefault="170ABD0D" w:rsidP="009A6CE0">
      <w:pPr>
        <w:pStyle w:val="Heading2"/>
      </w:pPr>
      <w:r w:rsidRPr="380DFAE7">
        <w:t>Fase 1: The startup</w:t>
      </w:r>
    </w:p>
    <w:p w14:paraId="4850DD1A" w14:textId="711D7A84" w:rsidR="1109D9C4" w:rsidRDefault="1109D9C4" w:rsidP="380DFAE7">
      <w:r w:rsidRPr="380DFAE7">
        <w:t xml:space="preserve">We can start scouting for opportunities as soon as we have decided on the vision, value proposition, goals, and the memorandum of the </w:t>
      </w:r>
      <w:proofErr w:type="spellStart"/>
      <w:r w:rsidRPr="380DFAE7">
        <w:t>organisation</w:t>
      </w:r>
      <w:proofErr w:type="spellEnd"/>
      <w:r w:rsidRPr="380DFAE7">
        <w:t xml:space="preserve">; </w:t>
      </w:r>
      <w:r w:rsidR="6FC74A80" w:rsidRPr="380DFAE7">
        <w:t>There is no need to wait for anything else.</w:t>
      </w:r>
      <w:r w:rsidR="63436378" w:rsidRPr="380DFAE7">
        <w:t xml:space="preserve"> </w:t>
      </w:r>
    </w:p>
    <w:p w14:paraId="2FB28B1A" w14:textId="56921D70" w:rsidR="1109D9C4" w:rsidRDefault="1109D9C4" w:rsidP="380DFAE7">
      <w:r w:rsidRPr="380DFAE7">
        <w:t>Action: Craft a collective memorandum to communicate our mission.</w:t>
      </w:r>
    </w:p>
    <w:p w14:paraId="219DB07D" w14:textId="6849EB6B" w:rsidR="1362D8E9" w:rsidRDefault="170ABD0D" w:rsidP="380DFAE7">
      <w:r w:rsidRPr="380DFAE7">
        <w:t>A</w:t>
      </w:r>
      <w:r w:rsidR="10E7355D" w:rsidRPr="380DFAE7">
        <w:t>. Partner Selection</w:t>
      </w:r>
      <w:r w:rsidR="4049B458" w:rsidRPr="380DFAE7">
        <w:t xml:space="preserve"> &amp; </w:t>
      </w:r>
      <w:proofErr w:type="gramStart"/>
      <w:r w:rsidR="4049B458" w:rsidRPr="380DFAE7">
        <w:t xml:space="preserve">Opportunities </w:t>
      </w:r>
      <w:r w:rsidR="10E7355D" w:rsidRPr="380DFAE7">
        <w:t>:</w:t>
      </w:r>
      <w:proofErr w:type="gramEnd"/>
      <w:r w:rsidR="1362D8E9">
        <w:br/>
      </w:r>
      <w:r w:rsidR="1362D8E9">
        <w:br/>
      </w:r>
      <w:r w:rsidR="34B98F7C" w:rsidRPr="380DFAE7">
        <w:t xml:space="preserve"> An opportunity can be in the form of a grant, or a potential </w:t>
      </w:r>
      <w:proofErr w:type="spellStart"/>
      <w:r w:rsidR="34B98F7C" w:rsidRPr="380DFAE7">
        <w:t>supplychain</w:t>
      </w:r>
      <w:proofErr w:type="spellEnd"/>
      <w:r w:rsidR="34B98F7C" w:rsidRPr="380DFAE7">
        <w:t xml:space="preserve"> for improvement.</w:t>
      </w:r>
      <w:r w:rsidR="2F28142E" w:rsidRPr="380DFAE7">
        <w:t xml:space="preserve"> Finding these provides potential funding opportunities as well as potential partners selection criteria. </w:t>
      </w:r>
      <w:r w:rsidR="42A8CC8E" w:rsidRPr="380DFAE7">
        <w:t>Meanwhile we can start looking for potential partners.</w:t>
      </w:r>
      <w:r w:rsidR="1362D8E9">
        <w:br/>
      </w:r>
      <w:r w:rsidR="1362D8E9">
        <w:br/>
      </w:r>
      <w:r w:rsidR="39F6AF9E" w:rsidRPr="380DFAE7">
        <w:t>Partner Selection Steps:</w:t>
      </w:r>
    </w:p>
    <w:p w14:paraId="290E1616" w14:textId="45DF72E5" w:rsidR="1362D8E9" w:rsidRDefault="10E7355D" w:rsidP="1362D8E9">
      <w:r w:rsidRPr="380DFAE7">
        <w:t>Action: Categorize partners into diverse stakeholder groups.</w:t>
      </w:r>
    </w:p>
    <w:p w14:paraId="0F259713" w14:textId="0BF41AAD" w:rsidR="1362D8E9" w:rsidRDefault="10E7355D" w:rsidP="380DFAE7">
      <w:r w:rsidRPr="380DFAE7">
        <w:t xml:space="preserve">There are partners that could yield new members (students), </w:t>
      </w:r>
      <w:proofErr w:type="spellStart"/>
      <w:r w:rsidRPr="380DFAE7">
        <w:t>parters</w:t>
      </w:r>
      <w:proofErr w:type="spellEnd"/>
      <w:r w:rsidRPr="380DFAE7">
        <w:t xml:space="preserve"> that yield new projects (companies, or government), partners that could give us tools, partners that could give us funding, partners that could give us tools.</w:t>
      </w:r>
    </w:p>
    <w:p w14:paraId="61B7E782" w14:textId="73C8FC70" w:rsidR="1362D8E9" w:rsidRDefault="10E7355D" w:rsidP="1362D8E9">
      <w:r w:rsidRPr="380DFAE7">
        <w:t>Action: Identify partners for students, projects, tools, and funding.</w:t>
      </w:r>
    </w:p>
    <w:p w14:paraId="3A2ED369" w14:textId="50C8708E" w:rsidR="1362D8E9" w:rsidRDefault="1ABC3276" w:rsidP="380DFAE7">
      <w:r w:rsidRPr="380DFAE7">
        <w:t xml:space="preserve">B. </w:t>
      </w:r>
      <w:proofErr w:type="spellStart"/>
      <w:r w:rsidRPr="380DFAE7">
        <w:t>Organisational</w:t>
      </w:r>
      <w:proofErr w:type="spellEnd"/>
      <w:r w:rsidRPr="380DFAE7">
        <w:t xml:space="preserve"> Structure</w:t>
      </w:r>
      <w:r w:rsidR="1362D8E9">
        <w:br/>
      </w:r>
      <w:r w:rsidR="6400016C" w:rsidRPr="380DFAE7">
        <w:t xml:space="preserve">The </w:t>
      </w:r>
      <w:proofErr w:type="spellStart"/>
      <w:r w:rsidR="6400016C" w:rsidRPr="380DFAE7">
        <w:t>buildingblocks</w:t>
      </w:r>
      <w:proofErr w:type="spellEnd"/>
      <w:r w:rsidR="6400016C" w:rsidRPr="380DFAE7">
        <w:t xml:space="preserve"> of an </w:t>
      </w:r>
      <w:proofErr w:type="spellStart"/>
      <w:r w:rsidR="6400016C" w:rsidRPr="380DFAE7">
        <w:t>organisation</w:t>
      </w:r>
      <w:proofErr w:type="spellEnd"/>
      <w:r w:rsidR="6400016C" w:rsidRPr="380DFAE7">
        <w:t xml:space="preserve"> need to be in place before we can start to onboard more members</w:t>
      </w:r>
      <w:r w:rsidR="3C2F5823" w:rsidRPr="380DFAE7">
        <w:t xml:space="preserve"> or approach partners</w:t>
      </w:r>
      <w:r w:rsidR="6400016C" w:rsidRPr="380DFAE7">
        <w:t xml:space="preserve">. </w:t>
      </w:r>
      <w:r w:rsidR="724CF2AC" w:rsidRPr="380DFAE7">
        <w:t xml:space="preserve">We need to know what to say to them or what they should do. </w:t>
      </w:r>
    </w:p>
    <w:p w14:paraId="0F481C4A" w14:textId="0A1F6188" w:rsidR="1362D8E9" w:rsidRDefault="10E7355D" w:rsidP="380DFAE7">
      <w:r w:rsidRPr="380DFAE7">
        <w:t>Action: Create essential digital assets like flyers, a website, a</w:t>
      </w:r>
      <w:r w:rsidR="63FB46ED" w:rsidRPr="380DFAE7">
        <w:t xml:space="preserve"> notion page or planning page, a forum, a chat program, a code repository. See Diagram.</w:t>
      </w:r>
    </w:p>
    <w:p w14:paraId="3D2550E2" w14:textId="569DBE40" w:rsidR="1362D8E9" w:rsidRDefault="10E7355D" w:rsidP="380DFAE7">
      <w:r w:rsidRPr="380DFAE7">
        <w:t xml:space="preserve">Action: </w:t>
      </w:r>
      <w:r w:rsidR="17A734A5" w:rsidRPr="380DFAE7">
        <w:t>Start b</w:t>
      </w:r>
      <w:r w:rsidRPr="380DFAE7">
        <w:t>uild</w:t>
      </w:r>
      <w:r w:rsidR="7F2852FF" w:rsidRPr="380DFAE7">
        <w:t>ing</w:t>
      </w:r>
      <w:r w:rsidRPr="380DFAE7">
        <w:t xml:space="preserve"> a strong online presence, including LinkedIn.</w:t>
      </w:r>
    </w:p>
    <w:p w14:paraId="0A0AA5AD" w14:textId="7D8080E5" w:rsidR="1362D8E9" w:rsidRDefault="5AF43830" w:rsidP="1362D8E9">
      <w:r w:rsidRPr="380DFAE7">
        <w:t>Action: Set up a minimal organizational structure, including automated onboarding processes.</w:t>
      </w:r>
    </w:p>
    <w:p w14:paraId="060EDD95" w14:textId="561F29BD" w:rsidR="1362D8E9" w:rsidRDefault="5C3B0CB6" w:rsidP="380DFAE7">
      <w:r w:rsidRPr="380DFAE7">
        <w:lastRenderedPageBreak/>
        <w:t xml:space="preserve">This includes </w:t>
      </w:r>
      <w:proofErr w:type="spellStart"/>
      <w:r w:rsidRPr="380DFAE7">
        <w:t>specialised</w:t>
      </w:r>
      <w:proofErr w:type="spellEnd"/>
      <w:r w:rsidRPr="380DFAE7">
        <w:t xml:space="preserve"> QR codes and links for recruitment “funnels”, </w:t>
      </w:r>
      <w:proofErr w:type="spellStart"/>
      <w:r w:rsidRPr="380DFAE7">
        <w:t>specialised</w:t>
      </w:r>
      <w:proofErr w:type="spellEnd"/>
      <w:r w:rsidRPr="380DFAE7">
        <w:t xml:space="preserve"> on the type of potential member (partners, students and external partner</w:t>
      </w:r>
      <w:r w:rsidR="7061E179" w:rsidRPr="380DFAE7">
        <w:t>s have different administration processes).</w:t>
      </w:r>
    </w:p>
    <w:p w14:paraId="61CF4307" w14:textId="2EEF2CF9" w:rsidR="1362D8E9" w:rsidRDefault="21E35565" w:rsidP="380DFAE7">
      <w:r w:rsidRPr="380DFAE7">
        <w:t>Fase 2 – Reach</w:t>
      </w:r>
    </w:p>
    <w:p w14:paraId="0BF33B46" w14:textId="77BC5091" w:rsidR="1362D8E9" w:rsidRDefault="7EB47849" w:rsidP="380DFAE7">
      <w:r w:rsidRPr="380DFAE7">
        <w:t>We need to develop communication materials:</w:t>
      </w:r>
    </w:p>
    <w:p w14:paraId="63924201" w14:textId="45DD5ABC" w:rsidR="1362D8E9" w:rsidRDefault="7EB47849" w:rsidP="1362D8E9">
      <w:r w:rsidRPr="380DFAE7">
        <w:t>Action: Create dedicated slide decks for conveying ideas, recruitment, partnerships, and engagement with companies.</w:t>
      </w:r>
    </w:p>
    <w:p w14:paraId="268D14C8" w14:textId="3CE40AC8" w:rsidR="1362D8E9" w:rsidRDefault="1362D8E9" w:rsidP="1362D8E9"/>
    <w:p w14:paraId="22D77920" w14:textId="11DF791E" w:rsidR="1362D8E9" w:rsidRDefault="10E7355D" w:rsidP="380DFAE7">
      <w:r w:rsidRPr="380DFAE7">
        <w:t xml:space="preserve">Action: Develop a </w:t>
      </w:r>
      <w:r w:rsidR="08736F74" w:rsidRPr="380DFAE7">
        <w:t xml:space="preserve">minimum </w:t>
      </w:r>
      <w:r w:rsidRPr="380DFAE7">
        <w:t>approach for each potential partner.</w:t>
      </w:r>
    </w:p>
    <w:p w14:paraId="13D66FC3" w14:textId="526413E3" w:rsidR="1362D8E9" w:rsidRDefault="295BCD4F" w:rsidP="380DFAE7">
      <w:r w:rsidRPr="380DFAE7">
        <w:t xml:space="preserve">Action: Start giving workshops to </w:t>
      </w:r>
      <w:proofErr w:type="spellStart"/>
      <w:r w:rsidRPr="380DFAE7">
        <w:t>organisations</w:t>
      </w:r>
      <w:proofErr w:type="spellEnd"/>
      <w:r w:rsidRPr="380DFAE7">
        <w:t>.</w:t>
      </w:r>
    </w:p>
    <w:p w14:paraId="4DAC0EE3" w14:textId="414B586B" w:rsidR="1362D8E9" w:rsidRDefault="295BCD4F" w:rsidP="380DFAE7">
      <w:r w:rsidRPr="380DFAE7">
        <w:t xml:space="preserve">Action: Start giving classes and guest lectures and spread the word, and recruitment links. </w:t>
      </w:r>
    </w:p>
    <w:p w14:paraId="1336FBE9" w14:textId="16A6B5D6" w:rsidR="1362D8E9" w:rsidRDefault="487B5E08" w:rsidP="1362D8E9">
      <w:r w:rsidRPr="380DFAE7">
        <w:t>4</w:t>
      </w:r>
      <w:r w:rsidR="10E7355D" w:rsidRPr="380DFAE7">
        <w:t>. Organizational Structure:</w:t>
      </w:r>
    </w:p>
    <w:p w14:paraId="3F8F8F53" w14:textId="2A44C7C6" w:rsidR="1362D8E9" w:rsidRDefault="48B6AD16" w:rsidP="1362D8E9">
      <w:r w:rsidRPr="380DFAE7">
        <w:t>5</w:t>
      </w:r>
      <w:r w:rsidR="10E7355D" w:rsidRPr="380DFAE7">
        <w:t>. Regular Meetings:</w:t>
      </w:r>
    </w:p>
    <w:p w14:paraId="4F72C553" w14:textId="6AAE5161" w:rsidR="1362D8E9" w:rsidRDefault="10E7355D" w:rsidP="1362D8E9">
      <w:r w:rsidRPr="380DFAE7">
        <w:t>Action: Schedule regular meetings for discussing day-to-day operations, task delegation, and progress updates.</w:t>
      </w:r>
    </w:p>
    <w:p w14:paraId="2909D40E" w14:textId="408CCC7D" w:rsidR="1362D8E9" w:rsidRDefault="5A29C701" w:rsidP="1362D8E9">
      <w:r w:rsidRPr="380DFAE7">
        <w:t>6</w:t>
      </w:r>
      <w:r w:rsidR="10E7355D" w:rsidRPr="380DFAE7">
        <w:t>. Immediate Recruitment:</w:t>
      </w:r>
    </w:p>
    <w:p w14:paraId="49DE28EF" w14:textId="40C81453" w:rsidR="1362D8E9" w:rsidRDefault="3D4CF877" w:rsidP="1362D8E9">
      <w:r w:rsidRPr="380DFAE7">
        <w:t xml:space="preserve">As soon as we have minimum </w:t>
      </w:r>
      <w:proofErr w:type="spellStart"/>
      <w:r w:rsidRPr="380DFAE7">
        <w:t>organisation</w:t>
      </w:r>
      <w:proofErr w:type="spellEnd"/>
      <w:r w:rsidRPr="380DFAE7">
        <w:t xml:space="preserve"> structure, specifically the onboarding process, we can start recruitment. We do not need to wait to get partners, to onboard new members, they can help us get new partners, and as </w:t>
      </w:r>
      <w:proofErr w:type="spellStart"/>
      <w:r w:rsidRPr="380DFAE7">
        <w:t>outlayed</w:t>
      </w:r>
      <w:proofErr w:type="spellEnd"/>
      <w:r w:rsidRPr="380DFAE7">
        <w:t xml:space="preserve"> in the strategic plan, projects </w:t>
      </w:r>
      <w:proofErr w:type="gramStart"/>
      <w:r w:rsidRPr="380DFAE7">
        <w:t>is</w:t>
      </w:r>
      <w:proofErr w:type="gramEnd"/>
      <w:r w:rsidRPr="380DFAE7">
        <w:t xml:space="preserve"> only a part of what members do in Value Chain Rebels.</w:t>
      </w:r>
    </w:p>
    <w:p w14:paraId="11A7D5A9" w14:textId="66876AAA" w:rsidR="1362D8E9" w:rsidRDefault="10E7355D" w:rsidP="1362D8E9">
      <w:r w:rsidRPr="380DFAE7">
        <w:t>Action: Start recruiting members immediately; they can help attract partners, as outlined in our strategic plan.</w:t>
      </w:r>
    </w:p>
    <w:p w14:paraId="0E011F76" w14:textId="653D55DA" w:rsidR="1362D8E9" w:rsidRDefault="395E397D" w:rsidP="1362D8E9">
      <w:r w:rsidRPr="380DFAE7">
        <w:t>7</w:t>
      </w:r>
      <w:r w:rsidR="10E7355D" w:rsidRPr="380DFAE7">
        <w:t>. Prepare Workshops:</w:t>
      </w:r>
    </w:p>
    <w:p w14:paraId="787E0EB8" w14:textId="6CDDB886" w:rsidR="1362D8E9" w:rsidRDefault="10E7355D" w:rsidP="1362D8E9">
      <w:r w:rsidRPr="380DFAE7">
        <w:t>Action: Develop workshops to offer to partners and members.</w:t>
      </w:r>
    </w:p>
    <w:p w14:paraId="77EF654B" w14:textId="604BD99F" w:rsidR="1362D8E9" w:rsidRDefault="10E7355D" w:rsidP="1362D8E9">
      <w:r w:rsidRPr="380DFAE7">
        <w:t>9. Simulation Tools:</w:t>
      </w:r>
    </w:p>
    <w:p w14:paraId="5196DAFC" w14:textId="7B310F5B" w:rsidR="1362D8E9" w:rsidRDefault="10E7355D" w:rsidP="1362D8E9">
      <w:r w:rsidRPr="380DFAE7">
        <w:lastRenderedPageBreak/>
        <w:t>Action: Create tools for simulating supply chains with sustainability factors.</w:t>
      </w:r>
    </w:p>
    <w:p w14:paraId="6D672F75" w14:textId="600834A6" w:rsidR="1362D8E9" w:rsidRDefault="10E7355D" w:rsidP="1362D8E9">
      <w:r w:rsidRPr="380DFAE7">
        <w:t>Expected Outcomes:</w:t>
      </w:r>
    </w:p>
    <w:p w14:paraId="3E0109F9" w14:textId="1C47B5D3" w:rsidR="1362D8E9" w:rsidRDefault="10E7355D" w:rsidP="1362D8E9">
      <w:r w:rsidRPr="380DFAE7">
        <w:t>Enhanced partner engagement and categorization.</w:t>
      </w:r>
    </w:p>
    <w:p w14:paraId="10120D06" w14:textId="7558F1D1" w:rsidR="1362D8E9" w:rsidRDefault="10E7355D" w:rsidP="1362D8E9">
      <w:r w:rsidRPr="380DFAE7">
        <w:t>Strong online presence to attract partners and members.</w:t>
      </w:r>
    </w:p>
    <w:p w14:paraId="146CB96F" w14:textId="2A0B7E76" w:rsidR="1362D8E9" w:rsidRDefault="10E7355D" w:rsidP="1362D8E9">
      <w:r w:rsidRPr="380DFAE7">
        <w:t>Clear communication materials to convey our mission.</w:t>
      </w:r>
    </w:p>
    <w:p w14:paraId="6C9CFAD9" w14:textId="40FA339F" w:rsidR="1362D8E9" w:rsidRDefault="10E7355D" w:rsidP="1362D8E9">
      <w:r w:rsidRPr="380DFAE7">
        <w:t>Effective approach for engaging with potential partners.</w:t>
      </w:r>
    </w:p>
    <w:p w14:paraId="7E652850" w14:textId="5A4A8F91" w:rsidR="1362D8E9" w:rsidRDefault="10E7355D" w:rsidP="1362D8E9">
      <w:r w:rsidRPr="380DFAE7">
        <w:t>Established organizational structure for smooth operations.</w:t>
      </w:r>
    </w:p>
    <w:p w14:paraId="6AE3B71F" w14:textId="3A6D8CB0" w:rsidR="1362D8E9" w:rsidRDefault="10E7355D" w:rsidP="1362D8E9">
      <w:r w:rsidRPr="380DFAE7">
        <w:t>Regular meetings to maintain alignment and progress.</w:t>
      </w:r>
    </w:p>
    <w:p w14:paraId="54A98DA6" w14:textId="0674D9BB" w:rsidR="1362D8E9" w:rsidRDefault="10E7355D" w:rsidP="1362D8E9">
      <w:r w:rsidRPr="380DFAE7">
        <w:t>Active recruitment of members.</w:t>
      </w:r>
    </w:p>
    <w:p w14:paraId="13CF7C42" w14:textId="16F55BF7" w:rsidR="1362D8E9" w:rsidRDefault="10E7355D" w:rsidP="1362D8E9">
      <w:r w:rsidRPr="380DFAE7">
        <w:t>Developed workshops to offer.</w:t>
      </w:r>
    </w:p>
    <w:p w14:paraId="0CFCF5B7" w14:textId="74355809" w:rsidR="1362D8E9" w:rsidRDefault="10E7355D" w:rsidP="1362D8E9">
      <w:r w:rsidRPr="380DFAE7">
        <w:t>Simulation tools for supply chain sustainability.</w:t>
      </w:r>
    </w:p>
    <w:p w14:paraId="72B7E508" w14:textId="3BD0A1CE" w:rsidR="1362D8E9" w:rsidRDefault="10E7355D" w:rsidP="1362D8E9">
      <w:r w:rsidRPr="380DFAE7">
        <w:t>Key Performance Indicators (KPIs):</w:t>
      </w:r>
    </w:p>
    <w:p w14:paraId="692A19EE" w14:textId="34FBE4B3" w:rsidR="1362D8E9" w:rsidRDefault="10E7355D" w:rsidP="1362D8E9">
      <w:r w:rsidRPr="380DFAE7">
        <w:t>Number of partners engaged per category.</w:t>
      </w:r>
    </w:p>
    <w:p w14:paraId="0498B6F9" w14:textId="56D1624A" w:rsidR="1362D8E9" w:rsidRDefault="10E7355D" w:rsidP="1362D8E9">
      <w:r w:rsidRPr="380DFAE7">
        <w:t>Website traffic and engagement metrics.</w:t>
      </w:r>
    </w:p>
    <w:p w14:paraId="5ABE162B" w14:textId="30989140" w:rsidR="1362D8E9" w:rsidRDefault="10E7355D" w:rsidP="1362D8E9">
      <w:r w:rsidRPr="380DFAE7">
        <w:t>Feedback and responses from communication materials.</w:t>
      </w:r>
    </w:p>
    <w:p w14:paraId="2AFF0F0A" w14:textId="59FF2A0F" w:rsidR="1362D8E9" w:rsidRDefault="10E7355D" w:rsidP="1362D8E9">
      <w:r w:rsidRPr="380DFAE7">
        <w:t>Conversion rate of potential partners.</w:t>
      </w:r>
    </w:p>
    <w:p w14:paraId="6D6EED19" w14:textId="119AD17C" w:rsidR="1362D8E9" w:rsidRDefault="10E7355D" w:rsidP="1362D8E9">
      <w:r w:rsidRPr="380DFAE7">
        <w:t>Organizational structure setup timeline.</w:t>
      </w:r>
    </w:p>
    <w:p w14:paraId="09EE93BB" w14:textId="3C71B9D6" w:rsidR="1362D8E9" w:rsidRDefault="10E7355D" w:rsidP="1362D8E9">
      <w:r w:rsidRPr="380DFAE7">
        <w:t>Meeting attendance and agenda adherence.</w:t>
      </w:r>
    </w:p>
    <w:p w14:paraId="40AA0AD3" w14:textId="095E1D5F" w:rsidR="1362D8E9" w:rsidRDefault="10E7355D" w:rsidP="1362D8E9">
      <w:r w:rsidRPr="380DFAE7">
        <w:t>Number of recruited members.</w:t>
      </w:r>
    </w:p>
    <w:p w14:paraId="33A7D899" w14:textId="16D854BD" w:rsidR="1362D8E9" w:rsidRDefault="10E7355D" w:rsidP="1362D8E9">
      <w:r w:rsidRPr="380DFAE7">
        <w:t>Workshop participation and impact assessment.</w:t>
      </w:r>
    </w:p>
    <w:p w14:paraId="4A3E6F5B" w14:textId="21A8ECD4" w:rsidR="1362D8E9" w:rsidRDefault="10E7355D" w:rsidP="1362D8E9">
      <w:r w:rsidRPr="380DFAE7">
        <w:t>Functionality and relevance of simulation tools.</w:t>
      </w:r>
    </w:p>
    <w:p w14:paraId="52B1C1F3" w14:textId="100530C7" w:rsidR="1362D8E9" w:rsidRDefault="1362D8E9" w:rsidP="380DFAE7"/>
    <w:p w14:paraId="337C3B42" w14:textId="005CE9D0" w:rsidR="1362D8E9" w:rsidRDefault="1362D8E9" w:rsidP="1362D8E9"/>
    <w:p w14:paraId="42186A3B" w14:textId="724DD77B" w:rsidR="269E4C61" w:rsidRDefault="1A03281D" w:rsidP="1362D8E9">
      <w:r w:rsidRPr="380DFAE7">
        <w:t xml:space="preserve">Start with a selection of potential partners, but </w:t>
      </w:r>
      <w:proofErr w:type="spellStart"/>
      <w:r w:rsidRPr="380DFAE7">
        <w:t>devide</w:t>
      </w:r>
      <w:proofErr w:type="spellEnd"/>
      <w:r w:rsidRPr="380DFAE7">
        <w:t xml:space="preserve"> them into groups so that you have diverse stakeholders.</w:t>
      </w:r>
    </w:p>
    <w:p w14:paraId="0149FAE9" w14:textId="3E9DC35B" w:rsidR="77F2C29C" w:rsidRDefault="77F2C29C" w:rsidP="1362D8E9">
      <w:r w:rsidRPr="1362D8E9">
        <w:t>Make sure we have a flyers, a landing page (website</w:t>
      </w:r>
      <w:proofErr w:type="gramStart"/>
      <w:r w:rsidRPr="1362D8E9">
        <w:t>) ,</w:t>
      </w:r>
      <w:proofErr w:type="gramEnd"/>
      <w:r w:rsidRPr="1362D8E9">
        <w:t xml:space="preserve"> some video content, and all the basics down (</w:t>
      </w:r>
      <w:proofErr w:type="spellStart"/>
      <w:r w:rsidRPr="1362D8E9">
        <w:t>linkedin</w:t>
      </w:r>
      <w:proofErr w:type="spellEnd"/>
      <w:r w:rsidRPr="1362D8E9">
        <w:t xml:space="preserve"> presence, </w:t>
      </w:r>
      <w:proofErr w:type="spellStart"/>
      <w:r w:rsidRPr="1362D8E9">
        <w:t>etc</w:t>
      </w:r>
      <w:proofErr w:type="spellEnd"/>
      <w:r w:rsidRPr="1362D8E9">
        <w:t>).</w:t>
      </w:r>
    </w:p>
    <w:p w14:paraId="302C9A45" w14:textId="0CCDD7CB" w:rsidR="77F2C29C" w:rsidRDefault="77F2C29C" w:rsidP="1362D8E9">
      <w:r w:rsidRPr="1362D8E9">
        <w:t>We need to write memorandum, a collective statement what we’re doing, to broadcast.</w:t>
      </w:r>
    </w:p>
    <w:p w14:paraId="2063A1B5" w14:textId="542BF653" w:rsidR="3D721860" w:rsidRDefault="3D721860" w:rsidP="1362D8E9">
      <w:r w:rsidRPr="1362D8E9">
        <w:t>A slide deck with the general idea</w:t>
      </w:r>
      <w:r>
        <w:br/>
      </w:r>
      <w:r w:rsidRPr="1362D8E9">
        <w:t>A slide deck for recruitment</w:t>
      </w:r>
      <w:r>
        <w:br/>
      </w:r>
      <w:r w:rsidRPr="1362D8E9">
        <w:t>A slide deck for partners</w:t>
      </w:r>
      <w:r>
        <w:br/>
      </w:r>
      <w:r w:rsidRPr="1362D8E9">
        <w:t>A slide deck for companies</w:t>
      </w:r>
    </w:p>
    <w:p w14:paraId="21694569" w14:textId="2B43DE46" w:rsidR="3D721860" w:rsidRDefault="3D721860" w:rsidP="1362D8E9">
      <w:r w:rsidRPr="1362D8E9">
        <w:t>A plan of approach for each potential partner</w:t>
      </w:r>
    </w:p>
    <w:p w14:paraId="59971AB8" w14:textId="6FFE16AF" w:rsidR="77F2C29C" w:rsidRDefault="77F2C29C" w:rsidP="1362D8E9">
      <w:r w:rsidRPr="1362D8E9">
        <w:t xml:space="preserve">We need to setup minimum </w:t>
      </w:r>
      <w:proofErr w:type="spellStart"/>
      <w:r w:rsidRPr="1362D8E9">
        <w:t>organisation</w:t>
      </w:r>
      <w:proofErr w:type="spellEnd"/>
      <w:r w:rsidRPr="1362D8E9">
        <w:t xml:space="preserve"> structure, like </w:t>
      </w:r>
      <w:r w:rsidR="601398DC" w:rsidRPr="1362D8E9">
        <w:t xml:space="preserve">the automated </w:t>
      </w:r>
      <w:r w:rsidRPr="1362D8E9">
        <w:t>onboarding processes.</w:t>
      </w:r>
    </w:p>
    <w:p w14:paraId="415ED8F7" w14:textId="7CF9D083" w:rsidR="6C4D7A95" w:rsidRDefault="6C4D7A95" w:rsidP="1362D8E9">
      <w:r w:rsidRPr="1362D8E9">
        <w:t xml:space="preserve">We need a schedule for regular meetings, for just talking about what we’re doing. Day to Day business, task </w:t>
      </w:r>
      <w:proofErr w:type="spellStart"/>
      <w:r w:rsidRPr="1362D8E9">
        <w:t>deminiation</w:t>
      </w:r>
      <w:proofErr w:type="spellEnd"/>
      <w:r w:rsidRPr="1362D8E9">
        <w:t>.</w:t>
      </w:r>
    </w:p>
    <w:p w14:paraId="739D9982" w14:textId="7E0A1B03" w:rsidR="03FB8E03" w:rsidRDefault="03FB8E03" w:rsidP="1362D8E9">
      <w:r w:rsidRPr="1362D8E9">
        <w:t xml:space="preserve">As soon as we have minimum </w:t>
      </w:r>
      <w:proofErr w:type="spellStart"/>
      <w:r w:rsidRPr="1362D8E9">
        <w:t>organisation</w:t>
      </w:r>
      <w:proofErr w:type="spellEnd"/>
      <w:r w:rsidRPr="1362D8E9">
        <w:t xml:space="preserve"> structure, specifically the onboarding process, we can start recruitment. We do not need to wait to get partners, to onboard new members</w:t>
      </w:r>
      <w:r w:rsidR="634E009B" w:rsidRPr="1362D8E9">
        <w:t xml:space="preserve">, they can help us get new partners, and as </w:t>
      </w:r>
      <w:proofErr w:type="spellStart"/>
      <w:r w:rsidR="634E009B" w:rsidRPr="1362D8E9">
        <w:t>outlayed</w:t>
      </w:r>
      <w:proofErr w:type="spellEnd"/>
      <w:r w:rsidR="634E009B" w:rsidRPr="1362D8E9">
        <w:t xml:space="preserve"> in the strategic plan, projects </w:t>
      </w:r>
      <w:proofErr w:type="gramStart"/>
      <w:r w:rsidR="634E009B" w:rsidRPr="1362D8E9">
        <w:t>is</w:t>
      </w:r>
      <w:proofErr w:type="gramEnd"/>
      <w:r w:rsidR="634E009B" w:rsidRPr="1362D8E9">
        <w:t xml:space="preserve"> only a part of what members do in Value Chain Rebels.</w:t>
      </w:r>
      <w:r>
        <w:br/>
      </w:r>
      <w:r>
        <w:br/>
      </w:r>
    </w:p>
    <w:p w14:paraId="4E5492FD" w14:textId="5D7CD6CD" w:rsidR="1362D8E9" w:rsidRDefault="1362D8E9" w:rsidP="1362D8E9">
      <w:r>
        <w:br/>
      </w:r>
      <w:r>
        <w:br/>
      </w:r>
      <w:r w:rsidR="6ED5F69B" w:rsidRPr="1362D8E9">
        <w:t>We need to have ready a couple of workshops to give</w:t>
      </w:r>
      <w:r>
        <w:br/>
      </w:r>
      <w:r>
        <w:br/>
      </w:r>
      <w:r w:rsidR="753C8CFF" w:rsidRPr="1362D8E9">
        <w:t>We need to have tools for simulation</w:t>
      </w:r>
      <w:r>
        <w:br/>
      </w:r>
      <w:r>
        <w:br/>
      </w:r>
      <w:r w:rsidR="5E4AFDE1" w:rsidRPr="1362D8E9">
        <w:t xml:space="preserve">We need to have simulations of </w:t>
      </w:r>
      <w:proofErr w:type="spellStart"/>
      <w:r w:rsidR="5E4AFDE1" w:rsidRPr="1362D8E9">
        <w:t>supplychains</w:t>
      </w:r>
      <w:proofErr w:type="spellEnd"/>
      <w:r w:rsidR="5E4AFDE1" w:rsidRPr="1362D8E9">
        <w:t xml:space="preserve"> with </w:t>
      </w:r>
      <w:proofErr w:type="spellStart"/>
      <w:r w:rsidR="5E4AFDE1" w:rsidRPr="1362D8E9">
        <w:t>sustianbility</w:t>
      </w:r>
      <w:proofErr w:type="spellEnd"/>
      <w:r w:rsidR="5E4AFDE1" w:rsidRPr="1362D8E9">
        <w:t xml:space="preserve"> </w:t>
      </w:r>
      <w:proofErr w:type="gramStart"/>
      <w:r w:rsidR="5E4AFDE1" w:rsidRPr="1362D8E9">
        <w:t>factors</w:t>
      </w:r>
      <w:proofErr w:type="gramEnd"/>
    </w:p>
    <w:p w14:paraId="0F7975A7" w14:textId="17A49E38" w:rsidR="005D7A02" w:rsidRDefault="005D7A02" w:rsidP="005D7A02">
      <w:pPr>
        <w:rPr>
          <w:lang w:val="nl-NL"/>
        </w:rPr>
      </w:pPr>
      <w:r w:rsidRPr="005D7A02">
        <w:rPr>
          <w:lang w:val="nl-NL"/>
        </w:rPr>
        <w:lastRenderedPageBreak/>
        <w:t>Wat moeten we doen o</w:t>
      </w:r>
      <w:r>
        <w:rPr>
          <w:lang w:val="nl-NL"/>
        </w:rPr>
        <w:t xml:space="preserve">m het strategische plan neer te zetten. </w:t>
      </w:r>
      <w:r>
        <w:rPr>
          <w:lang w:val="nl-NL"/>
        </w:rPr>
        <w:br/>
        <w:t>Wat zijn de strategische doelen uitgewerkt in kleine stappen, met name de stappen om te komen tot de eerste cohort</w:t>
      </w:r>
      <w:r>
        <w:rPr>
          <w:lang w:val="nl-NL"/>
        </w:rPr>
        <w:br/>
        <w:t xml:space="preserve">Hoe gaan we de cohort verbeteren naar de grotere organisatie. </w:t>
      </w:r>
    </w:p>
    <w:p w14:paraId="0E734F79" w14:textId="77777777" w:rsidR="005D7A02" w:rsidRDefault="005D7A02" w:rsidP="005D7A02">
      <w:pPr>
        <w:rPr>
          <w:lang w:val="nl-NL"/>
        </w:rPr>
      </w:pPr>
    </w:p>
    <w:p w14:paraId="2658B804" w14:textId="32F575C5" w:rsidR="0086772C" w:rsidRPr="0086772C" w:rsidRDefault="0086772C" w:rsidP="005D7A02">
      <w:pPr>
        <w:rPr>
          <w:lang w:val="nl-NL"/>
        </w:rPr>
      </w:pPr>
      <w:r w:rsidRPr="0086772C">
        <w:rPr>
          <w:lang w:val="nl-NL"/>
        </w:rPr>
        <w:t>Wat moeten we doen tus</w:t>
      </w:r>
      <w:r>
        <w:rPr>
          <w:lang w:val="nl-NL"/>
        </w:rPr>
        <w:t xml:space="preserve">sen nu en start om het te realiseren. </w:t>
      </w:r>
    </w:p>
    <w:p w14:paraId="4AA83E45" w14:textId="77777777" w:rsidR="004750DF" w:rsidRPr="004750DF" w:rsidRDefault="004750DF" w:rsidP="004750DF">
      <w:r w:rsidRPr="004750DF">
        <w:t>Value Chain Revolution (VCR) is committed to transforming global supply chains through sustainability and efficiency. Our operational plan is a strategic blueprint designed to foster innovation, collaboration, and continuous improvement across all facets of our organization. Central to our approach is the integration of key functions—Research and Development (R&amp;D), Education and Outreach, Partnership Development, Technology and Innovation, Funding Acquisition, Operations and Project Implementation, Policy Advocacy, and Human Resources and Administration. Each plays a vital role in propelling us toward our sustainability objectives.</w:t>
      </w:r>
    </w:p>
    <w:p w14:paraId="7E361F05" w14:textId="77777777" w:rsidR="004750DF" w:rsidRPr="004750DF" w:rsidRDefault="004750DF" w:rsidP="004750DF">
      <w:pPr>
        <w:pStyle w:val="Heading3"/>
      </w:pPr>
      <w:r w:rsidRPr="004750DF">
        <w:t>Interconnected Functions</w:t>
      </w:r>
    </w:p>
    <w:p w14:paraId="26F0B3F2" w14:textId="0DB3E774" w:rsidR="004750DF" w:rsidRPr="004750DF" w:rsidRDefault="004750DF" w:rsidP="0086772C">
      <w:r w:rsidRPr="004750DF">
        <w:t>Our operational framework features several key functions, each interconnected to promote holistic progress:</w:t>
      </w:r>
    </w:p>
    <w:p w14:paraId="7B34165D" w14:textId="624302D0" w:rsidR="004750DF" w:rsidRPr="004750DF" w:rsidRDefault="004750DF" w:rsidP="004750DF">
      <w:r w:rsidRPr="004750DF">
        <w:rPr>
          <w:b/>
          <w:bCs/>
        </w:rPr>
        <w:t>R&amp;D adopts Agile Development</w:t>
      </w:r>
      <w:r w:rsidRPr="004750DF">
        <w:t xml:space="preserve"> methodologies for swift innovation, allowing iterative refinement of </w:t>
      </w:r>
      <w:r w:rsidR="00C322D1">
        <w:t>upcycling</w:t>
      </w:r>
      <w:r w:rsidRPr="004750DF">
        <w:t xml:space="preserve"> technologies and practices.</w:t>
      </w:r>
      <w:r>
        <w:t xml:space="preserve"> </w:t>
      </w:r>
      <w:r>
        <w:br/>
      </w:r>
      <w:r>
        <w:tab/>
      </w:r>
      <w:r>
        <w:tab/>
      </w:r>
      <w:r>
        <w:tab/>
      </w:r>
      <w:r w:rsidRPr="004750DF">
        <w:rPr>
          <w:rStyle w:val="QuoteChar"/>
        </w:rPr>
        <w:t>Projects can be found here through the data gathering done, with CSS ICS and SCS (see annex A). This helps us identify potential high impact sectors, which is good for new project justification.</w:t>
      </w:r>
      <w:r>
        <w:t xml:space="preserve"> </w:t>
      </w:r>
    </w:p>
    <w:p w14:paraId="20C8A61B" w14:textId="77777777" w:rsidR="004750DF" w:rsidRDefault="004750DF" w:rsidP="004750DF">
      <w:r w:rsidRPr="004750DF">
        <w:t>Education and Outreach utilizes Adult Learning Principles to craft programs that are engaging, relevant, and tailored to adult learners, ensuring impactful learning experiences.</w:t>
      </w:r>
      <w:r>
        <w:t xml:space="preserve"> </w:t>
      </w:r>
    </w:p>
    <w:p w14:paraId="184AEA9E" w14:textId="6147F681" w:rsidR="004750DF" w:rsidRPr="004750DF" w:rsidRDefault="004750DF" w:rsidP="004750DF">
      <w:pPr>
        <w:pStyle w:val="Quote"/>
      </w:pPr>
      <w:r>
        <w:t xml:space="preserve">By using workshops as ideation tools, we can create a solid “Problem definition” that has its roots in actual business needs. </w:t>
      </w:r>
    </w:p>
    <w:p w14:paraId="2A2705D1" w14:textId="77777777" w:rsidR="00367657" w:rsidRDefault="004750DF" w:rsidP="004750DF">
      <w:r w:rsidRPr="004750DF">
        <w:t>Partnership Development employs Relationship Management strategies, emphasizing regular communication, mutual benefits, and collaborative planning to forge and sustain strong partnerships.</w:t>
      </w:r>
    </w:p>
    <w:p w14:paraId="0AD6F7AC" w14:textId="44FBC387" w:rsidR="004750DF" w:rsidRPr="004750DF" w:rsidRDefault="004750DF" w:rsidP="00367657">
      <w:pPr>
        <w:pStyle w:val="Quote"/>
      </w:pPr>
      <w:r>
        <w:lastRenderedPageBreak/>
        <w:t xml:space="preserve"> By keeping regularly in touch and specifically by employing the strategy of “Championing your </w:t>
      </w:r>
      <w:proofErr w:type="gramStart"/>
      <w:r>
        <w:t>Customer</w:t>
      </w:r>
      <w:proofErr w:type="gramEnd"/>
      <w:r>
        <w:t xml:space="preserve">” – </w:t>
      </w:r>
      <w:proofErr w:type="spellStart"/>
      <w:r>
        <w:t>a.k.a</w:t>
      </w:r>
      <w:proofErr w:type="spellEnd"/>
      <w:r>
        <w:t xml:space="preserve"> </w:t>
      </w:r>
      <w:proofErr w:type="spellStart"/>
      <w:r>
        <w:t>paising</w:t>
      </w:r>
      <w:proofErr w:type="spellEnd"/>
      <w:r>
        <w:t xml:space="preserve"> everyone that *uses* VCR, we can create a lasting social “signal” that continuously provides us with more project, funding, member and idea opportunities. </w:t>
      </w:r>
    </w:p>
    <w:p w14:paraId="58C5542E" w14:textId="77777777" w:rsidR="004750DF" w:rsidRPr="004750DF" w:rsidRDefault="004750DF" w:rsidP="004750DF">
      <w:r w:rsidRPr="004750DF">
        <w:t>External Influences and Methodologies</w:t>
      </w:r>
    </w:p>
    <w:p w14:paraId="253B4433" w14:textId="77777777" w:rsidR="004750DF" w:rsidRPr="004750DF" w:rsidRDefault="004750DF" w:rsidP="009A6CE0">
      <w:pPr>
        <w:pStyle w:val="Heading2"/>
      </w:pPr>
      <w:r w:rsidRPr="004750DF">
        <w:t>We recognize the impact of external factors like market trends and environmental challenges. Utilizing PESTLE and SWOT analyses, we continuously assess the external environment to adapt our strategies accordingly.</w:t>
      </w:r>
    </w:p>
    <w:p w14:paraId="6DB42A0C" w14:textId="77777777" w:rsidR="004750DF" w:rsidRPr="004750DF" w:rsidRDefault="004750DF" w:rsidP="009A6CE0">
      <w:pPr>
        <w:pStyle w:val="Heading2"/>
      </w:pPr>
    </w:p>
    <w:p w14:paraId="33BE002D" w14:textId="77777777" w:rsidR="004750DF" w:rsidRPr="004750DF" w:rsidRDefault="004750DF" w:rsidP="009A6CE0">
      <w:pPr>
        <w:pStyle w:val="Heading2"/>
      </w:pPr>
      <w:r w:rsidRPr="004750DF">
        <w:t>Operational Flow</w:t>
      </w:r>
    </w:p>
    <w:p w14:paraId="3F71C0CD" w14:textId="0988EF08" w:rsidR="004750DF" w:rsidRPr="004750DF" w:rsidRDefault="004750DF" w:rsidP="00367657">
      <w:r w:rsidRPr="004750DF">
        <w:t>Our operational flow begins with strategic planning, leveraging both internal capabilities and external insights. This informs our R&amp;D efforts, which fuel our educational and outreach initiatives. Innovations from R&amp;D lead to new partnerships and funding opportunities, all supported by robust operations and project implementation strategies. Insights gained across all functions inform our policy advocacy, ensuring VCR's mission progresses both internally and in the global arena.</w:t>
      </w:r>
    </w:p>
    <w:p w14:paraId="09FE4760" w14:textId="77777777" w:rsidR="004750DF" w:rsidRPr="004750DF" w:rsidRDefault="004750DF" w:rsidP="009A6CE0">
      <w:pPr>
        <w:pStyle w:val="Heading2"/>
      </w:pPr>
      <w:r w:rsidRPr="004750DF">
        <w:t>Approach</w:t>
      </w:r>
    </w:p>
    <w:p w14:paraId="7B04EB9D" w14:textId="4E7608F2" w:rsidR="004750DF" w:rsidRPr="004750DF" w:rsidRDefault="004750DF" w:rsidP="009A6CE0">
      <w:pPr>
        <w:pStyle w:val="Heading2"/>
      </w:pPr>
      <w:r w:rsidRPr="004750DF">
        <w:t xml:space="preserve">VCR's approach is built on the premise that achieving </w:t>
      </w:r>
      <w:r w:rsidR="00C322D1">
        <w:t>upcycling</w:t>
      </w:r>
      <w:r w:rsidRPr="004750DF">
        <w:t xml:space="preserve"> change in supply chains requires a multifaceted strategy</w:t>
      </w:r>
      <w:r w:rsidR="00367657">
        <w:t xml:space="preserve"> and that no initiative should be undertaken unless there is a potential business function</w:t>
      </w:r>
      <w:r w:rsidRPr="004750DF">
        <w:t>. By organizing our efforts around key functions with specific, measurable outcomes, we harness diverse expertise and foster partnerships to drive innovation. Open communication and teamwork are paramount, ensuring that solutions and ideas are shared widely to stimulate innovation.</w:t>
      </w:r>
    </w:p>
    <w:p w14:paraId="06CFD9A7" w14:textId="3982364A" w:rsidR="004750DF" w:rsidRPr="00367657" w:rsidRDefault="00367657" w:rsidP="009A6CE0">
      <w:pPr>
        <w:pStyle w:val="Heading2"/>
        <w:rPr>
          <w:u w:val="single"/>
        </w:rPr>
      </w:pPr>
      <w:r>
        <w:t xml:space="preserve">VCR should not consider “carbon credits” or anything that doesn’t fall within the traditional value norms, to calculate its sustainability or effectiveness. These additional measurement tools are abstractions or incentives that can paradoxically have the opposite effect. Key and point: the nations with the </w:t>
      </w:r>
      <w:r w:rsidRPr="00367657">
        <w:rPr>
          <w:u w:val="single"/>
        </w:rPr>
        <w:t>strongest economies</w:t>
      </w:r>
      <w:r>
        <w:t xml:space="preserve"> in the African continent, are those </w:t>
      </w:r>
      <w:r w:rsidRPr="00367657">
        <w:rPr>
          <w:u w:val="single"/>
        </w:rPr>
        <w:t>that received the least assistance</w:t>
      </w:r>
      <w:r w:rsidRPr="00367657">
        <w:rPr>
          <w:rStyle w:val="QuoteChar"/>
        </w:rPr>
        <w:t xml:space="preserve">.  </w:t>
      </w:r>
      <w:r w:rsidRPr="00367657">
        <w:rPr>
          <w:rStyle w:val="QuoteChar"/>
          <w:lang w:val="en"/>
        </w:rPr>
        <w:t xml:space="preserve">Nigeria, with a GDP of $514 billion, received an estimated $5 billion in aid, contrasting sharply with Malawi, which, despite receiving over $1 billion in aid—proportionally much higher relative to its economy—has a GDP of just around $12 </w:t>
      </w:r>
      <w:proofErr w:type="gramStart"/>
      <w:r w:rsidRPr="00367657">
        <w:rPr>
          <w:rStyle w:val="QuoteChar"/>
          <w:lang w:val="en"/>
        </w:rPr>
        <w:t>billion</w:t>
      </w:r>
      <w:proofErr w:type="gramEnd"/>
    </w:p>
    <w:p w14:paraId="6EDD99A2" w14:textId="77777777" w:rsidR="004750DF" w:rsidRPr="004750DF" w:rsidRDefault="004750DF" w:rsidP="009A6CE0">
      <w:pPr>
        <w:pStyle w:val="Heading2"/>
      </w:pPr>
      <w:r w:rsidRPr="004750DF">
        <w:t>Measuring Success</w:t>
      </w:r>
    </w:p>
    <w:p w14:paraId="465BBE02" w14:textId="28C2E97F" w:rsidR="004750DF" w:rsidRPr="004750DF" w:rsidRDefault="004750DF" w:rsidP="009A6CE0">
      <w:pPr>
        <w:pStyle w:val="Heading2"/>
      </w:pPr>
      <w:r w:rsidRPr="004750DF">
        <w:lastRenderedPageBreak/>
        <w:t xml:space="preserve">Success is measured against the KPIs established for each function, providing a clear, quantifiable gauge of our impact. These KPIs reflect our progress in developing </w:t>
      </w:r>
      <w:r w:rsidR="00C322D1">
        <w:t>upcycling</w:t>
      </w:r>
      <w:r w:rsidRPr="004750DF">
        <w:t xml:space="preserve"> solutions, engaging educational programs, and building strong partnerships. Regularly reviewing these indicators helps us stay on course and adapt our strategies to meet challenges and seize opportunities.</w:t>
      </w:r>
    </w:p>
    <w:p w14:paraId="48952AC4" w14:textId="77777777" w:rsidR="004750DF" w:rsidRPr="004750DF" w:rsidRDefault="004750DF" w:rsidP="009A6CE0">
      <w:pPr>
        <w:pStyle w:val="Heading2"/>
      </w:pPr>
    </w:p>
    <w:bookmarkEnd w:id="53"/>
    <w:p w14:paraId="4460DED9" w14:textId="77777777" w:rsidR="008E0745" w:rsidRDefault="008E0745">
      <w:pPr>
        <w:rPr>
          <w:color w:val="000000"/>
          <w:sz w:val="32"/>
          <w:szCs w:val="32"/>
        </w:rPr>
      </w:pPr>
      <w:r>
        <w:br w:type="page"/>
      </w:r>
    </w:p>
    <w:p w14:paraId="1FBF6714" w14:textId="1B2A6491" w:rsidR="00AC593F" w:rsidRDefault="33BBD343" w:rsidP="00B6367B">
      <w:pPr>
        <w:pStyle w:val="Heading1"/>
      </w:pPr>
      <w:bookmarkStart w:id="54" w:name="_Toc157715852"/>
      <w:r>
        <w:lastRenderedPageBreak/>
        <w:t>Budget and Financing</w:t>
      </w:r>
      <w:bookmarkEnd w:id="54"/>
      <w:r>
        <w:t xml:space="preserve"> </w:t>
      </w:r>
    </w:p>
    <w:p w14:paraId="0AF2D9E2" w14:textId="193B8357" w:rsidR="008E0745" w:rsidRPr="008E0745" w:rsidRDefault="008E0745" w:rsidP="008E0745">
      <w:pPr>
        <w:rPr>
          <w:lang w:val="en-US"/>
        </w:rPr>
      </w:pPr>
      <w:r>
        <w:rPr>
          <w:lang w:val="en-US"/>
        </w:rPr>
        <w:t>Placeholder</w:t>
      </w:r>
    </w:p>
    <w:p w14:paraId="5B8FFD31" w14:textId="77777777" w:rsidR="00AC593F" w:rsidRDefault="00AC593F" w:rsidP="009A6CE0">
      <w:pPr>
        <w:pStyle w:val="Heading2"/>
      </w:pPr>
      <w:bookmarkStart w:id="55" w:name="_Toc157715853"/>
      <w:r w:rsidRPr="00AC593F">
        <w:t>Financial Planning</w:t>
      </w:r>
      <w:bookmarkEnd w:id="55"/>
      <w:r w:rsidRPr="00AC593F">
        <w:t xml:space="preserve"> </w:t>
      </w:r>
    </w:p>
    <w:p w14:paraId="5FAFE972" w14:textId="7AB7E782" w:rsidR="008E0745" w:rsidRPr="008E0745" w:rsidRDefault="008E0745" w:rsidP="008E0745">
      <w:pPr>
        <w:rPr>
          <w:lang w:val="en-US"/>
        </w:rPr>
      </w:pPr>
      <w:r>
        <w:rPr>
          <w:lang w:val="en-US"/>
        </w:rPr>
        <w:t>Placeholder</w:t>
      </w:r>
    </w:p>
    <w:p w14:paraId="04AFC016" w14:textId="009158BC" w:rsidR="008E0745" w:rsidRDefault="00AC593F" w:rsidP="009A6CE0">
      <w:pPr>
        <w:pStyle w:val="Heading2"/>
      </w:pPr>
      <w:bookmarkStart w:id="56" w:name="_Toc157715854"/>
      <w:r w:rsidRPr="00AC593F">
        <w:t>Financing Strategies</w:t>
      </w:r>
      <w:bookmarkEnd w:id="56"/>
    </w:p>
    <w:p w14:paraId="6EF7BDD9" w14:textId="02AB206A" w:rsidR="008E0745" w:rsidRPr="008E0745" w:rsidRDefault="008E0745" w:rsidP="008E0745">
      <w:pPr>
        <w:rPr>
          <w:lang w:val="en-US"/>
        </w:rPr>
      </w:pPr>
      <w:r>
        <w:rPr>
          <w:lang w:val="en-US"/>
        </w:rPr>
        <w:t>Placeholder</w:t>
      </w:r>
    </w:p>
    <w:p w14:paraId="00BD6117" w14:textId="77777777" w:rsidR="008E0745" w:rsidRDefault="008E0745">
      <w:r>
        <w:br w:type="page"/>
      </w:r>
    </w:p>
    <w:p w14:paraId="179D30A9" w14:textId="77777777" w:rsidR="008E0745" w:rsidRDefault="33BBD343" w:rsidP="00B6367B">
      <w:pPr>
        <w:pStyle w:val="Heading1"/>
      </w:pPr>
      <w:bookmarkStart w:id="57" w:name="_Toc157715855"/>
      <w:r>
        <w:lastRenderedPageBreak/>
        <w:t>Risk Management</w:t>
      </w:r>
      <w:bookmarkEnd w:id="57"/>
      <w:r>
        <w:t xml:space="preserve"> </w:t>
      </w:r>
    </w:p>
    <w:p w14:paraId="23803665" w14:textId="53B2300F" w:rsidR="008E0745" w:rsidRPr="008E0745" w:rsidRDefault="008E0745" w:rsidP="008E0745">
      <w:pPr>
        <w:rPr>
          <w:lang w:val="en-US"/>
        </w:rPr>
      </w:pPr>
      <w:r>
        <w:rPr>
          <w:lang w:val="en-US"/>
        </w:rPr>
        <w:t>Placeholder</w:t>
      </w:r>
    </w:p>
    <w:p w14:paraId="06F335B3" w14:textId="77777777" w:rsidR="008E0745" w:rsidRDefault="00AC593F" w:rsidP="009A6CE0">
      <w:pPr>
        <w:pStyle w:val="Heading2"/>
      </w:pPr>
      <w:bookmarkStart w:id="58" w:name="_Toc157715856"/>
      <w:r w:rsidRPr="00AC593F">
        <w:t>Risk Analysis</w:t>
      </w:r>
      <w:bookmarkEnd w:id="58"/>
      <w:r w:rsidRPr="00AC593F">
        <w:t xml:space="preserve"> </w:t>
      </w:r>
    </w:p>
    <w:p w14:paraId="42960290" w14:textId="02C6B98A" w:rsidR="008E0745" w:rsidRPr="008E0745" w:rsidRDefault="008E0745" w:rsidP="008E0745">
      <w:pPr>
        <w:rPr>
          <w:lang w:val="en-US"/>
        </w:rPr>
      </w:pPr>
      <w:r>
        <w:rPr>
          <w:lang w:val="en-US"/>
        </w:rPr>
        <w:t>Placeholder</w:t>
      </w:r>
    </w:p>
    <w:p w14:paraId="6AB50E78" w14:textId="04608C4E" w:rsidR="00AC593F" w:rsidRDefault="00AC593F" w:rsidP="009A6CE0">
      <w:pPr>
        <w:pStyle w:val="Heading2"/>
      </w:pPr>
      <w:bookmarkStart w:id="59" w:name="_Toc157715857"/>
      <w:r w:rsidRPr="00AC593F">
        <w:t>Mitigation Strategies</w:t>
      </w:r>
      <w:bookmarkEnd w:id="59"/>
    </w:p>
    <w:p w14:paraId="584C1911" w14:textId="019BD8CC" w:rsidR="008E0745" w:rsidRPr="008E0745" w:rsidRDefault="008E0745" w:rsidP="008E0745">
      <w:pPr>
        <w:rPr>
          <w:lang w:val="en-US"/>
        </w:rPr>
      </w:pPr>
      <w:r>
        <w:rPr>
          <w:lang w:val="en-US"/>
        </w:rPr>
        <w:t>Placeholder</w:t>
      </w:r>
    </w:p>
    <w:p w14:paraId="605E101F" w14:textId="77777777" w:rsidR="008E0745" w:rsidRDefault="008E0745">
      <w:r>
        <w:br w:type="page"/>
      </w:r>
    </w:p>
    <w:p w14:paraId="158023A7" w14:textId="77777777" w:rsidR="008E0745" w:rsidRDefault="33BBD343" w:rsidP="00B6367B">
      <w:pPr>
        <w:pStyle w:val="Heading1"/>
      </w:pPr>
      <w:bookmarkStart w:id="60" w:name="_Toc157715858"/>
      <w:r>
        <w:lastRenderedPageBreak/>
        <w:t>Marketing and Outreach</w:t>
      </w:r>
      <w:bookmarkEnd w:id="60"/>
      <w:r>
        <w:t xml:space="preserve"> </w:t>
      </w:r>
    </w:p>
    <w:p w14:paraId="6CAE2C69" w14:textId="38633650" w:rsidR="008E0745" w:rsidRPr="008E0745" w:rsidRDefault="008E0745" w:rsidP="008E0745">
      <w:pPr>
        <w:rPr>
          <w:lang w:val="en-US"/>
        </w:rPr>
      </w:pPr>
      <w:r>
        <w:rPr>
          <w:lang w:val="en-US"/>
        </w:rPr>
        <w:t>Placeholder</w:t>
      </w:r>
    </w:p>
    <w:p w14:paraId="1D913D4B" w14:textId="77777777" w:rsidR="008E0745" w:rsidRDefault="00AC593F" w:rsidP="009A6CE0">
      <w:pPr>
        <w:pStyle w:val="Heading2"/>
      </w:pPr>
      <w:bookmarkStart w:id="61" w:name="_Toc157715859"/>
      <w:r w:rsidRPr="00AC593F">
        <w:t>Target Audience Definition</w:t>
      </w:r>
      <w:bookmarkEnd w:id="61"/>
      <w:r w:rsidRPr="00AC593F">
        <w:t xml:space="preserve"> </w:t>
      </w:r>
    </w:p>
    <w:p w14:paraId="08DBD625" w14:textId="12F9A37F" w:rsidR="008E0745" w:rsidRDefault="008E0745" w:rsidP="008E0745">
      <w:pPr>
        <w:rPr>
          <w:lang w:val="en-US"/>
        </w:rPr>
      </w:pPr>
      <w:r>
        <w:rPr>
          <w:lang w:val="en-US"/>
        </w:rPr>
        <w:t>Placeholder</w:t>
      </w:r>
    </w:p>
    <w:p w14:paraId="42A40B8F" w14:textId="77777777" w:rsidR="008E0745" w:rsidRDefault="00AC593F" w:rsidP="009A6CE0">
      <w:pPr>
        <w:pStyle w:val="Heading2"/>
      </w:pPr>
      <w:bookmarkStart w:id="62" w:name="_Toc157715860"/>
      <w:r w:rsidRPr="00AC593F">
        <w:t>Marketing Strategies</w:t>
      </w:r>
      <w:bookmarkEnd w:id="62"/>
      <w:r w:rsidRPr="00AC593F">
        <w:t xml:space="preserve"> </w:t>
      </w:r>
    </w:p>
    <w:p w14:paraId="5A7B67E1" w14:textId="7443628E" w:rsidR="008E0745" w:rsidRPr="008E0745" w:rsidRDefault="008E0745" w:rsidP="008E0745">
      <w:pPr>
        <w:rPr>
          <w:lang w:val="en-US"/>
        </w:rPr>
      </w:pPr>
      <w:r>
        <w:rPr>
          <w:lang w:val="en-US"/>
        </w:rPr>
        <w:t>Placeholder</w:t>
      </w:r>
    </w:p>
    <w:p w14:paraId="3EF90D13" w14:textId="65DF4D44" w:rsidR="00AC593F" w:rsidRDefault="00AC593F" w:rsidP="009A6CE0">
      <w:pPr>
        <w:pStyle w:val="Heading2"/>
      </w:pPr>
      <w:bookmarkStart w:id="63" w:name="_Toc157715861"/>
      <w:r w:rsidRPr="00AC593F">
        <w:t>Communication Plan</w:t>
      </w:r>
      <w:bookmarkEnd w:id="63"/>
    </w:p>
    <w:p w14:paraId="517058C3" w14:textId="0AD71110" w:rsidR="008E0745" w:rsidRPr="008E0745" w:rsidRDefault="008E0745" w:rsidP="008E0745">
      <w:pPr>
        <w:rPr>
          <w:lang w:val="en-US"/>
        </w:rPr>
      </w:pPr>
      <w:r>
        <w:rPr>
          <w:lang w:val="en-US"/>
        </w:rPr>
        <w:t>Placeholder</w:t>
      </w:r>
    </w:p>
    <w:p w14:paraId="325C3650" w14:textId="77777777" w:rsidR="008E0745" w:rsidRDefault="008E0745">
      <w:r>
        <w:br w:type="page"/>
      </w:r>
    </w:p>
    <w:p w14:paraId="785101AD" w14:textId="77777777" w:rsidR="008E0745" w:rsidRDefault="33BBD343" w:rsidP="00B6367B">
      <w:pPr>
        <w:pStyle w:val="Heading1"/>
      </w:pPr>
      <w:bookmarkStart w:id="64" w:name="_Toc157715862"/>
      <w:r>
        <w:lastRenderedPageBreak/>
        <w:t>Evaluation and Improvement</w:t>
      </w:r>
      <w:bookmarkEnd w:id="64"/>
      <w:r>
        <w:t xml:space="preserve"> </w:t>
      </w:r>
    </w:p>
    <w:p w14:paraId="41B7FD7D" w14:textId="607D7F5A" w:rsidR="008E0745" w:rsidRPr="008E0745" w:rsidRDefault="008E0745" w:rsidP="00AC593F">
      <w:pPr>
        <w:rPr>
          <w:lang w:val="en-US"/>
        </w:rPr>
      </w:pPr>
      <w:r>
        <w:rPr>
          <w:lang w:val="en-US"/>
        </w:rPr>
        <w:t xml:space="preserve">How do we guarantee projects survive? That we improve? That we have a good reason to </w:t>
      </w:r>
      <w:proofErr w:type="spellStart"/>
      <w:r>
        <w:rPr>
          <w:lang w:val="en-US"/>
        </w:rPr>
        <w:t>excist</w:t>
      </w:r>
      <w:proofErr w:type="spellEnd"/>
      <w:r>
        <w:rPr>
          <w:lang w:val="en-US"/>
        </w:rPr>
        <w:t>?</w:t>
      </w:r>
    </w:p>
    <w:p w14:paraId="3AEB6D4E" w14:textId="74CD1323" w:rsidR="008E0745" w:rsidRDefault="00AC593F" w:rsidP="009A6CE0">
      <w:pPr>
        <w:pStyle w:val="Heading2"/>
      </w:pPr>
      <w:bookmarkStart w:id="65" w:name="_Toc157715863"/>
      <w:r w:rsidRPr="00AC593F">
        <w:t>Success Metrics</w:t>
      </w:r>
      <w:bookmarkEnd w:id="65"/>
      <w:r w:rsidRPr="00AC593F">
        <w:t xml:space="preserve"> </w:t>
      </w:r>
    </w:p>
    <w:p w14:paraId="2EA3F86B" w14:textId="0A22A12A" w:rsidR="008E0745" w:rsidRPr="008E0745" w:rsidRDefault="008E0745" w:rsidP="00AC593F">
      <w:pPr>
        <w:rPr>
          <w:lang w:val="en-US"/>
        </w:rPr>
      </w:pPr>
      <w:r>
        <w:rPr>
          <w:lang w:val="en-US"/>
        </w:rPr>
        <w:t>Placeholder</w:t>
      </w:r>
    </w:p>
    <w:p w14:paraId="6E93DF9A" w14:textId="77777777" w:rsidR="008E0745" w:rsidRDefault="00AC593F" w:rsidP="009A6CE0">
      <w:pPr>
        <w:pStyle w:val="Heading2"/>
      </w:pPr>
      <w:bookmarkStart w:id="66" w:name="_Toc157715864"/>
      <w:r w:rsidRPr="00AC593F">
        <w:t>Feedback Mechanisms</w:t>
      </w:r>
      <w:bookmarkEnd w:id="66"/>
      <w:r w:rsidRPr="00AC593F">
        <w:t xml:space="preserve"> </w:t>
      </w:r>
    </w:p>
    <w:p w14:paraId="737778ED" w14:textId="7A6422B1" w:rsidR="00AC593F" w:rsidRPr="00AC593F" w:rsidRDefault="00AC593F" w:rsidP="00AC593F">
      <w:r w:rsidRPr="00AC593F">
        <w:t>Improvement Process</w:t>
      </w:r>
    </w:p>
    <w:p w14:paraId="65992491" w14:textId="77777777" w:rsidR="008E0745" w:rsidRDefault="008E0745">
      <w:r>
        <w:br w:type="page"/>
      </w:r>
    </w:p>
    <w:p w14:paraId="4CDDBA91" w14:textId="1786CE8C" w:rsidR="008E0745" w:rsidRDefault="33BBD343" w:rsidP="00B6367B">
      <w:pPr>
        <w:pStyle w:val="Heading1"/>
      </w:pPr>
      <w:bookmarkStart w:id="67" w:name="_Toc157715865"/>
      <w:r>
        <w:lastRenderedPageBreak/>
        <w:t xml:space="preserve">Employee Feedback </w:t>
      </w:r>
      <w:r w:rsidR="65AAAE14" w:rsidRPr="380DFAE7">
        <w:rPr>
          <w:lang w:val="en-US"/>
        </w:rPr>
        <w:t>&amp; Action</w:t>
      </w:r>
      <w:bookmarkEnd w:id="67"/>
      <w:r>
        <w:t xml:space="preserve"> </w:t>
      </w:r>
    </w:p>
    <w:p w14:paraId="56F64265" w14:textId="71F9A276" w:rsidR="008E0745" w:rsidRPr="008E0745" w:rsidRDefault="008E0745" w:rsidP="00AC593F">
      <w:pPr>
        <w:rPr>
          <w:lang w:val="en-US"/>
        </w:rPr>
      </w:pPr>
      <w:r>
        <w:rPr>
          <w:lang w:val="en-US"/>
        </w:rPr>
        <w:t xml:space="preserve">How do we make sure that feedback is implemented? This chapter might seem irrelevant, but since VCR requires </w:t>
      </w:r>
      <w:r w:rsidR="008B5721">
        <w:rPr>
          <w:lang w:val="en-US"/>
        </w:rPr>
        <w:t>its</w:t>
      </w:r>
      <w:r>
        <w:rPr>
          <w:lang w:val="en-US"/>
        </w:rPr>
        <w:t xml:space="preserve"> members to do a lot of volunteering and activities out of passion, making sure that people are heard is of high importance. </w:t>
      </w:r>
    </w:p>
    <w:p w14:paraId="6E364369" w14:textId="32C5100D" w:rsidR="008E0745" w:rsidRDefault="00AC593F" w:rsidP="009A6CE0">
      <w:pPr>
        <w:pStyle w:val="Heading2"/>
      </w:pPr>
      <w:bookmarkStart w:id="68" w:name="_Toc157715866"/>
      <w:r w:rsidRPr="00AC593F">
        <w:t>Feedback Collection Analysis</w:t>
      </w:r>
      <w:bookmarkEnd w:id="68"/>
      <w:r w:rsidRPr="00AC593F">
        <w:t xml:space="preserve"> </w:t>
      </w:r>
    </w:p>
    <w:p w14:paraId="542656BA" w14:textId="64D6260C" w:rsidR="008B5721" w:rsidRPr="008B5721" w:rsidRDefault="008B5721" w:rsidP="008B5721">
      <w:pPr>
        <w:rPr>
          <w:lang w:val="en-US"/>
        </w:rPr>
      </w:pPr>
      <w:r>
        <w:rPr>
          <w:lang w:val="en-US"/>
        </w:rPr>
        <w:t>How, and when do we collect feedback?</w:t>
      </w:r>
    </w:p>
    <w:p w14:paraId="6A291F6F" w14:textId="6C62BA29" w:rsidR="008E0745" w:rsidRPr="008B5721" w:rsidRDefault="008B5721" w:rsidP="009A6CE0">
      <w:pPr>
        <w:pStyle w:val="Heading2"/>
      </w:pPr>
      <w:bookmarkStart w:id="69" w:name="_Toc157715867"/>
      <w:r>
        <w:t>Feedback into Action</w:t>
      </w:r>
      <w:bookmarkEnd w:id="69"/>
    </w:p>
    <w:p w14:paraId="76D8EC0D" w14:textId="6938A9A6" w:rsidR="008E0745" w:rsidRDefault="008B5721">
      <w:r>
        <w:rPr>
          <w:lang w:val="en-US"/>
        </w:rPr>
        <w:t>How do we make sure people are heard?</w:t>
      </w:r>
      <w:r w:rsidR="008E0745">
        <w:br w:type="page"/>
      </w:r>
    </w:p>
    <w:p w14:paraId="31D56EBF" w14:textId="77777777" w:rsidR="008E0745" w:rsidRDefault="33BBD343" w:rsidP="00B6367B">
      <w:pPr>
        <w:pStyle w:val="Heading1"/>
      </w:pPr>
      <w:bookmarkStart w:id="70" w:name="_Toc157715868"/>
      <w:r>
        <w:lastRenderedPageBreak/>
        <w:t>Research and Development (R&amp;D)</w:t>
      </w:r>
      <w:bookmarkEnd w:id="70"/>
      <w:r>
        <w:t xml:space="preserve"> </w:t>
      </w:r>
    </w:p>
    <w:p w14:paraId="18C952F9" w14:textId="5C9197C6" w:rsidR="008E0745" w:rsidRPr="008E0745" w:rsidRDefault="008E0745" w:rsidP="00AC593F">
      <w:pPr>
        <w:rPr>
          <w:lang w:val="en-US"/>
        </w:rPr>
      </w:pPr>
      <w:r>
        <w:rPr>
          <w:lang w:val="en-US"/>
        </w:rPr>
        <w:t>How are projects found? Which Projects are selected? And why? How is an effective solution guaranteed?</w:t>
      </w:r>
    </w:p>
    <w:p w14:paraId="62CC796F" w14:textId="77777777" w:rsidR="008E0745" w:rsidRDefault="00AC593F" w:rsidP="009A6CE0">
      <w:pPr>
        <w:pStyle w:val="Heading2"/>
      </w:pPr>
      <w:bookmarkStart w:id="71" w:name="_Toc157715869"/>
      <w:r w:rsidRPr="00AC593F">
        <w:t>Research Objectives</w:t>
      </w:r>
      <w:bookmarkEnd w:id="71"/>
      <w:r w:rsidRPr="00AC593F">
        <w:t xml:space="preserve"> </w:t>
      </w:r>
    </w:p>
    <w:p w14:paraId="42A554E9" w14:textId="1E37331C" w:rsidR="008E0745" w:rsidRPr="008E0745" w:rsidRDefault="008E0745" w:rsidP="008E0745">
      <w:pPr>
        <w:rPr>
          <w:lang w:val="en-US"/>
        </w:rPr>
      </w:pPr>
      <w:r>
        <w:rPr>
          <w:lang w:val="en-US"/>
        </w:rPr>
        <w:t xml:space="preserve">How will we know if we are successful? </w:t>
      </w:r>
    </w:p>
    <w:p w14:paraId="124E37F7" w14:textId="1B77A939" w:rsidR="00AC593F" w:rsidRDefault="00AC593F" w:rsidP="009A6CE0">
      <w:pPr>
        <w:pStyle w:val="Heading2"/>
      </w:pPr>
      <w:bookmarkStart w:id="72" w:name="_Toc157715870"/>
      <w:r w:rsidRPr="00AC593F">
        <w:t xml:space="preserve">Research </w:t>
      </w:r>
      <w:r w:rsidR="008E0745">
        <w:t>Process</w:t>
      </w:r>
      <w:bookmarkEnd w:id="72"/>
    </w:p>
    <w:p w14:paraId="00E4D198" w14:textId="25D5C261" w:rsidR="008E0745" w:rsidRPr="008E0745" w:rsidRDefault="008E0745" w:rsidP="008E0745">
      <w:pPr>
        <w:rPr>
          <w:lang w:val="en-US"/>
        </w:rPr>
      </w:pPr>
      <w:r>
        <w:rPr>
          <w:lang w:val="en-US"/>
        </w:rPr>
        <w:t xml:space="preserve">Which methodology? What are the flows in the organization? </w:t>
      </w:r>
    </w:p>
    <w:p w14:paraId="7A36631C" w14:textId="77777777" w:rsidR="008E0745" w:rsidRDefault="008E0745">
      <w:r>
        <w:br w:type="page"/>
      </w:r>
    </w:p>
    <w:p w14:paraId="765D5BF2" w14:textId="77777777" w:rsidR="008E0745" w:rsidRDefault="33BBD343" w:rsidP="00B6367B">
      <w:pPr>
        <w:pStyle w:val="Heading1"/>
      </w:pPr>
      <w:bookmarkStart w:id="73" w:name="_Toc157715871"/>
      <w:r>
        <w:lastRenderedPageBreak/>
        <w:t>Academic Programs and Curriculum</w:t>
      </w:r>
      <w:bookmarkEnd w:id="73"/>
    </w:p>
    <w:p w14:paraId="0D22D0B8" w14:textId="67430E4E" w:rsidR="008E0745" w:rsidRPr="008E0745" w:rsidRDefault="008E0745" w:rsidP="00AC593F">
      <w:pPr>
        <w:rPr>
          <w:lang w:val="en-US"/>
        </w:rPr>
      </w:pPr>
      <w:r>
        <w:rPr>
          <w:lang w:val="en-US"/>
        </w:rPr>
        <w:t>How do we serve the larger educational institutions? Which workshops are there? How do we train new members?</w:t>
      </w:r>
    </w:p>
    <w:p w14:paraId="22A8BFA7" w14:textId="77777777" w:rsidR="008E0745" w:rsidRDefault="00AC593F" w:rsidP="009A6CE0">
      <w:pPr>
        <w:pStyle w:val="Heading2"/>
      </w:pPr>
      <w:r w:rsidRPr="00AC593F">
        <w:t xml:space="preserve"> </w:t>
      </w:r>
      <w:bookmarkStart w:id="74" w:name="_Toc157715872"/>
      <w:r w:rsidRPr="00AC593F">
        <w:t>Program Development</w:t>
      </w:r>
      <w:bookmarkEnd w:id="74"/>
      <w:r w:rsidRPr="00AC593F">
        <w:t xml:space="preserve"> </w:t>
      </w:r>
    </w:p>
    <w:p w14:paraId="1C815E9D" w14:textId="396FE1AC" w:rsidR="008E0745" w:rsidRPr="008E0745" w:rsidRDefault="008E0745" w:rsidP="008E0745">
      <w:pPr>
        <w:rPr>
          <w:lang w:val="en-US"/>
        </w:rPr>
      </w:pPr>
      <w:r>
        <w:rPr>
          <w:lang w:val="en-US"/>
        </w:rPr>
        <w:t>How do we create new Workshops and Training material?</w:t>
      </w:r>
    </w:p>
    <w:p w14:paraId="5DC5A9BD" w14:textId="1288BC34" w:rsidR="00AC593F" w:rsidRDefault="00AC593F" w:rsidP="009A6CE0">
      <w:pPr>
        <w:pStyle w:val="Heading2"/>
      </w:pPr>
      <w:bookmarkStart w:id="75" w:name="_Toc157715873"/>
      <w:r w:rsidRPr="00AC593F">
        <w:t>Teaching Methods</w:t>
      </w:r>
      <w:bookmarkEnd w:id="75"/>
    </w:p>
    <w:p w14:paraId="42076B28" w14:textId="1A42C12D" w:rsidR="008E0745" w:rsidRPr="008E0745" w:rsidRDefault="008E0745" w:rsidP="00AC593F">
      <w:pPr>
        <w:rPr>
          <w:lang w:val="en-US"/>
        </w:rPr>
      </w:pPr>
      <w:r>
        <w:rPr>
          <w:lang w:val="en-US"/>
        </w:rPr>
        <w:t>Which underlying methodology do we use?</w:t>
      </w:r>
    </w:p>
    <w:p w14:paraId="04CAFB3B" w14:textId="1988ADE0" w:rsidR="008E0745" w:rsidRDefault="33BBD343" w:rsidP="00B6367B">
      <w:pPr>
        <w:pStyle w:val="Heading1"/>
        <w:rPr>
          <w:lang w:val="en-US"/>
        </w:rPr>
      </w:pPr>
      <w:bookmarkStart w:id="76" w:name="_Toc157715874"/>
      <w:r>
        <w:t xml:space="preserve">Student Affairs and </w:t>
      </w:r>
      <w:r w:rsidR="342400C5" w:rsidRPr="380DFAE7">
        <w:rPr>
          <w:lang w:val="en-US"/>
        </w:rPr>
        <w:t>Mentorship</w:t>
      </w:r>
      <w:bookmarkEnd w:id="76"/>
    </w:p>
    <w:p w14:paraId="62DA664F" w14:textId="5A04D553" w:rsidR="008E0745" w:rsidRPr="008E0745" w:rsidRDefault="008E0745" w:rsidP="008E0745">
      <w:pPr>
        <w:rPr>
          <w:lang w:val="en-US"/>
        </w:rPr>
      </w:pPr>
      <w:r>
        <w:rPr>
          <w:lang w:val="en-US"/>
        </w:rPr>
        <w:t xml:space="preserve">How do we know that we complete good internships for students or other members that are coming here to learn? How do we do the paperwork? How do we keep in touch? </w:t>
      </w:r>
    </w:p>
    <w:p w14:paraId="5EC31E41" w14:textId="7C16F536" w:rsidR="008E0745" w:rsidRDefault="00AC593F" w:rsidP="009A6CE0">
      <w:pPr>
        <w:pStyle w:val="Heading2"/>
      </w:pPr>
      <w:bookmarkStart w:id="77" w:name="_Toc157715875"/>
      <w:r w:rsidRPr="00AC593F">
        <w:t>Student</w:t>
      </w:r>
      <w:r w:rsidR="008E0745">
        <w:t xml:space="preserve"> / member</w:t>
      </w:r>
      <w:r w:rsidRPr="00AC593F">
        <w:t xml:space="preserve"> Wellbeing</w:t>
      </w:r>
      <w:bookmarkEnd w:id="77"/>
      <w:r w:rsidRPr="00AC593F">
        <w:t xml:space="preserve"> </w:t>
      </w:r>
    </w:p>
    <w:p w14:paraId="2BCCB456" w14:textId="053B9CF9" w:rsidR="008E0745" w:rsidRPr="008E0745" w:rsidRDefault="008E0745" w:rsidP="008E0745">
      <w:pPr>
        <w:rPr>
          <w:lang w:val="en-US"/>
        </w:rPr>
      </w:pPr>
      <w:r>
        <w:rPr>
          <w:lang w:val="en-US"/>
        </w:rPr>
        <w:t xml:space="preserve">How we check if people are not feeling left out? </w:t>
      </w:r>
    </w:p>
    <w:p w14:paraId="030D9B8B" w14:textId="3D438F69" w:rsidR="00AC593F" w:rsidRDefault="008E0745" w:rsidP="009A6CE0">
      <w:pPr>
        <w:pStyle w:val="Heading2"/>
      </w:pPr>
      <w:bookmarkStart w:id="78" w:name="_Toc157715876"/>
      <w:r>
        <w:t>Group Activities</w:t>
      </w:r>
      <w:bookmarkEnd w:id="78"/>
    </w:p>
    <w:p w14:paraId="5AC4A616" w14:textId="0086E8D5" w:rsidR="008E0745" w:rsidRDefault="008E0745" w:rsidP="00AC593F">
      <w:pPr>
        <w:rPr>
          <w:lang w:val="en-US"/>
        </w:rPr>
      </w:pPr>
      <w:r>
        <w:rPr>
          <w:lang w:val="en-US"/>
        </w:rPr>
        <w:t xml:space="preserve">Which group activities should we do to promote both fun and learning? </w:t>
      </w:r>
    </w:p>
    <w:p w14:paraId="6A181178" w14:textId="15F0A964" w:rsidR="008E0745" w:rsidRPr="008E0745" w:rsidRDefault="008E0745" w:rsidP="00AC593F">
      <w:pPr>
        <w:rPr>
          <w:lang w:val="en-US"/>
        </w:rPr>
      </w:pPr>
      <w:r>
        <w:rPr>
          <w:lang w:val="en-US"/>
        </w:rPr>
        <w:t xml:space="preserve">Example: Wolven: A game made to illustrate an informed minority will almost always win against </w:t>
      </w:r>
      <w:proofErr w:type="gramStart"/>
      <w:r>
        <w:rPr>
          <w:lang w:val="en-US"/>
        </w:rPr>
        <w:t>a</w:t>
      </w:r>
      <w:proofErr w:type="gramEnd"/>
      <w:r>
        <w:rPr>
          <w:lang w:val="en-US"/>
        </w:rPr>
        <w:t xml:space="preserve"> uninformed majority – Social Dynamics game that explains why “no one is dealing with the climate crisis”. </w:t>
      </w:r>
    </w:p>
    <w:p w14:paraId="0FE7DDC0" w14:textId="77777777" w:rsidR="008E0745" w:rsidRDefault="008E0745" w:rsidP="00AC593F"/>
    <w:p w14:paraId="2FCAB750" w14:textId="77777777" w:rsidR="008E0745" w:rsidRDefault="008E0745">
      <w:r>
        <w:br w:type="page"/>
      </w:r>
    </w:p>
    <w:p w14:paraId="02C392F5" w14:textId="77777777" w:rsidR="00FF46A9" w:rsidRDefault="33BBD343" w:rsidP="00B6367B">
      <w:pPr>
        <w:pStyle w:val="Heading1"/>
      </w:pPr>
      <w:bookmarkStart w:id="79" w:name="_Toc157715877"/>
      <w:r>
        <w:lastRenderedPageBreak/>
        <w:t>Staff Policies and Faculty Development</w:t>
      </w:r>
      <w:bookmarkEnd w:id="79"/>
      <w:r>
        <w:t xml:space="preserve"> </w:t>
      </w:r>
    </w:p>
    <w:p w14:paraId="4C5A790D" w14:textId="4EEA6898" w:rsidR="00FF46A9" w:rsidRPr="008B5721" w:rsidRDefault="008B5721" w:rsidP="00AC593F">
      <w:pPr>
        <w:rPr>
          <w:lang w:val="en-US"/>
        </w:rPr>
      </w:pPr>
      <w:r>
        <w:rPr>
          <w:lang w:val="en-US"/>
        </w:rPr>
        <w:t>Placeholder</w:t>
      </w:r>
    </w:p>
    <w:p w14:paraId="293B7C19" w14:textId="77777777" w:rsidR="00FF46A9" w:rsidRPr="008B5721" w:rsidRDefault="00AC593F" w:rsidP="009A6CE0">
      <w:pPr>
        <w:pStyle w:val="Heading2"/>
      </w:pPr>
      <w:bookmarkStart w:id="80" w:name="_Toc157715878"/>
      <w:r w:rsidRPr="008B5721">
        <w:t>Recruitment and Retention</w:t>
      </w:r>
      <w:bookmarkEnd w:id="80"/>
      <w:r w:rsidRPr="008B5721">
        <w:t xml:space="preserve"> </w:t>
      </w:r>
    </w:p>
    <w:p w14:paraId="60945545" w14:textId="135D481D" w:rsidR="008B5721" w:rsidRPr="008B5721" w:rsidRDefault="008B5721" w:rsidP="00AC593F">
      <w:pPr>
        <w:rPr>
          <w:lang w:val="en-US"/>
        </w:rPr>
      </w:pPr>
      <w:r>
        <w:rPr>
          <w:lang w:val="en-US"/>
        </w:rPr>
        <w:t>Placeholder</w:t>
      </w:r>
    </w:p>
    <w:p w14:paraId="3C14DBD8" w14:textId="4E944582" w:rsidR="00AC593F" w:rsidRDefault="00AC593F" w:rsidP="009A6CE0">
      <w:pPr>
        <w:pStyle w:val="Heading2"/>
      </w:pPr>
      <w:bookmarkStart w:id="81" w:name="_Toc157715879"/>
      <w:r w:rsidRPr="00AC593F">
        <w:t>Professional Development</w:t>
      </w:r>
      <w:bookmarkEnd w:id="81"/>
    </w:p>
    <w:p w14:paraId="7081DBA5" w14:textId="250942A6" w:rsidR="008B5721" w:rsidRPr="008B5721" w:rsidRDefault="008B5721" w:rsidP="00AC593F">
      <w:pPr>
        <w:rPr>
          <w:lang w:val="en-US"/>
        </w:rPr>
      </w:pPr>
      <w:r>
        <w:rPr>
          <w:lang w:val="en-US"/>
        </w:rPr>
        <w:t>Placeholder</w:t>
      </w:r>
    </w:p>
    <w:p w14:paraId="305ED914" w14:textId="77777777" w:rsidR="00FF46A9" w:rsidRDefault="00FF46A9">
      <w:r>
        <w:br w:type="page"/>
      </w:r>
    </w:p>
    <w:p w14:paraId="2F3AD010" w14:textId="77777777" w:rsidR="00FF46A9" w:rsidRDefault="33BBD343" w:rsidP="00B6367B">
      <w:pPr>
        <w:pStyle w:val="Heading1"/>
      </w:pPr>
      <w:bookmarkStart w:id="82" w:name="_Toc157715880"/>
      <w:r>
        <w:lastRenderedPageBreak/>
        <w:t>Compliance and Regulations</w:t>
      </w:r>
      <w:bookmarkEnd w:id="82"/>
      <w:r>
        <w:t xml:space="preserve"> </w:t>
      </w:r>
    </w:p>
    <w:p w14:paraId="528DB87D" w14:textId="4A154881" w:rsidR="00FF46A9" w:rsidRDefault="00AC593F" w:rsidP="009A6CE0">
      <w:pPr>
        <w:pStyle w:val="Heading2"/>
      </w:pPr>
      <w:bookmarkStart w:id="83" w:name="_Toc157715881"/>
      <w:r w:rsidRPr="00AC593F">
        <w:t>Legal Complianc</w:t>
      </w:r>
      <w:r w:rsidR="00FF46A9">
        <w:t>e</w:t>
      </w:r>
      <w:bookmarkEnd w:id="83"/>
    </w:p>
    <w:p w14:paraId="5686FDAE" w14:textId="4E0BD577" w:rsidR="00FF46A9" w:rsidRPr="00FF46A9" w:rsidRDefault="00FF46A9" w:rsidP="00FF46A9">
      <w:pPr>
        <w:rPr>
          <w:lang w:val="en-US"/>
        </w:rPr>
      </w:pPr>
      <w:r>
        <w:rPr>
          <w:lang w:val="en-US"/>
        </w:rPr>
        <w:t>GDPR compliance, ISO 27000</w:t>
      </w:r>
    </w:p>
    <w:p w14:paraId="0742B7BB" w14:textId="7E4CC53C" w:rsidR="00AC593F" w:rsidRDefault="00AC593F" w:rsidP="009A6CE0">
      <w:pPr>
        <w:pStyle w:val="Heading2"/>
      </w:pPr>
      <w:bookmarkStart w:id="84" w:name="_Toc157715882"/>
      <w:r w:rsidRPr="00AC593F">
        <w:t>Regulatory Strategies</w:t>
      </w:r>
      <w:bookmarkEnd w:id="84"/>
    </w:p>
    <w:p w14:paraId="0020158D" w14:textId="4598996D" w:rsidR="00FF46A9" w:rsidRPr="00FF46A9" w:rsidRDefault="00FF46A9" w:rsidP="00AC593F">
      <w:pPr>
        <w:rPr>
          <w:lang w:val="en-US"/>
        </w:rPr>
      </w:pPr>
      <w:r>
        <w:rPr>
          <w:lang w:val="en-US"/>
        </w:rPr>
        <w:t xml:space="preserve">How do we make sure that we can keep </w:t>
      </w:r>
      <w:proofErr w:type="spellStart"/>
      <w:r>
        <w:rPr>
          <w:lang w:val="en-US"/>
        </w:rPr>
        <w:t>eachother</w:t>
      </w:r>
      <w:proofErr w:type="spellEnd"/>
      <w:r>
        <w:rPr>
          <w:lang w:val="en-US"/>
        </w:rPr>
        <w:t xml:space="preserve"> private and still try to “look” for people. </w:t>
      </w:r>
    </w:p>
    <w:p w14:paraId="0AAEB835" w14:textId="77777777" w:rsidR="00AC593F" w:rsidRPr="00AC593F" w:rsidRDefault="00AC593F" w:rsidP="00AC593F"/>
    <w:p w14:paraId="7B7793F3" w14:textId="5C2B880B" w:rsidR="004B422E" w:rsidRDefault="004B422E" w:rsidP="00B6367B">
      <w:pPr>
        <w:pStyle w:val="Heading1"/>
      </w:pPr>
      <w:r>
        <w:br w:type="page"/>
      </w:r>
    </w:p>
    <w:p w14:paraId="084EB32A" w14:textId="76C592FF" w:rsidR="004B422E" w:rsidRDefault="004B422E" w:rsidP="380DFAE7">
      <w:r>
        <w:lastRenderedPageBreak/>
        <w:br w:type="page"/>
      </w:r>
      <w:r w:rsidR="59E5E590">
        <w:lastRenderedPageBreak/>
        <w:t xml:space="preserve">ANNEX </w:t>
      </w:r>
      <w:proofErr w:type="gramStart"/>
      <w:r w:rsidR="59E5E590">
        <w:t>I :</w:t>
      </w:r>
      <w:proofErr w:type="gramEnd"/>
      <w:r>
        <w:br/>
      </w:r>
    </w:p>
    <w:p w14:paraId="19CA1D17" w14:textId="668E51D7" w:rsidR="004B422E" w:rsidRDefault="5EF08B50" w:rsidP="380DFAE7">
      <w:r w:rsidRPr="380DFAE7">
        <w:rPr>
          <w:rFonts w:ascii="Segoe UI" w:eastAsia="Segoe UI" w:hAnsi="Segoe UI" w:cs="Segoe UI"/>
          <w:b/>
          <w:bCs/>
          <w:sz w:val="24"/>
          <w:szCs w:val="24"/>
        </w:rPr>
        <w:t>Value Chain Rebels</w:t>
      </w:r>
      <w:r w:rsidRPr="380DFAE7">
        <w:rPr>
          <w:rFonts w:ascii="Segoe UI" w:eastAsia="Segoe UI" w:hAnsi="Segoe UI" w:cs="Segoe UI"/>
          <w:sz w:val="24"/>
          <w:szCs w:val="24"/>
        </w:rPr>
        <w:t xml:space="preserve"> is </w:t>
      </w:r>
      <w:proofErr w:type="gramStart"/>
      <w:r w:rsidRPr="380DFAE7">
        <w:rPr>
          <w:rFonts w:ascii="Segoe UI" w:eastAsia="Segoe UI" w:hAnsi="Segoe UI" w:cs="Segoe UI"/>
          <w:sz w:val="24"/>
          <w:szCs w:val="24"/>
        </w:rPr>
        <w:t>an</w:t>
      </w:r>
      <w:proofErr w:type="gramEnd"/>
      <w:r w:rsidRPr="380DFAE7">
        <w:rPr>
          <w:rFonts w:ascii="Segoe UI" w:eastAsia="Segoe UI" w:hAnsi="Segoe UI" w:cs="Segoe UI"/>
          <w:sz w:val="24"/>
          <w:szCs w:val="24"/>
        </w:rPr>
        <w:t xml:space="preserve"> </w:t>
      </w:r>
      <w:r w:rsidRPr="380DFAE7">
        <w:rPr>
          <w:rFonts w:ascii="Segoe UI" w:eastAsia="Segoe UI" w:hAnsi="Segoe UI" w:cs="Segoe UI"/>
          <w:b/>
          <w:bCs/>
          <w:sz w:val="24"/>
          <w:szCs w:val="24"/>
        </w:rPr>
        <w:t xml:space="preserve">unique </w:t>
      </w:r>
      <w:r w:rsidRPr="380DFAE7">
        <w:rPr>
          <w:rFonts w:ascii="Segoe UI" w:eastAsia="Segoe UI" w:hAnsi="Segoe UI" w:cs="Segoe UI"/>
          <w:sz w:val="24"/>
          <w:szCs w:val="24"/>
        </w:rPr>
        <w:t>research lab as it has a</w:t>
      </w:r>
      <w:r w:rsidRPr="380DFAE7">
        <w:rPr>
          <w:rFonts w:ascii="Segoe UI" w:eastAsia="Segoe UI" w:hAnsi="Segoe UI" w:cs="Segoe UI"/>
          <w:b/>
          <w:bCs/>
        </w:rPr>
        <w:t xml:space="preserve"> different value proposition:</w:t>
      </w:r>
      <w:r w:rsidRPr="380DFAE7">
        <w:rPr>
          <w:rFonts w:ascii="Segoe UI" w:eastAsia="Segoe UI" w:hAnsi="Segoe UI" w:cs="Segoe UI"/>
          <w:sz w:val="24"/>
          <w:szCs w:val="24"/>
        </w:rPr>
        <w:t xml:space="preserve"> Unlike commercial labs that often prioritize immediate profitability, potentially sidelining long-term sustainability, and university innovation labs hindered by funding limitations for groundbreaking projects, Value Chain Rebels redefines the game. We champion </w:t>
      </w:r>
      <w:proofErr w:type="spellStart"/>
      <w:r w:rsidRPr="380DFAE7">
        <w:rPr>
          <w:rFonts w:ascii="Segoe UI" w:eastAsia="Segoe UI" w:hAnsi="Segoe UI" w:cs="Segoe UI"/>
          <w:sz w:val="24"/>
          <w:szCs w:val="24"/>
        </w:rPr>
        <w:t>sustainabe</w:t>
      </w:r>
      <w:proofErr w:type="spellEnd"/>
      <w:r w:rsidRPr="380DFAE7">
        <w:rPr>
          <w:rFonts w:ascii="Segoe UI" w:eastAsia="Segoe UI" w:hAnsi="Segoe UI" w:cs="Segoe UI"/>
          <w:sz w:val="24"/>
          <w:szCs w:val="24"/>
        </w:rPr>
        <w:t xml:space="preserve"> impact as both a core value</w:t>
      </w:r>
      <w:r w:rsidRPr="380DFAE7">
        <w:rPr>
          <w:rFonts w:ascii="Segoe UI" w:eastAsia="Segoe UI" w:hAnsi="Segoe UI" w:cs="Segoe UI"/>
          <w:b/>
          <w:bCs/>
          <w:sz w:val="24"/>
          <w:szCs w:val="24"/>
        </w:rPr>
        <w:t xml:space="preserve"> </w:t>
      </w:r>
      <w:r w:rsidRPr="380DFAE7">
        <w:rPr>
          <w:rFonts w:ascii="Segoe UI" w:eastAsia="Segoe UI" w:hAnsi="Segoe UI" w:cs="Segoe UI"/>
          <w:sz w:val="24"/>
          <w:szCs w:val="24"/>
        </w:rPr>
        <w:t xml:space="preserve">and a catalyst for funding, a </w:t>
      </w:r>
      <w:proofErr w:type="spellStart"/>
      <w:r w:rsidRPr="380DFAE7">
        <w:rPr>
          <w:rFonts w:ascii="Segoe UI" w:eastAsia="Segoe UI" w:hAnsi="Segoe UI" w:cs="Segoe UI"/>
          <w:sz w:val="24"/>
          <w:szCs w:val="24"/>
        </w:rPr>
        <w:t>catalist</w:t>
      </w:r>
      <w:proofErr w:type="spellEnd"/>
      <w:r w:rsidRPr="380DFAE7">
        <w:rPr>
          <w:rFonts w:ascii="Segoe UI" w:eastAsia="Segoe UI" w:hAnsi="Segoe UI" w:cs="Segoe UI"/>
          <w:sz w:val="24"/>
          <w:szCs w:val="24"/>
        </w:rPr>
        <w:t xml:space="preserve"> for recruitment and social media as well as </w:t>
      </w:r>
      <w:proofErr w:type="spellStart"/>
      <w:r w:rsidRPr="380DFAE7">
        <w:rPr>
          <w:rFonts w:ascii="Segoe UI" w:eastAsia="Segoe UI" w:hAnsi="Segoe UI" w:cs="Segoe UI"/>
          <w:sz w:val="24"/>
          <w:szCs w:val="24"/>
        </w:rPr>
        <w:t>competative</w:t>
      </w:r>
      <w:proofErr w:type="spellEnd"/>
      <w:r w:rsidRPr="380DFAE7">
        <w:rPr>
          <w:rFonts w:ascii="Segoe UI" w:eastAsia="Segoe UI" w:hAnsi="Segoe UI" w:cs="Segoe UI"/>
          <w:sz w:val="24"/>
          <w:szCs w:val="24"/>
        </w:rPr>
        <w:t xml:space="preserve"> business advantage. </w:t>
      </w:r>
      <w:r w:rsidRPr="380DFAE7">
        <w:rPr>
          <w:rFonts w:ascii="Segoe UI" w:eastAsia="Segoe UI" w:hAnsi="Segoe UI" w:cs="Segoe UI"/>
          <w:b/>
          <w:bCs/>
          <w:color w:val="E36C0A" w:themeColor="accent6" w:themeShade="BF"/>
          <w:sz w:val="24"/>
          <w:szCs w:val="24"/>
        </w:rPr>
        <w:t>Focusing on</w:t>
      </w:r>
      <w:r w:rsidRPr="380DFAE7">
        <w:rPr>
          <w:rFonts w:ascii="Segoe UI" w:eastAsia="Segoe UI" w:hAnsi="Segoe UI" w:cs="Segoe UI"/>
          <w:sz w:val="24"/>
          <w:szCs w:val="24"/>
        </w:rPr>
        <w:t xml:space="preserve"> the pursuit of </w:t>
      </w:r>
      <w:r w:rsidRPr="380DFAE7">
        <w:rPr>
          <w:rFonts w:ascii="Segoe UI" w:eastAsia="Segoe UI" w:hAnsi="Segoe UI" w:cs="Segoe UI"/>
          <w:b/>
          <w:bCs/>
          <w:color w:val="E36C0A" w:themeColor="accent6" w:themeShade="BF"/>
          <w:sz w:val="24"/>
          <w:szCs w:val="24"/>
        </w:rPr>
        <w:t>immediate</w:t>
      </w:r>
      <w:r w:rsidRPr="380DFAE7">
        <w:rPr>
          <w:rFonts w:ascii="Segoe UI" w:eastAsia="Segoe UI" w:hAnsi="Segoe UI" w:cs="Segoe UI"/>
          <w:sz w:val="24"/>
          <w:szCs w:val="24"/>
        </w:rPr>
        <w:t xml:space="preserve">, </w:t>
      </w:r>
      <w:r w:rsidRPr="380DFAE7">
        <w:rPr>
          <w:rFonts w:ascii="Segoe UI" w:eastAsia="Segoe UI" w:hAnsi="Segoe UI" w:cs="Segoe UI"/>
          <w:b/>
          <w:bCs/>
          <w:color w:val="E36C0A" w:themeColor="accent6" w:themeShade="BF"/>
          <w:sz w:val="24"/>
          <w:szCs w:val="24"/>
        </w:rPr>
        <w:t xml:space="preserve">impactful actions </w:t>
      </w:r>
      <w:r w:rsidRPr="380DFAE7">
        <w:rPr>
          <w:rFonts w:ascii="Segoe UI" w:eastAsia="Segoe UI" w:hAnsi="Segoe UI" w:cs="Segoe UI"/>
          <w:sz w:val="24"/>
          <w:szCs w:val="24"/>
        </w:rPr>
        <w:t xml:space="preserve">for </w:t>
      </w:r>
      <w:proofErr w:type="gramStart"/>
      <w:r w:rsidRPr="380DFAE7">
        <w:rPr>
          <w:rFonts w:ascii="Segoe UI" w:eastAsia="Segoe UI" w:hAnsi="Segoe UI" w:cs="Segoe UI"/>
          <w:sz w:val="24"/>
          <w:szCs w:val="24"/>
        </w:rPr>
        <w:t>a</w:t>
      </w:r>
      <w:proofErr w:type="gramEnd"/>
      <w:r w:rsidRPr="380DFAE7">
        <w:rPr>
          <w:rFonts w:ascii="Segoe UI" w:eastAsia="Segoe UI" w:hAnsi="Segoe UI" w:cs="Segoe UI"/>
          <w:sz w:val="24"/>
          <w:szCs w:val="24"/>
        </w:rPr>
        <w:t xml:space="preserve">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future. This approach not only differentiates us but also drives our mission forward, leveraging short-term sustainability impacts as a strategic advantage</w:t>
      </w:r>
      <w:r w:rsidRPr="380DFAE7">
        <w:rPr>
          <w:rFonts w:ascii="Segoe UI" w:eastAsia="Segoe UI" w:hAnsi="Segoe UI" w:cs="Segoe UI"/>
          <w:color w:val="D1D5DB"/>
          <w:sz w:val="24"/>
          <w:szCs w:val="24"/>
        </w:rPr>
        <w:t>.</w:t>
      </w:r>
    </w:p>
    <w:p w14:paraId="055F198B" w14:textId="5FD567F4"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Active National Monitoring:</w:t>
      </w:r>
      <w:r w:rsidRPr="380DFAE7">
        <w:rPr>
          <w:rFonts w:ascii="Segoe UI" w:eastAsia="Segoe UI" w:hAnsi="Segoe UI" w:cs="Segoe UI"/>
          <w:sz w:val="24"/>
          <w:szCs w:val="24"/>
        </w:rPr>
        <w:t xml:space="preserve"> We actively monitor and search for </w:t>
      </w:r>
      <w:proofErr w:type="spellStart"/>
      <w:r w:rsidRPr="380DFAE7">
        <w:rPr>
          <w:rFonts w:ascii="Segoe UI" w:eastAsia="Segoe UI" w:hAnsi="Segoe UI" w:cs="Segoe UI"/>
          <w:sz w:val="24"/>
          <w:szCs w:val="24"/>
        </w:rPr>
        <w:t>inneffective</w:t>
      </w:r>
      <w:proofErr w:type="spellEnd"/>
      <w:r w:rsidRPr="380DFAE7">
        <w:rPr>
          <w:rFonts w:ascii="Segoe UI" w:eastAsia="Segoe UI" w:hAnsi="Segoe UI" w:cs="Segoe UI"/>
          <w:sz w:val="24"/>
          <w:szCs w:val="24"/>
        </w:rPr>
        <w:t xml:space="preserve"> </w:t>
      </w:r>
      <w:proofErr w:type="spellStart"/>
      <w:r w:rsidRPr="380DFAE7">
        <w:rPr>
          <w:rFonts w:ascii="Segoe UI" w:eastAsia="Segoe UI" w:hAnsi="Segoe UI" w:cs="Segoe UI"/>
          <w:sz w:val="24"/>
          <w:szCs w:val="24"/>
        </w:rPr>
        <w:t>supplychains</w:t>
      </w:r>
      <w:proofErr w:type="spellEnd"/>
      <w:r w:rsidRPr="380DFAE7">
        <w:rPr>
          <w:rFonts w:ascii="Segoe UI" w:eastAsia="Segoe UI" w:hAnsi="Segoe UI" w:cs="Segoe UI"/>
          <w:sz w:val="24"/>
          <w:szCs w:val="24"/>
        </w:rPr>
        <w:t xml:space="preserve"> trough environmental impact or </w:t>
      </w:r>
      <w:proofErr w:type="spellStart"/>
      <w:r w:rsidRPr="380DFAE7">
        <w:rPr>
          <w:rFonts w:ascii="Segoe UI" w:eastAsia="Segoe UI" w:hAnsi="Segoe UI" w:cs="Segoe UI"/>
          <w:sz w:val="24"/>
          <w:szCs w:val="24"/>
        </w:rPr>
        <w:t>un</w:t>
      </w:r>
      <w:r w:rsidR="00C322D1">
        <w:rPr>
          <w:rFonts w:ascii="Segoe UI" w:eastAsia="Segoe UI" w:hAnsi="Segoe UI" w:cs="Segoe UI"/>
          <w:sz w:val="24"/>
          <w:szCs w:val="24"/>
        </w:rPr>
        <w:t>upcycling</w:t>
      </w:r>
      <w:proofErr w:type="spellEnd"/>
      <w:r w:rsidRPr="380DFAE7">
        <w:rPr>
          <w:rFonts w:ascii="Segoe UI" w:eastAsia="Segoe UI" w:hAnsi="Segoe UI" w:cs="Segoe UI"/>
          <w:sz w:val="24"/>
          <w:szCs w:val="24"/>
        </w:rPr>
        <w:t xml:space="preserve"> markers</w:t>
      </w:r>
      <w:r w:rsidR="004B422E" w:rsidRPr="380DFAE7">
        <w:rPr>
          <w:rStyle w:val="FootnoteReference"/>
          <w:rFonts w:ascii="Segoe UI" w:eastAsia="Segoe UI" w:hAnsi="Segoe UI" w:cs="Segoe UI"/>
          <w:sz w:val="24"/>
          <w:szCs w:val="24"/>
        </w:rPr>
        <w:footnoteReference w:id="1"/>
      </w:r>
      <w:r w:rsidRPr="380DFAE7">
        <w:rPr>
          <w:rFonts w:ascii="Segoe UI" w:eastAsia="Segoe UI" w:hAnsi="Segoe UI" w:cs="Segoe UI"/>
          <w:sz w:val="24"/>
          <w:szCs w:val="24"/>
        </w:rPr>
        <w:t xml:space="preserve">. This helps us select potential sectors for improvement, partners to engage with, and measure impact. </w:t>
      </w:r>
      <w:proofErr w:type="gramStart"/>
      <w:r w:rsidRPr="380DFAE7">
        <w:rPr>
          <w:rFonts w:ascii="Segoe UI" w:eastAsia="Segoe UI" w:hAnsi="Segoe UI" w:cs="Segoe UI"/>
          <w:sz w:val="24"/>
          <w:szCs w:val="24"/>
        </w:rPr>
        <w:t>Additionally</w:t>
      </w:r>
      <w:proofErr w:type="gramEnd"/>
      <w:r w:rsidRPr="380DFAE7">
        <w:rPr>
          <w:rFonts w:ascii="Segoe UI" w:eastAsia="Segoe UI" w:hAnsi="Segoe UI" w:cs="Segoe UI"/>
          <w:sz w:val="24"/>
          <w:szCs w:val="24"/>
        </w:rPr>
        <w:t xml:space="preserve"> we actively monitor for opportunities, like grants in combination with the partners that have joined our initiative.</w:t>
      </w:r>
    </w:p>
    <w:p w14:paraId="154A3761" w14:textId="57D27D85"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 xml:space="preserve">Living Projects: </w:t>
      </w:r>
      <w:r w:rsidRPr="380DFAE7">
        <w:rPr>
          <w:rFonts w:ascii="Segoe UI" w:eastAsia="Segoe UI" w:hAnsi="Segoe UI" w:cs="Segoe UI"/>
          <w:sz w:val="24"/>
          <w:szCs w:val="24"/>
        </w:rPr>
        <w:t xml:space="preserve">VCR is not a commercial enterprise and as such conducts research based on public opinion, with visibility as a key marker. Projects, </w:t>
      </w:r>
      <w:r w:rsidRPr="380DFAE7">
        <w:rPr>
          <w:rFonts w:ascii="Segoe UI" w:eastAsia="Segoe UI" w:hAnsi="Segoe UI" w:cs="Segoe UI"/>
          <w:sz w:val="24"/>
          <w:szCs w:val="24"/>
        </w:rPr>
        <w:lastRenderedPageBreak/>
        <w:t>“evolve”</w:t>
      </w:r>
      <w:r w:rsidR="004B422E" w:rsidRPr="380DFAE7">
        <w:rPr>
          <w:rStyle w:val="FootnoteReference"/>
          <w:rFonts w:ascii="Segoe UI" w:eastAsia="Segoe UI" w:hAnsi="Segoe UI" w:cs="Segoe UI"/>
          <w:sz w:val="24"/>
          <w:szCs w:val="24"/>
        </w:rPr>
        <w:footnoteReference w:id="2"/>
      </w:r>
      <w:r w:rsidRPr="380DFAE7">
        <w:rPr>
          <w:rFonts w:ascii="Segoe UI" w:eastAsia="Segoe UI" w:hAnsi="Segoe UI" w:cs="Segoe UI"/>
          <w:sz w:val="24"/>
          <w:szCs w:val="24"/>
        </w:rPr>
        <w:t xml:space="preserve"> to better themselves over time, measuring impact in </w:t>
      </w:r>
      <w:proofErr w:type="spellStart"/>
      <w:r w:rsidRPr="380DFAE7">
        <w:rPr>
          <w:rFonts w:ascii="Segoe UI" w:eastAsia="Segoe UI" w:hAnsi="Segoe UI" w:cs="Segoe UI"/>
          <w:sz w:val="24"/>
          <w:szCs w:val="24"/>
        </w:rPr>
        <w:t>supplychains</w:t>
      </w:r>
      <w:proofErr w:type="spellEnd"/>
      <w:r w:rsidRPr="380DFAE7">
        <w:rPr>
          <w:rFonts w:ascii="Segoe UI" w:eastAsia="Segoe UI" w:hAnsi="Segoe UI" w:cs="Segoe UI"/>
          <w:sz w:val="24"/>
          <w:szCs w:val="24"/>
        </w:rPr>
        <w:t xml:space="preserve"> can take long time after all.</w:t>
      </w:r>
    </w:p>
    <w:p w14:paraId="56EBB082" w14:textId="1901D5EF"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 xml:space="preserve">Agile-Fast </w:t>
      </w:r>
      <w:proofErr w:type="spellStart"/>
      <w:r w:rsidRPr="380DFAE7">
        <w:rPr>
          <w:rFonts w:ascii="Segoe UI" w:eastAsia="Segoe UI" w:hAnsi="Segoe UI" w:cs="Segoe UI"/>
          <w:b/>
          <w:bCs/>
          <w:sz w:val="24"/>
          <w:szCs w:val="24"/>
        </w:rPr>
        <w:t>Pased</w:t>
      </w:r>
      <w:proofErr w:type="spellEnd"/>
      <w:r w:rsidRPr="380DFAE7">
        <w:rPr>
          <w:rFonts w:ascii="Segoe UI" w:eastAsia="Segoe UI" w:hAnsi="Segoe UI" w:cs="Segoe UI"/>
          <w:b/>
          <w:bCs/>
          <w:sz w:val="24"/>
          <w:szCs w:val="24"/>
        </w:rPr>
        <w:t xml:space="preserve"> Development:</w:t>
      </w:r>
      <w:r w:rsidRPr="380DFAE7">
        <w:rPr>
          <w:rFonts w:ascii="Segoe UI" w:eastAsia="Segoe UI" w:hAnsi="Segoe UI" w:cs="Segoe UI"/>
          <w:sz w:val="24"/>
          <w:szCs w:val="24"/>
        </w:rPr>
        <w:t xml:space="preserve"> At Value Chain Rebels we work try to maximize short-term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impact, like we’re developing the next </w:t>
      </w:r>
      <w:proofErr w:type="gramStart"/>
      <w:r w:rsidRPr="380DFAE7">
        <w:rPr>
          <w:rFonts w:ascii="Segoe UI" w:eastAsia="Segoe UI" w:hAnsi="Segoe UI" w:cs="Segoe UI"/>
          <w:sz w:val="24"/>
          <w:szCs w:val="24"/>
        </w:rPr>
        <w:t>million euro</w:t>
      </w:r>
      <w:proofErr w:type="gramEnd"/>
      <w:r w:rsidRPr="380DFAE7">
        <w:rPr>
          <w:rFonts w:ascii="Segoe UI" w:eastAsia="Segoe UI" w:hAnsi="Segoe UI" w:cs="Segoe UI"/>
          <w:sz w:val="24"/>
          <w:szCs w:val="24"/>
        </w:rPr>
        <w:t xml:space="preserve"> application. </w:t>
      </w:r>
    </w:p>
    <w:p w14:paraId="2AEC0A47" w14:textId="1F3429B0"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Sustainability as an Unfair Advantage:</w:t>
      </w:r>
      <w:r w:rsidRPr="380DFAE7">
        <w:rPr>
          <w:rFonts w:ascii="Segoe UI" w:eastAsia="Segoe UI" w:hAnsi="Segoe UI" w:cs="Segoe UI"/>
          <w:sz w:val="24"/>
          <w:szCs w:val="24"/>
        </w:rPr>
        <w:t xml:space="preserve"> At Value Chain Rebels, we believe in leveraging sustainability as a distinct competitive edge. </w:t>
      </w:r>
      <w:r w:rsidRPr="380DFAE7">
        <w:rPr>
          <w:rFonts w:ascii="Segoe UI" w:eastAsia="Segoe UI" w:hAnsi="Segoe UI" w:cs="Segoe UI"/>
          <w:b/>
          <w:bCs/>
          <w:color w:val="E36C0A" w:themeColor="accent6" w:themeShade="BF"/>
          <w:sz w:val="24"/>
          <w:szCs w:val="24"/>
        </w:rPr>
        <w:t>We actively explore opportunities rather than focusing on a single project</w:t>
      </w:r>
      <w:r w:rsidRPr="380DFAE7">
        <w:rPr>
          <w:rFonts w:ascii="Segoe UI" w:eastAsia="Segoe UI" w:hAnsi="Segoe UI" w:cs="Segoe UI"/>
          <w:sz w:val="24"/>
          <w:szCs w:val="24"/>
        </w:rPr>
        <w:t xml:space="preserve">, such as advocating for favorable laws, legislation, subsidies, and trade barriers that incentivize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practices. By creating an environment where adopting these best practices is not only responsible but also a smart business decision, we ensure that sustainability becomes a powerful driving force for our partners and the </w:t>
      </w:r>
      <w:proofErr w:type="gramStart"/>
      <w:r w:rsidRPr="380DFAE7">
        <w:rPr>
          <w:rFonts w:ascii="Segoe UI" w:eastAsia="Segoe UI" w:hAnsi="Segoe UI" w:cs="Segoe UI"/>
          <w:sz w:val="24"/>
          <w:szCs w:val="24"/>
        </w:rPr>
        <w:t>industry as a whole</w:t>
      </w:r>
      <w:proofErr w:type="gramEnd"/>
      <w:r w:rsidRPr="380DFAE7">
        <w:rPr>
          <w:rFonts w:ascii="Segoe UI" w:eastAsia="Segoe UI" w:hAnsi="Segoe UI" w:cs="Segoe UI"/>
          <w:sz w:val="24"/>
          <w:szCs w:val="24"/>
        </w:rPr>
        <w:t xml:space="preserve">. This additionally doubles as a marketing </w:t>
      </w:r>
      <w:proofErr w:type="gramStart"/>
      <w:r w:rsidRPr="380DFAE7">
        <w:rPr>
          <w:rFonts w:ascii="Segoe UI" w:eastAsia="Segoe UI" w:hAnsi="Segoe UI" w:cs="Segoe UI"/>
          <w:sz w:val="24"/>
          <w:szCs w:val="24"/>
        </w:rPr>
        <w:t>strategy,</w:t>
      </w:r>
      <w:proofErr w:type="gramEnd"/>
      <w:r w:rsidRPr="380DFAE7">
        <w:rPr>
          <w:rFonts w:ascii="Segoe UI" w:eastAsia="Segoe UI" w:hAnsi="Segoe UI" w:cs="Segoe UI"/>
          <w:sz w:val="24"/>
          <w:szCs w:val="24"/>
        </w:rPr>
        <w:t xml:space="preserve"> projects will become commercial assets for logistics companies to </w:t>
      </w:r>
      <w:proofErr w:type="spellStart"/>
      <w:r w:rsidRPr="380DFAE7">
        <w:rPr>
          <w:rFonts w:ascii="Segoe UI" w:eastAsia="Segoe UI" w:hAnsi="Segoe UI" w:cs="Segoe UI"/>
          <w:sz w:val="24"/>
          <w:szCs w:val="24"/>
        </w:rPr>
        <w:t>aquire</w:t>
      </w:r>
      <w:proofErr w:type="spellEnd"/>
      <w:r w:rsidRPr="380DFAE7">
        <w:rPr>
          <w:rFonts w:ascii="Segoe UI" w:eastAsia="Segoe UI" w:hAnsi="Segoe UI" w:cs="Segoe UI"/>
          <w:sz w:val="24"/>
          <w:szCs w:val="24"/>
        </w:rPr>
        <w:t>. As well as a recruitment strategy for partners, outlaying opportunity rather than fear.</w:t>
      </w:r>
    </w:p>
    <w:p w14:paraId="47B5F63F" w14:textId="2A340891"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t>Industry Collaboration</w:t>
      </w:r>
      <w:r w:rsidRPr="380DFAE7">
        <w:rPr>
          <w:rFonts w:ascii="Segoe UI" w:eastAsia="Segoe UI" w:hAnsi="Segoe UI" w:cs="Segoe UI"/>
          <w:sz w:val="24"/>
          <w:szCs w:val="24"/>
        </w:rPr>
        <w:t xml:space="preserve">: We partner with companies to implement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-developed solutions, enhancing supply chain stability and offering practical </w:t>
      </w:r>
      <w:proofErr w:type="spellStart"/>
      <w:r w:rsidRPr="380DFAE7">
        <w:rPr>
          <w:rFonts w:ascii="Segoe UI" w:eastAsia="Segoe UI" w:hAnsi="Segoe UI" w:cs="Segoe UI"/>
          <w:sz w:val="24"/>
          <w:szCs w:val="24"/>
        </w:rPr>
        <w:t>enchancement</w:t>
      </w:r>
      <w:proofErr w:type="spellEnd"/>
      <w:r w:rsidRPr="380DFAE7">
        <w:rPr>
          <w:rFonts w:ascii="Segoe UI" w:eastAsia="Segoe UI" w:hAnsi="Segoe UI" w:cs="Segoe UI"/>
          <w:sz w:val="24"/>
          <w:szCs w:val="24"/>
        </w:rPr>
        <w:t>.</w:t>
      </w:r>
    </w:p>
    <w:p w14:paraId="57F13DD8" w14:textId="313544BE" w:rsidR="004B422E" w:rsidRDefault="5EF08B50" w:rsidP="380DFAE7">
      <w:pPr>
        <w:pStyle w:val="ListParagraph"/>
        <w:numPr>
          <w:ilvl w:val="0"/>
          <w:numId w:val="3"/>
        </w:numPr>
        <w:spacing w:before="0"/>
        <w:rPr>
          <w:rFonts w:ascii="Segoe UI" w:eastAsia="Segoe UI" w:hAnsi="Segoe UI" w:cs="Segoe UI"/>
          <w:sz w:val="24"/>
          <w:szCs w:val="24"/>
        </w:rPr>
      </w:pPr>
      <w:r w:rsidRPr="380DFAE7">
        <w:rPr>
          <w:rFonts w:ascii="Segoe UI" w:eastAsia="Segoe UI" w:hAnsi="Segoe UI" w:cs="Segoe UI"/>
          <w:b/>
          <w:bCs/>
          <w:sz w:val="24"/>
          <w:szCs w:val="24"/>
        </w:rPr>
        <w:lastRenderedPageBreak/>
        <w:t>Advocacy and Thought Leadership</w:t>
      </w:r>
      <w:r w:rsidRPr="380DFAE7">
        <w:rPr>
          <w:rFonts w:ascii="Segoe UI" w:eastAsia="Segoe UI" w:hAnsi="Segoe UI" w:cs="Segoe UI"/>
          <w:sz w:val="24"/>
          <w:szCs w:val="24"/>
        </w:rPr>
        <w:t xml:space="preserve">: Students and members disseminate their findings and advocate for </w:t>
      </w:r>
      <w:r w:rsidR="00C322D1">
        <w:rPr>
          <w:rFonts w:ascii="Segoe UI" w:eastAsia="Segoe UI" w:hAnsi="Segoe UI" w:cs="Segoe UI"/>
          <w:sz w:val="24"/>
          <w:szCs w:val="24"/>
        </w:rPr>
        <w:t>upcycling</w:t>
      </w:r>
      <w:r w:rsidRPr="380DFAE7">
        <w:rPr>
          <w:rFonts w:ascii="Segoe UI" w:eastAsia="Segoe UI" w:hAnsi="Segoe UI" w:cs="Segoe UI"/>
          <w:sz w:val="24"/>
          <w:szCs w:val="24"/>
        </w:rPr>
        <w:t xml:space="preserve"> practices through publications and presentations, influencing industry and policy.</w:t>
      </w:r>
    </w:p>
    <w:p w14:paraId="611A3F30" w14:textId="5F6B335C" w:rsidR="004B422E" w:rsidRDefault="004B422E" w:rsidP="380DFAE7"/>
    <w:p w14:paraId="4928CB8E" w14:textId="56BEA06A" w:rsidR="004B422E" w:rsidRPr="00C322D1" w:rsidRDefault="5EF08B50" w:rsidP="380DFAE7">
      <w:pPr>
        <w:pStyle w:val="Heading3"/>
        <w:spacing w:before="0" w:after="120"/>
        <w:rPr>
          <w:rFonts w:ascii="Segoe UI" w:eastAsia="Segoe UI" w:hAnsi="Segoe UI" w:cs="Segoe UI"/>
          <w:bCs/>
          <w:sz w:val="30"/>
          <w:szCs w:val="30"/>
          <w:lang w:val="en-GB"/>
        </w:rPr>
      </w:pPr>
      <w:r w:rsidRPr="00C322D1">
        <w:rPr>
          <w:rFonts w:ascii="Segoe UI" w:eastAsia="Segoe UI" w:hAnsi="Segoe UI" w:cs="Segoe UI"/>
          <w:bCs/>
          <w:sz w:val="30"/>
          <w:szCs w:val="30"/>
          <w:lang w:val="en-GB"/>
        </w:rPr>
        <w:t>Robust Partnership Networks</w:t>
      </w:r>
    </w:p>
    <w:p w14:paraId="61159AD7" w14:textId="425F4122" w:rsidR="004B422E" w:rsidRPr="00C322D1" w:rsidRDefault="5EF08B50" w:rsidP="380DFAE7">
      <w:pPr>
        <w:rPr>
          <w:rFonts w:ascii="Segoe UI" w:eastAsia="Segoe UI" w:hAnsi="Segoe UI" w:cs="Segoe UI"/>
          <w:sz w:val="24"/>
          <w:szCs w:val="24"/>
          <w:lang w:val="en-GB"/>
        </w:rPr>
      </w:pPr>
      <w:r w:rsidRPr="00C322D1">
        <w:rPr>
          <w:rFonts w:ascii="Segoe UI" w:eastAsia="Segoe UI" w:hAnsi="Segoe UI" w:cs="Segoe UI"/>
          <w:sz w:val="24"/>
          <w:szCs w:val="24"/>
          <w:lang w:val="en-GB"/>
        </w:rPr>
        <w:t xml:space="preserve">VCR will develop strong partnerships with academic institutions, industry leaders, NGOs, and government bodies to complete </w:t>
      </w:r>
      <w:proofErr w:type="spellStart"/>
      <w:proofErr w:type="gramStart"/>
      <w:r w:rsidRPr="00C322D1">
        <w:rPr>
          <w:rFonts w:ascii="Segoe UI" w:eastAsia="Segoe UI" w:hAnsi="Segoe UI" w:cs="Segoe UI"/>
          <w:sz w:val="24"/>
          <w:szCs w:val="24"/>
          <w:lang w:val="en-GB"/>
        </w:rPr>
        <w:t>it’s</w:t>
      </w:r>
      <w:proofErr w:type="spellEnd"/>
      <w:proofErr w:type="gramEnd"/>
      <w:r w:rsidRPr="00C322D1">
        <w:rPr>
          <w:rFonts w:ascii="Segoe UI" w:eastAsia="Segoe UI" w:hAnsi="Segoe UI" w:cs="Segoe UI"/>
          <w:sz w:val="24"/>
          <w:szCs w:val="24"/>
          <w:lang w:val="en-GB"/>
        </w:rPr>
        <w:t xml:space="preserve"> objectives. These relationships can provide resources, expertise, and real-world contexts for research, enhancing the relevance and applicability of findings and form the core of VCR. To be more effective, VCR should preform Identification, </w:t>
      </w:r>
      <w:proofErr w:type="spellStart"/>
      <w:r w:rsidRPr="00C322D1">
        <w:rPr>
          <w:rFonts w:ascii="Segoe UI" w:eastAsia="Segoe UI" w:hAnsi="Segoe UI" w:cs="Segoe UI"/>
          <w:sz w:val="24"/>
          <w:szCs w:val="24"/>
          <w:lang w:val="en-GB"/>
        </w:rPr>
        <w:t>Engangement</w:t>
      </w:r>
      <w:proofErr w:type="spellEnd"/>
      <w:r w:rsidRPr="00C322D1">
        <w:rPr>
          <w:rFonts w:ascii="Segoe UI" w:eastAsia="Segoe UI" w:hAnsi="Segoe UI" w:cs="Segoe UI"/>
          <w:sz w:val="24"/>
          <w:szCs w:val="24"/>
          <w:lang w:val="en-GB"/>
        </w:rPr>
        <w:t xml:space="preserve"> and formalization processes. </w:t>
      </w:r>
    </w:p>
    <w:p w14:paraId="06D9FBBF" w14:textId="6FA85ABA" w:rsidR="004B422E" w:rsidRPr="00C322D1" w:rsidRDefault="5EF08B50" w:rsidP="380DFAE7">
      <w:pPr>
        <w:rPr>
          <w:rFonts w:ascii="Segoe UI" w:eastAsia="Segoe UI" w:hAnsi="Segoe UI" w:cs="Segoe UI"/>
          <w:sz w:val="24"/>
          <w:szCs w:val="24"/>
          <w:lang w:val="en-GB"/>
        </w:rPr>
      </w:pPr>
      <w:r w:rsidRPr="00C322D1">
        <w:rPr>
          <w:rFonts w:ascii="Segoe UI" w:eastAsia="Segoe UI" w:hAnsi="Segoe UI" w:cs="Segoe UI"/>
          <w:sz w:val="24"/>
          <w:szCs w:val="24"/>
          <w:lang w:val="en-GB"/>
        </w:rPr>
        <w:t xml:space="preserve">See Diagrams for </w:t>
      </w:r>
      <w:proofErr w:type="spellStart"/>
      <w:r w:rsidRPr="00C322D1">
        <w:rPr>
          <w:rFonts w:ascii="Segoe UI" w:eastAsia="Segoe UI" w:hAnsi="Segoe UI" w:cs="Segoe UI"/>
          <w:sz w:val="24"/>
          <w:szCs w:val="24"/>
          <w:lang w:val="en-GB"/>
        </w:rPr>
        <w:t>proces</w:t>
      </w:r>
      <w:proofErr w:type="spellEnd"/>
      <w:r w:rsidRPr="00C322D1">
        <w:rPr>
          <w:rFonts w:ascii="Segoe UI" w:eastAsia="Segoe UI" w:hAnsi="Segoe UI" w:cs="Segoe UI"/>
          <w:sz w:val="24"/>
          <w:szCs w:val="24"/>
          <w:lang w:val="en-GB"/>
        </w:rPr>
        <w:t xml:space="preserve"> steps.</w:t>
      </w:r>
    </w:p>
    <w:p w14:paraId="2E7CCB8C" w14:textId="0223E516" w:rsidR="004B422E" w:rsidRPr="00C322D1" w:rsidRDefault="5EF08B50" w:rsidP="380DFAE7">
      <w:pPr>
        <w:rPr>
          <w:rFonts w:ascii="Segoe UI" w:eastAsia="Segoe UI" w:hAnsi="Segoe UI" w:cs="Segoe UI"/>
          <w:sz w:val="24"/>
          <w:szCs w:val="24"/>
          <w:lang w:val="en-GB"/>
        </w:rPr>
      </w:pPr>
      <w:r w:rsidRPr="00C322D1">
        <w:rPr>
          <w:lang w:val="en-GB"/>
        </w:rPr>
        <w:t xml:space="preserve">Please see VCR list for a potential list of partners. </w:t>
      </w:r>
    </w:p>
    <w:p w14:paraId="534D1BF1" w14:textId="1C5E5F5C" w:rsidR="004B422E" w:rsidRPr="00C322D1" w:rsidRDefault="5EF08B50" w:rsidP="380DFAE7">
      <w:pPr>
        <w:rPr>
          <w:i/>
          <w:iCs/>
          <w:lang w:val="en-GB"/>
        </w:rPr>
      </w:pPr>
      <w:r w:rsidRPr="00C322D1">
        <w:rPr>
          <w:i/>
          <w:iCs/>
          <w:lang w:val="en-GB"/>
        </w:rPr>
        <w:t xml:space="preserve">Note: At the end of every project, extra attention should be given at </w:t>
      </w:r>
      <w:proofErr w:type="spellStart"/>
      <w:r w:rsidRPr="00C322D1">
        <w:rPr>
          <w:i/>
          <w:iCs/>
          <w:lang w:val="en-GB"/>
        </w:rPr>
        <w:t>assesing</w:t>
      </w:r>
      <w:proofErr w:type="spellEnd"/>
      <w:r w:rsidRPr="00C322D1">
        <w:rPr>
          <w:i/>
          <w:iCs/>
          <w:lang w:val="en-GB"/>
        </w:rPr>
        <w:t xml:space="preserve"> the impact of the project, the learnings and the use of the project. This is not just to measure our </w:t>
      </w:r>
      <w:proofErr w:type="spellStart"/>
      <w:r w:rsidRPr="00C322D1">
        <w:rPr>
          <w:i/>
          <w:iCs/>
          <w:lang w:val="en-GB"/>
        </w:rPr>
        <w:t>preformance</w:t>
      </w:r>
      <w:proofErr w:type="spellEnd"/>
      <w:r w:rsidRPr="00C322D1">
        <w:rPr>
          <w:i/>
          <w:iCs/>
          <w:lang w:val="en-GB"/>
        </w:rPr>
        <w:t xml:space="preserve"> of the group, but to buy-in </w:t>
      </w:r>
      <w:proofErr w:type="spellStart"/>
      <w:r w:rsidRPr="00C322D1">
        <w:rPr>
          <w:i/>
          <w:iCs/>
          <w:lang w:val="en-GB"/>
        </w:rPr>
        <w:t>futher</w:t>
      </w:r>
      <w:proofErr w:type="spellEnd"/>
      <w:r w:rsidRPr="00C322D1">
        <w:rPr>
          <w:i/>
          <w:iCs/>
          <w:lang w:val="en-GB"/>
        </w:rPr>
        <w:t xml:space="preserve"> to the next project. </w:t>
      </w:r>
    </w:p>
    <w:p w14:paraId="58500809" w14:textId="0D91A0BA" w:rsidR="004B422E" w:rsidRPr="00C322D1" w:rsidRDefault="004B422E" w:rsidP="380DFAE7">
      <w:pPr>
        <w:rPr>
          <w:lang w:val="en-GB"/>
        </w:rPr>
      </w:pPr>
    </w:p>
    <w:p w14:paraId="61C48A10" w14:textId="529D9AE7" w:rsidR="004B422E" w:rsidRDefault="5EF08B50" w:rsidP="380DFAE7">
      <w:pPr>
        <w:pStyle w:val="Heading3"/>
        <w:spacing w:before="240" w:after="120"/>
      </w:pPr>
      <w:r w:rsidRPr="00C322D1">
        <w:rPr>
          <w:rFonts w:ascii="Segoe UI" w:eastAsia="Segoe UI" w:hAnsi="Segoe UI" w:cs="Segoe UI"/>
          <w:bCs/>
          <w:sz w:val="30"/>
          <w:szCs w:val="30"/>
          <w:lang w:val="en-GB"/>
        </w:rPr>
        <w:t>Innovative Research Infrastructure:</w:t>
      </w:r>
    </w:p>
    <w:p w14:paraId="300AFF09" w14:textId="777651DF"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Value Chain Rebels takes on some of the most formidable issues, which is part of our allure. To support our teams in tackling these challenges effectively, we are committed to providing them with the best tools available.</w:t>
      </w:r>
    </w:p>
    <w:p w14:paraId="0B9444F8" w14:textId="5BAE8D1F"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 xml:space="preserve">For an overview of the software and infrastructure for software development, and </w:t>
      </w:r>
      <w:proofErr w:type="spellStart"/>
      <w:r w:rsidRPr="00C322D1">
        <w:rPr>
          <w:rFonts w:ascii="Segoe UI" w:eastAsia="Segoe UI" w:hAnsi="Segoe UI" w:cs="Segoe UI"/>
          <w:sz w:val="24"/>
          <w:szCs w:val="24"/>
          <w:lang w:val="en-GB"/>
        </w:rPr>
        <w:t>projectmanagement</w:t>
      </w:r>
      <w:proofErr w:type="spellEnd"/>
      <w:r w:rsidRPr="00C322D1">
        <w:rPr>
          <w:rFonts w:ascii="Segoe UI" w:eastAsia="Segoe UI" w:hAnsi="Segoe UI" w:cs="Segoe UI"/>
          <w:sz w:val="24"/>
          <w:szCs w:val="24"/>
          <w:lang w:val="en-GB"/>
        </w:rPr>
        <w:t xml:space="preserve">, please see annex C. </w:t>
      </w:r>
    </w:p>
    <w:p w14:paraId="29E5767E" w14:textId="2E82AA0C" w:rsidR="004B422E" w:rsidRPr="00C322D1" w:rsidRDefault="004B422E" w:rsidP="380DFAE7">
      <w:pPr>
        <w:spacing w:before="0"/>
        <w:ind w:left="0"/>
        <w:rPr>
          <w:rFonts w:ascii="Segoe UI" w:eastAsia="Segoe UI" w:hAnsi="Segoe UI" w:cs="Segoe UI"/>
          <w:sz w:val="24"/>
          <w:szCs w:val="24"/>
          <w:lang w:val="en-GB"/>
        </w:rPr>
      </w:pPr>
    </w:p>
    <w:p w14:paraId="03E5FF75" w14:textId="5E6C756B" w:rsidR="004B422E" w:rsidRDefault="5EF08B50" w:rsidP="380DFAE7">
      <w:pPr>
        <w:spacing w:before="0"/>
        <w:ind w:left="0"/>
      </w:pPr>
      <w:r w:rsidRPr="00C322D1">
        <w:rPr>
          <w:rFonts w:ascii="Segoe UI" w:eastAsia="Segoe UI" w:hAnsi="Segoe UI" w:cs="Segoe UI"/>
          <w:sz w:val="24"/>
          <w:szCs w:val="24"/>
          <w:lang w:val="en-GB"/>
        </w:rPr>
        <w:t xml:space="preserve">Ensuring Project Longevity and Visibility: Projects within VCR are designed for longevity and maximum visibility. To achieve this, we plan to implement virtual reality </w:t>
      </w:r>
      <w:r w:rsidRPr="00C322D1">
        <w:rPr>
          <w:rFonts w:ascii="Segoe UI" w:eastAsia="Segoe UI" w:hAnsi="Segoe UI" w:cs="Segoe UI"/>
          <w:sz w:val="24"/>
          <w:szCs w:val="24"/>
          <w:lang w:val="en-GB"/>
        </w:rPr>
        <w:lastRenderedPageBreak/>
        <w:t xml:space="preserve">environments for project development and showcasing. These immersive digital worlds will not only facilitate project development but also enhance their visibility and impact. </w:t>
      </w:r>
    </w:p>
    <w:p w14:paraId="518BE836" w14:textId="6055BB43"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 xml:space="preserve">See Example: </w:t>
      </w:r>
      <w:hyperlink r:id="rId19">
        <w:r w:rsidRPr="00C322D1">
          <w:rPr>
            <w:rStyle w:val="Hyperlink"/>
            <w:rFonts w:ascii="Segoe UI" w:eastAsia="Segoe UI" w:hAnsi="Segoe UI" w:cs="Segoe UI"/>
            <w:sz w:val="24"/>
            <w:szCs w:val="24"/>
            <w:lang w:val="en-GB"/>
          </w:rPr>
          <w:t>https://hubs.mozilla.com/wUmZ2Yy/strong-juicy-assembly/</w:t>
        </w:r>
      </w:hyperlink>
    </w:p>
    <w:p w14:paraId="232AFD7C" w14:textId="326D71C8"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 xml:space="preserve">These “worlds” can be connected to </w:t>
      </w:r>
      <w:proofErr w:type="spellStart"/>
      <w:r w:rsidRPr="00C322D1">
        <w:rPr>
          <w:rFonts w:ascii="Segoe UI" w:eastAsia="Segoe UI" w:hAnsi="Segoe UI" w:cs="Segoe UI"/>
          <w:sz w:val="24"/>
          <w:szCs w:val="24"/>
          <w:lang w:val="en-GB"/>
        </w:rPr>
        <w:t>eachother</w:t>
      </w:r>
      <w:proofErr w:type="spellEnd"/>
      <w:r w:rsidRPr="00C322D1">
        <w:rPr>
          <w:rFonts w:ascii="Segoe UI" w:eastAsia="Segoe UI" w:hAnsi="Segoe UI" w:cs="Segoe UI"/>
          <w:sz w:val="24"/>
          <w:szCs w:val="24"/>
          <w:lang w:val="en-GB"/>
        </w:rPr>
        <w:t xml:space="preserve">, providing a </w:t>
      </w:r>
      <w:proofErr w:type="spellStart"/>
      <w:r w:rsidRPr="00C322D1">
        <w:rPr>
          <w:rFonts w:ascii="Segoe UI" w:eastAsia="Segoe UI" w:hAnsi="Segoe UI" w:cs="Segoe UI"/>
          <w:sz w:val="24"/>
          <w:szCs w:val="24"/>
          <w:lang w:val="en-GB"/>
        </w:rPr>
        <w:t>laberynt</w:t>
      </w:r>
      <w:proofErr w:type="spellEnd"/>
      <w:r w:rsidRPr="00C322D1">
        <w:rPr>
          <w:rFonts w:ascii="Segoe UI" w:eastAsia="Segoe UI" w:hAnsi="Segoe UI" w:cs="Segoe UI"/>
          <w:sz w:val="24"/>
          <w:szCs w:val="24"/>
          <w:lang w:val="en-GB"/>
        </w:rPr>
        <w:t xml:space="preserve"> of knowledge, innovation and exploration. </w:t>
      </w:r>
    </w:p>
    <w:p w14:paraId="26CF0D2A" w14:textId="42DEA42A" w:rsidR="004B422E" w:rsidRPr="00C322D1" w:rsidRDefault="004B422E" w:rsidP="380DFAE7">
      <w:pPr>
        <w:spacing w:before="0"/>
        <w:ind w:left="0"/>
        <w:rPr>
          <w:rFonts w:ascii="Segoe UI" w:eastAsia="Segoe UI" w:hAnsi="Segoe UI" w:cs="Segoe UI"/>
          <w:sz w:val="24"/>
          <w:szCs w:val="24"/>
          <w:lang w:val="en-GB"/>
        </w:rPr>
      </w:pPr>
    </w:p>
    <w:p w14:paraId="3A5E3FD0" w14:textId="35C36FE1"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Visibility as a Key Marker: Agile methodology emphasizes that increased project visibility enhances its success. To achieve this, all projects will be prominently showcased on our website, ensuring transparency in project processes for funding and social media purposes. It's important to note that projects may not always require funding, as a project could also encompass training initiatives.</w:t>
      </w:r>
    </w:p>
    <w:p w14:paraId="6328A0CE" w14:textId="782A9231"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 xml:space="preserve">How that could look like: </w:t>
      </w:r>
    </w:p>
    <w:p w14:paraId="5A8C200C" w14:textId="006C34FF" w:rsidR="004B422E" w:rsidRPr="00C322D1" w:rsidRDefault="00000000" w:rsidP="380DFAE7">
      <w:pPr>
        <w:spacing w:before="0"/>
        <w:ind w:left="0"/>
        <w:rPr>
          <w:rFonts w:ascii="Segoe UI" w:eastAsia="Segoe UI" w:hAnsi="Segoe UI" w:cs="Segoe UI"/>
          <w:sz w:val="24"/>
          <w:szCs w:val="24"/>
          <w:lang w:val="en-GB"/>
        </w:rPr>
      </w:pPr>
      <w:hyperlink r:id="rId20">
        <w:r w:rsidR="5EF08B50" w:rsidRPr="00C322D1">
          <w:rPr>
            <w:rStyle w:val="Hyperlink"/>
            <w:rFonts w:ascii="Segoe UI" w:eastAsia="Segoe UI" w:hAnsi="Segoe UI" w:cs="Segoe UI"/>
            <w:sz w:val="24"/>
            <w:szCs w:val="24"/>
            <w:lang w:val="en-GB"/>
          </w:rPr>
          <w:t>https://www.notion.so/HecThaFood-Heck-tha-Food-Home-Dashboard-e7636673ad8f45db8990314fd20b1bfe?pvs=4</w:t>
        </w:r>
      </w:hyperlink>
    </w:p>
    <w:p w14:paraId="7EA336E2" w14:textId="3A3825D5"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 xml:space="preserve"> </w:t>
      </w:r>
    </w:p>
    <w:p w14:paraId="17FE388E" w14:textId="1F633603"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Innovative Education Options:</w:t>
      </w:r>
      <w:r w:rsidR="004B422E">
        <w:br/>
      </w:r>
      <w:r w:rsidRPr="00C322D1">
        <w:rPr>
          <w:rFonts w:ascii="Segoe UI" w:eastAsia="Segoe UI" w:hAnsi="Segoe UI" w:cs="Segoe UI"/>
          <w:sz w:val="24"/>
          <w:szCs w:val="24"/>
          <w:lang w:val="en-GB"/>
        </w:rPr>
        <w:t xml:space="preserve">At VCR we're all about embracing an "Agile First" mindset, where we're quick to adapt and iterate in everything we do, from our projects to our educational programs. We also believe in the power of failing first, new methodologies coming out of the latest radical education approaches. We see our students not just as crucial contributors, deeply investing in their projects and lives to spark innovation and foster a sense of ownership. Our teaching philosophy is built on nurturing "Conscious Competence," where participants are not just proficient in their skills but also deeply understand their abilities and how to use them for real-world impact. </w:t>
      </w:r>
    </w:p>
    <w:p w14:paraId="3DBF56A4" w14:textId="306C4300" w:rsidR="004B422E" w:rsidRPr="00C322D1" w:rsidRDefault="004B422E" w:rsidP="380DFAE7">
      <w:pPr>
        <w:spacing w:before="0"/>
        <w:ind w:left="0"/>
        <w:rPr>
          <w:rFonts w:ascii="Segoe UI" w:eastAsia="Segoe UI" w:hAnsi="Segoe UI" w:cs="Segoe UI"/>
          <w:color w:val="D1D5DB"/>
          <w:sz w:val="24"/>
          <w:szCs w:val="24"/>
          <w:lang w:val="en-GB"/>
        </w:rPr>
      </w:pPr>
    </w:p>
    <w:p w14:paraId="1789EF21" w14:textId="3C56FD3F" w:rsidR="004B422E" w:rsidRDefault="5EF08B50" w:rsidP="380DFAE7">
      <w:pPr>
        <w:spacing w:before="0"/>
        <w:ind w:left="0"/>
      </w:pPr>
      <w:r>
        <w:rPr>
          <w:noProof/>
        </w:rPr>
        <w:lastRenderedPageBreak/>
        <w:drawing>
          <wp:inline distT="0" distB="0" distL="0" distR="0" wp14:anchorId="752B4544" wp14:editId="43B9AFBC">
            <wp:extent cx="5943600" cy="3343274"/>
            <wp:effectExtent l="0" t="0" r="0" b="0"/>
            <wp:docPr id="1491779291" name="Picture 149177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6F56FAE2" w14:textId="2447A47F"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Recruitment Strategy</w:t>
      </w:r>
    </w:p>
    <w:p w14:paraId="48EB5EF8" w14:textId="3746AED6" w:rsidR="004B422E" w:rsidRDefault="5EF08B50" w:rsidP="380DFAE7">
      <w:pPr>
        <w:spacing w:before="0"/>
        <w:ind w:left="0"/>
      </w:pPr>
      <w:r w:rsidRPr="00C322D1">
        <w:rPr>
          <w:rFonts w:ascii="Segoe UI" w:eastAsia="Segoe UI" w:hAnsi="Segoe UI" w:cs="Segoe UI"/>
          <w:sz w:val="24"/>
          <w:szCs w:val="24"/>
          <w:lang w:val="en-GB"/>
        </w:rPr>
        <w:t xml:space="preserve">Our recruitment strategy focuses on diverse talent acquisition by offering realism-centric workshops, specialized classes, and insightful guest lectures. These educational initiatives are supported by a dynamic social media campaign emphasizing practical knowledge. We also actively engage with unconventional networks, such as </w:t>
      </w:r>
      <w:proofErr w:type="spellStart"/>
      <w:r w:rsidRPr="00C322D1">
        <w:rPr>
          <w:rFonts w:ascii="Segoe UI" w:eastAsia="Segoe UI" w:hAnsi="Segoe UI" w:cs="Segoe UI"/>
          <w:sz w:val="24"/>
          <w:szCs w:val="24"/>
          <w:lang w:val="en-GB"/>
        </w:rPr>
        <w:t>DevCon</w:t>
      </w:r>
      <w:proofErr w:type="spellEnd"/>
      <w:r w:rsidRPr="00C322D1">
        <w:rPr>
          <w:rFonts w:ascii="Segoe UI" w:eastAsia="Segoe UI" w:hAnsi="Segoe UI" w:cs="Segoe UI"/>
          <w:sz w:val="24"/>
          <w:szCs w:val="24"/>
          <w:lang w:val="en-GB"/>
        </w:rPr>
        <w:t xml:space="preserve">, CCC, and LAG, to connect with radical thinkers and provide a platform for open expression. This approach helps us attract 'Crazy Professors and Alternative Thinkers' who bring creativity and critical thinking to our team, essential for driving </w:t>
      </w:r>
      <w:proofErr w:type="gramStart"/>
      <w:r w:rsidRPr="00C322D1">
        <w:rPr>
          <w:rFonts w:ascii="Segoe UI" w:eastAsia="Segoe UI" w:hAnsi="Segoe UI" w:cs="Segoe UI"/>
          <w:sz w:val="24"/>
          <w:szCs w:val="24"/>
          <w:lang w:val="en-GB"/>
        </w:rPr>
        <w:t>innovation</w:t>
      </w:r>
      <w:proofErr w:type="gramEnd"/>
    </w:p>
    <w:p w14:paraId="413CD723" w14:textId="3109AC89" w:rsidR="004B422E" w:rsidRPr="00C322D1" w:rsidRDefault="004B422E" w:rsidP="380DFAE7">
      <w:pPr>
        <w:spacing w:before="0"/>
        <w:ind w:left="0"/>
        <w:rPr>
          <w:rFonts w:ascii="Segoe UI" w:eastAsia="Segoe UI" w:hAnsi="Segoe UI" w:cs="Segoe UI"/>
          <w:sz w:val="24"/>
          <w:szCs w:val="24"/>
          <w:lang w:val="en-GB"/>
        </w:rPr>
      </w:pPr>
    </w:p>
    <w:p w14:paraId="6FB3F237" w14:textId="6ECCDFE5" w:rsidR="004B422E" w:rsidRPr="00C322D1" w:rsidRDefault="004B422E" w:rsidP="380DFAE7">
      <w:pPr>
        <w:spacing w:before="0"/>
        <w:ind w:left="0"/>
        <w:rPr>
          <w:rFonts w:ascii="Segoe UI" w:eastAsia="Segoe UI" w:hAnsi="Segoe UI" w:cs="Segoe UI"/>
          <w:sz w:val="24"/>
          <w:szCs w:val="24"/>
          <w:lang w:val="en-GB"/>
        </w:rPr>
      </w:pPr>
    </w:p>
    <w:p w14:paraId="3B39EAF4" w14:textId="4976E3B9"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Onboarding and Offboarding</w:t>
      </w:r>
    </w:p>
    <w:p w14:paraId="4F3E50A7" w14:textId="214A719D"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Members (which include students) join VCR for a limited period, usually 6 months (an internship). We do not onboard or offboard members, just for a specific project,</w:t>
      </w:r>
      <w:r w:rsidRPr="00C322D1">
        <w:rPr>
          <w:rFonts w:ascii="Segoe UI" w:eastAsia="Segoe UI" w:hAnsi="Segoe UI" w:cs="Segoe UI"/>
          <w:b/>
          <w:bCs/>
          <w:sz w:val="24"/>
          <w:szCs w:val="24"/>
          <w:lang w:val="en-GB"/>
        </w:rPr>
        <w:t xml:space="preserve"> so students don’t need to have a specific project ready,</w:t>
      </w:r>
      <w:r w:rsidRPr="00C322D1">
        <w:rPr>
          <w:rFonts w:ascii="Segoe UI" w:eastAsia="Segoe UI" w:hAnsi="Segoe UI" w:cs="Segoe UI"/>
          <w:sz w:val="24"/>
          <w:szCs w:val="24"/>
          <w:lang w:val="en-GB"/>
        </w:rPr>
        <w:t xml:space="preserve"> to join. This does not just </w:t>
      </w:r>
      <w:proofErr w:type="gramStart"/>
      <w:r w:rsidRPr="00C322D1">
        <w:rPr>
          <w:rFonts w:ascii="Segoe UI" w:eastAsia="Segoe UI" w:hAnsi="Segoe UI" w:cs="Segoe UI"/>
          <w:sz w:val="24"/>
          <w:szCs w:val="24"/>
          <w:lang w:val="en-GB"/>
        </w:rPr>
        <w:t>insure</w:t>
      </w:r>
      <w:proofErr w:type="gramEnd"/>
      <w:r w:rsidRPr="00C322D1">
        <w:rPr>
          <w:rFonts w:ascii="Segoe UI" w:eastAsia="Segoe UI" w:hAnsi="Segoe UI" w:cs="Segoe UI"/>
          <w:sz w:val="24"/>
          <w:szCs w:val="24"/>
          <w:lang w:val="en-GB"/>
        </w:rPr>
        <w:t xml:space="preserve"> honest commitment to projects from members (preventing students from just </w:t>
      </w:r>
      <w:r w:rsidRPr="00C322D1">
        <w:rPr>
          <w:rFonts w:ascii="Segoe UI" w:eastAsia="Segoe UI" w:hAnsi="Segoe UI" w:cs="Segoe UI"/>
          <w:sz w:val="24"/>
          <w:szCs w:val="24"/>
          <w:lang w:val="en-GB"/>
        </w:rPr>
        <w:lastRenderedPageBreak/>
        <w:t xml:space="preserve">“forcefully” selecting a project) but also flow </w:t>
      </w:r>
      <w:proofErr w:type="spellStart"/>
      <w:r w:rsidRPr="00C322D1">
        <w:rPr>
          <w:rFonts w:ascii="Segoe UI" w:eastAsia="Segoe UI" w:hAnsi="Segoe UI" w:cs="Segoe UI"/>
          <w:sz w:val="24"/>
          <w:szCs w:val="24"/>
          <w:lang w:val="en-GB"/>
        </w:rPr>
        <w:t>trough</w:t>
      </w:r>
      <w:proofErr w:type="spellEnd"/>
      <w:r w:rsidRPr="00C322D1">
        <w:rPr>
          <w:rFonts w:ascii="Segoe UI" w:eastAsia="Segoe UI" w:hAnsi="Segoe UI" w:cs="Segoe UI"/>
          <w:sz w:val="24"/>
          <w:szCs w:val="24"/>
          <w:lang w:val="en-GB"/>
        </w:rPr>
        <w:t xml:space="preserve"> the organisation, as well as training opportunities. Additionally, this will make projects created with VCR </w:t>
      </w:r>
      <w:proofErr w:type="spellStart"/>
      <w:r w:rsidRPr="00C322D1">
        <w:rPr>
          <w:rFonts w:ascii="Segoe UI" w:eastAsia="Segoe UI" w:hAnsi="Segoe UI" w:cs="Segoe UI"/>
          <w:sz w:val="24"/>
          <w:szCs w:val="24"/>
          <w:lang w:val="en-GB"/>
        </w:rPr>
        <w:t>independant</w:t>
      </w:r>
      <w:proofErr w:type="spellEnd"/>
      <w:r w:rsidRPr="00C322D1">
        <w:rPr>
          <w:rFonts w:ascii="Segoe UI" w:eastAsia="Segoe UI" w:hAnsi="Segoe UI" w:cs="Segoe UI"/>
          <w:sz w:val="24"/>
          <w:szCs w:val="24"/>
          <w:lang w:val="en-GB"/>
        </w:rPr>
        <w:t xml:space="preserve"> from </w:t>
      </w:r>
      <w:proofErr w:type="spellStart"/>
      <w:proofErr w:type="gramStart"/>
      <w:r w:rsidRPr="00C322D1">
        <w:rPr>
          <w:rFonts w:ascii="Segoe UI" w:eastAsia="Segoe UI" w:hAnsi="Segoe UI" w:cs="Segoe UI"/>
          <w:sz w:val="24"/>
          <w:szCs w:val="24"/>
          <w:lang w:val="en-GB"/>
        </w:rPr>
        <w:t>it’s</w:t>
      </w:r>
      <w:proofErr w:type="spellEnd"/>
      <w:proofErr w:type="gramEnd"/>
      <w:r w:rsidRPr="00C322D1">
        <w:rPr>
          <w:rFonts w:ascii="Segoe UI" w:eastAsia="Segoe UI" w:hAnsi="Segoe UI" w:cs="Segoe UI"/>
          <w:sz w:val="24"/>
          <w:szCs w:val="24"/>
          <w:lang w:val="en-GB"/>
        </w:rPr>
        <w:t xml:space="preserve"> founding members, least projects tend to stop or lose </w:t>
      </w:r>
      <w:proofErr w:type="spellStart"/>
      <w:r w:rsidRPr="00C322D1">
        <w:rPr>
          <w:rFonts w:ascii="Segoe UI" w:eastAsia="Segoe UI" w:hAnsi="Segoe UI" w:cs="Segoe UI"/>
          <w:sz w:val="24"/>
          <w:szCs w:val="24"/>
          <w:lang w:val="en-GB"/>
        </w:rPr>
        <w:t>sigificant</w:t>
      </w:r>
      <w:proofErr w:type="spellEnd"/>
      <w:r w:rsidRPr="00C322D1">
        <w:rPr>
          <w:rFonts w:ascii="Segoe UI" w:eastAsia="Segoe UI" w:hAnsi="Segoe UI" w:cs="Segoe UI"/>
          <w:sz w:val="24"/>
          <w:szCs w:val="24"/>
          <w:lang w:val="en-GB"/>
        </w:rPr>
        <w:t xml:space="preserve"> momentum at each major cycle. </w:t>
      </w:r>
    </w:p>
    <w:p w14:paraId="68E0E9E1" w14:textId="4A6D84BE" w:rsidR="004B422E" w:rsidRPr="00C322D1" w:rsidRDefault="004B422E" w:rsidP="380DFAE7">
      <w:pPr>
        <w:spacing w:before="0"/>
        <w:ind w:left="0"/>
        <w:rPr>
          <w:rFonts w:ascii="Segoe UI" w:eastAsia="Segoe UI" w:hAnsi="Segoe UI" w:cs="Segoe UI"/>
          <w:sz w:val="24"/>
          <w:szCs w:val="24"/>
          <w:lang w:val="en-GB"/>
        </w:rPr>
      </w:pPr>
    </w:p>
    <w:p w14:paraId="17AE08EB" w14:textId="3C92DA79" w:rsidR="004B422E" w:rsidRPr="00C322D1" w:rsidRDefault="004B422E" w:rsidP="380DFAE7">
      <w:pPr>
        <w:spacing w:before="0"/>
        <w:ind w:left="0"/>
        <w:rPr>
          <w:rFonts w:ascii="Segoe UI" w:eastAsia="Segoe UI" w:hAnsi="Segoe UI" w:cs="Segoe UI"/>
          <w:sz w:val="20"/>
          <w:szCs w:val="20"/>
          <w:lang w:val="en-GB"/>
        </w:rPr>
      </w:pPr>
    </w:p>
    <w:p w14:paraId="79D63E87" w14:textId="10A0C686" w:rsidR="004B422E" w:rsidRDefault="5EF08B50" w:rsidP="380DFAE7">
      <w:pPr>
        <w:spacing w:before="0"/>
        <w:ind w:left="0"/>
      </w:pPr>
      <w:r w:rsidRPr="00C322D1">
        <w:rPr>
          <w:rFonts w:ascii="Segoe UI" w:eastAsia="Segoe UI" w:hAnsi="Segoe UI" w:cs="Segoe UI"/>
          <w:sz w:val="20"/>
          <w:szCs w:val="20"/>
          <w:lang w:val="en-GB"/>
        </w:rPr>
        <w:t>Educational Justification Note: At Value Chain Rebels, students are immersed in a unique learning environment where they function as "lab members." Unlike traditional educational settings, here they engage in projects with a dynamic approach, akin to real-world labs, software development agencies, or consultancy firms. This hands-on experience allows them to develop skills as independent researchers, innovators, and project managers, even though they may participate in varying numbers of projects, mirroring the unpredictability of professional scenarios.</w:t>
      </w:r>
    </w:p>
    <w:p w14:paraId="11305643" w14:textId="09250E9E" w:rsidR="004B422E" w:rsidRPr="00C322D1" w:rsidRDefault="004B422E" w:rsidP="380DFAE7">
      <w:pPr>
        <w:spacing w:before="0"/>
        <w:ind w:left="0"/>
        <w:rPr>
          <w:rFonts w:ascii="Segoe UI" w:eastAsia="Segoe UI" w:hAnsi="Segoe UI" w:cs="Segoe UI"/>
          <w:sz w:val="24"/>
          <w:szCs w:val="24"/>
          <w:lang w:val="en-GB"/>
        </w:rPr>
      </w:pPr>
    </w:p>
    <w:p w14:paraId="7BA28B69" w14:textId="7082981F" w:rsidR="004B422E" w:rsidRPr="00C322D1" w:rsidRDefault="5EF08B50" w:rsidP="380DFAE7">
      <w:pPr>
        <w:spacing w:before="0"/>
        <w:ind w:left="0"/>
        <w:rPr>
          <w:rFonts w:ascii="Segoe UI" w:eastAsia="Segoe UI" w:hAnsi="Segoe UI" w:cs="Segoe UI"/>
          <w:sz w:val="24"/>
          <w:szCs w:val="24"/>
          <w:lang w:val="en-GB"/>
        </w:rPr>
      </w:pPr>
      <w:r w:rsidRPr="00C322D1">
        <w:rPr>
          <w:rFonts w:ascii="Segoe UI" w:eastAsia="Segoe UI" w:hAnsi="Segoe UI" w:cs="Segoe UI"/>
          <w:sz w:val="24"/>
          <w:szCs w:val="24"/>
          <w:lang w:val="en-GB"/>
        </w:rPr>
        <w:t>Our onboarding ensures new members are ready and integrated from the start. It includes clear pre-start communication, an immersive introduction to our mission and team, customized skill training, mentorship for support and growth, and project alignment to match interests and expertise.</w:t>
      </w:r>
    </w:p>
    <w:p w14:paraId="488465F3" w14:textId="1E91BE7A" w:rsidR="004B422E" w:rsidRPr="00C322D1" w:rsidRDefault="004B422E" w:rsidP="380DFAE7">
      <w:pPr>
        <w:spacing w:before="0"/>
        <w:ind w:left="0"/>
        <w:rPr>
          <w:rFonts w:ascii="Segoe UI" w:eastAsia="Segoe UI" w:hAnsi="Segoe UI" w:cs="Segoe UI"/>
          <w:sz w:val="24"/>
          <w:szCs w:val="24"/>
          <w:lang w:val="en-GB"/>
        </w:rPr>
      </w:pPr>
    </w:p>
    <w:p w14:paraId="1692597E" w14:textId="4D079027" w:rsidR="004B422E" w:rsidRDefault="004B422E" w:rsidP="380DFAE7">
      <w:pPr>
        <w:spacing w:before="0"/>
        <w:ind w:left="0"/>
        <w:rPr>
          <w:i/>
          <w:iCs/>
          <w:sz w:val="16"/>
          <w:szCs w:val="16"/>
        </w:rPr>
      </w:pPr>
    </w:p>
    <w:p w14:paraId="481B6EC7" w14:textId="49FC6907" w:rsidR="004B422E" w:rsidRDefault="5EF08B50" w:rsidP="380DFAE7">
      <w:pPr>
        <w:rPr>
          <w:i/>
          <w:iCs/>
          <w:color w:val="808080" w:themeColor="background1" w:themeShade="80"/>
          <w:sz w:val="16"/>
          <w:szCs w:val="16"/>
          <w:lang w:val="en-US"/>
        </w:rPr>
      </w:pPr>
      <w:r w:rsidRPr="00C322D1">
        <w:rPr>
          <w:i/>
          <w:iCs/>
          <w:color w:val="808080" w:themeColor="background1" w:themeShade="80"/>
          <w:sz w:val="16"/>
          <w:szCs w:val="16"/>
          <w:lang w:val="en-GB"/>
        </w:rPr>
        <w:t xml:space="preserve">Potential Partners are currently, Hogeschool Utrecht, 2Tokens, </w:t>
      </w:r>
      <w:proofErr w:type="spellStart"/>
      <w:r w:rsidRPr="00C322D1">
        <w:rPr>
          <w:i/>
          <w:iCs/>
          <w:color w:val="808080" w:themeColor="background1" w:themeShade="80"/>
          <w:sz w:val="16"/>
          <w:szCs w:val="16"/>
          <w:lang w:val="en-GB"/>
        </w:rPr>
        <w:t>Toekomst</w:t>
      </w:r>
      <w:proofErr w:type="spellEnd"/>
      <w:r w:rsidRPr="00C322D1">
        <w:rPr>
          <w:i/>
          <w:iCs/>
          <w:color w:val="808080" w:themeColor="background1" w:themeShade="80"/>
          <w:sz w:val="16"/>
          <w:szCs w:val="16"/>
          <w:lang w:val="en-GB"/>
        </w:rPr>
        <w:t xml:space="preserve"> school, </w:t>
      </w:r>
      <w:proofErr w:type="gramStart"/>
      <w:r w:rsidRPr="380DFAE7">
        <w:rPr>
          <w:rStyle w:val="cf01"/>
          <w:i/>
          <w:iCs/>
          <w:color w:val="808080" w:themeColor="background1" w:themeShade="80"/>
          <w:sz w:val="16"/>
          <w:szCs w:val="16"/>
        </w:rPr>
        <w:t>To</w:t>
      </w:r>
      <w:proofErr w:type="gramEnd"/>
      <w:r w:rsidRPr="380DFAE7">
        <w:rPr>
          <w:rStyle w:val="cf01"/>
          <w:i/>
          <w:iCs/>
          <w:color w:val="808080" w:themeColor="background1" w:themeShade="80"/>
          <w:sz w:val="16"/>
          <w:szCs w:val="16"/>
        </w:rPr>
        <w:t xml:space="preserve"> drive sustainability we need to improve value chains. To improve value </w:t>
      </w:r>
      <w:proofErr w:type="gramStart"/>
      <w:r w:rsidRPr="380DFAE7">
        <w:rPr>
          <w:rStyle w:val="cf01"/>
          <w:i/>
          <w:iCs/>
          <w:color w:val="808080" w:themeColor="background1" w:themeShade="80"/>
          <w:sz w:val="16"/>
          <w:szCs w:val="16"/>
        </w:rPr>
        <w:t>chains</w:t>
      </w:r>
      <w:proofErr w:type="gramEnd"/>
      <w:r w:rsidRPr="380DFAE7">
        <w:rPr>
          <w:rStyle w:val="cf01"/>
          <w:i/>
          <w:iCs/>
          <w:color w:val="808080" w:themeColor="background1" w:themeShade="80"/>
          <w:sz w:val="16"/>
          <w:szCs w:val="16"/>
        </w:rPr>
        <w:t xml:space="preserve"> we need to mobilize willing consortia. To create willing </w:t>
      </w:r>
      <w:proofErr w:type="gramStart"/>
      <w:r w:rsidRPr="380DFAE7">
        <w:rPr>
          <w:rStyle w:val="cf01"/>
          <w:i/>
          <w:iCs/>
          <w:color w:val="808080" w:themeColor="background1" w:themeShade="80"/>
          <w:sz w:val="16"/>
          <w:szCs w:val="16"/>
        </w:rPr>
        <w:t>consortia</w:t>
      </w:r>
      <w:proofErr w:type="gramEnd"/>
      <w:r w:rsidRPr="380DFAE7">
        <w:rPr>
          <w:rStyle w:val="cf01"/>
          <w:i/>
          <w:iCs/>
          <w:color w:val="808080" w:themeColor="background1" w:themeShade="80"/>
          <w:sz w:val="16"/>
          <w:szCs w:val="16"/>
        </w:rPr>
        <w:t xml:space="preserve"> we need the drive of changemakers. Students often want to be the changemaker but do not know how. For students to be effective they need access to knowledge, support and guidance. VCR develops the support mechanism to turn students into effectively taking up this role of changemaker. VCR supports access to knowledge, onboarding programs and community </w:t>
      </w:r>
      <w:proofErr w:type="gramStart"/>
      <w:r w:rsidRPr="380DFAE7">
        <w:rPr>
          <w:rStyle w:val="cf01"/>
          <w:i/>
          <w:iCs/>
          <w:color w:val="808080" w:themeColor="background1" w:themeShade="80"/>
          <w:sz w:val="16"/>
          <w:szCs w:val="16"/>
        </w:rPr>
        <w:t>building</w:t>
      </w:r>
      <w:proofErr w:type="gramEnd"/>
    </w:p>
    <w:p w14:paraId="1DA57FD6" w14:textId="77777777" w:rsidR="004B422E" w:rsidRPr="00C322D1" w:rsidRDefault="5EF08B50" w:rsidP="380DFAE7">
      <w:pPr>
        <w:ind w:left="0"/>
        <w:rPr>
          <w:i/>
          <w:iCs/>
          <w:color w:val="808080" w:themeColor="background1" w:themeShade="80"/>
          <w:sz w:val="16"/>
          <w:szCs w:val="16"/>
          <w:lang w:val="en-GB"/>
        </w:rPr>
      </w:pPr>
      <w:r w:rsidRPr="00C322D1">
        <w:rPr>
          <w:i/>
          <w:iCs/>
          <w:color w:val="808080" w:themeColor="background1" w:themeShade="80"/>
          <w:sz w:val="16"/>
          <w:szCs w:val="16"/>
          <w:lang w:val="en-GB"/>
        </w:rPr>
        <w:t xml:space="preserve">&gt;&gt; Creer de </w:t>
      </w:r>
      <w:proofErr w:type="spellStart"/>
      <w:r w:rsidRPr="00C322D1">
        <w:rPr>
          <w:i/>
          <w:iCs/>
          <w:color w:val="808080" w:themeColor="background1" w:themeShade="80"/>
          <w:sz w:val="16"/>
          <w:szCs w:val="16"/>
          <w:lang w:val="en-GB"/>
        </w:rPr>
        <w:t>omgeving</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waar</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studenten</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kunnen</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triven</w:t>
      </w:r>
      <w:proofErr w:type="spellEnd"/>
      <w:r w:rsidRPr="00C322D1">
        <w:rPr>
          <w:i/>
          <w:iCs/>
          <w:color w:val="808080" w:themeColor="background1" w:themeShade="80"/>
          <w:sz w:val="16"/>
          <w:szCs w:val="16"/>
          <w:lang w:val="en-GB"/>
        </w:rPr>
        <w:t xml:space="preserve"> om de </w:t>
      </w:r>
      <w:proofErr w:type="spellStart"/>
      <w:r w:rsidRPr="00C322D1">
        <w:rPr>
          <w:i/>
          <w:iCs/>
          <w:color w:val="808080" w:themeColor="background1" w:themeShade="80"/>
          <w:sz w:val="16"/>
          <w:szCs w:val="16"/>
          <w:lang w:val="en-GB"/>
        </w:rPr>
        <w:t>supplychains</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te</w:t>
      </w:r>
      <w:proofErr w:type="spellEnd"/>
      <w:r w:rsidRPr="00C322D1">
        <w:rPr>
          <w:i/>
          <w:iCs/>
          <w:color w:val="808080" w:themeColor="background1" w:themeShade="80"/>
          <w:sz w:val="16"/>
          <w:szCs w:val="16"/>
          <w:lang w:val="en-GB"/>
        </w:rPr>
        <w:t xml:space="preserve"> </w:t>
      </w:r>
      <w:proofErr w:type="spellStart"/>
      <w:r w:rsidRPr="00C322D1">
        <w:rPr>
          <w:i/>
          <w:iCs/>
          <w:color w:val="808080" w:themeColor="background1" w:themeShade="80"/>
          <w:sz w:val="16"/>
          <w:szCs w:val="16"/>
          <w:lang w:val="en-GB"/>
        </w:rPr>
        <w:t>herorganiseren</w:t>
      </w:r>
      <w:proofErr w:type="spellEnd"/>
      <w:r w:rsidRPr="00C322D1">
        <w:rPr>
          <w:i/>
          <w:iCs/>
          <w:color w:val="808080" w:themeColor="background1" w:themeShade="80"/>
          <w:sz w:val="16"/>
          <w:szCs w:val="16"/>
          <w:lang w:val="en-GB"/>
        </w:rPr>
        <w:t>.</w:t>
      </w:r>
      <w:r w:rsidR="004B422E">
        <w:br/>
      </w:r>
      <w:r w:rsidRPr="380DFAE7">
        <w:rPr>
          <w:i/>
          <w:iCs/>
          <w:color w:val="808080" w:themeColor="background1" w:themeShade="80"/>
          <w:sz w:val="16"/>
          <w:szCs w:val="16"/>
          <w:lang w:val="nl-NL"/>
        </w:rPr>
        <w:t>&gt; Wat we voor ogen hebben om te om de Supplychains te veranderen (Met studenten)</w:t>
      </w:r>
      <w:r w:rsidR="004B422E" w:rsidRPr="00C322D1">
        <w:rPr>
          <w:lang w:val="nl-NL"/>
        </w:rPr>
        <w:br/>
      </w:r>
      <w:r w:rsidRPr="380DFAE7">
        <w:rPr>
          <w:i/>
          <w:iCs/>
          <w:color w:val="808080" w:themeColor="background1" w:themeShade="80"/>
          <w:sz w:val="16"/>
          <w:szCs w:val="16"/>
          <w:lang w:val="nl-NL"/>
        </w:rPr>
        <w:t>&gt; Samenwerkings positie</w:t>
      </w:r>
      <w:r w:rsidR="004B422E" w:rsidRPr="00C322D1">
        <w:rPr>
          <w:lang w:val="nl-NL"/>
        </w:rPr>
        <w:br/>
      </w:r>
      <w:r w:rsidRPr="380DFAE7">
        <w:rPr>
          <w:i/>
          <w:iCs/>
          <w:color w:val="808080" w:themeColor="background1" w:themeShade="80"/>
          <w:sz w:val="16"/>
          <w:szCs w:val="16"/>
          <w:lang w:val="nl-NL"/>
        </w:rPr>
        <w:t xml:space="preserve">&gt; Cyclus het onboarden, managen, en offboarden van studenten. Wat hebben wij als mechanmisme voor nodig. Om de ketens te verbeteren. </w:t>
      </w:r>
      <w:r w:rsidR="004B422E" w:rsidRPr="00C322D1">
        <w:rPr>
          <w:lang w:val="nl-NL"/>
        </w:rPr>
        <w:br/>
      </w:r>
      <w:r w:rsidRPr="00C322D1">
        <w:rPr>
          <w:i/>
          <w:iCs/>
          <w:color w:val="808080" w:themeColor="background1" w:themeShade="80"/>
          <w:sz w:val="16"/>
          <w:szCs w:val="16"/>
          <w:lang w:val="en-GB"/>
        </w:rPr>
        <w:t>&gt; tools, AI.</w:t>
      </w:r>
    </w:p>
    <w:p w14:paraId="4AB84C8E" w14:textId="5D0F130D" w:rsidR="004B422E" w:rsidRPr="00C322D1" w:rsidRDefault="004B422E" w:rsidP="380DFAE7">
      <w:pPr>
        <w:rPr>
          <w:i/>
          <w:iCs/>
          <w:color w:val="808080" w:themeColor="background1" w:themeShade="80"/>
          <w:sz w:val="16"/>
          <w:szCs w:val="16"/>
          <w:lang w:val="en-GB"/>
        </w:rPr>
      </w:pPr>
    </w:p>
    <w:p w14:paraId="1EF2AE22" w14:textId="16A6BAD6" w:rsidR="004B422E" w:rsidRDefault="5EF08B50" w:rsidP="380DFAE7">
      <w:pPr>
        <w:ind w:left="0"/>
        <w:rPr>
          <w:i/>
          <w:iCs/>
          <w:color w:val="808080" w:themeColor="background1" w:themeShade="80"/>
          <w:sz w:val="16"/>
          <w:szCs w:val="16"/>
          <w:lang w:val="en-US"/>
        </w:rPr>
      </w:pPr>
      <w:r w:rsidRPr="380DFAE7">
        <w:rPr>
          <w:i/>
          <w:iCs/>
          <w:color w:val="808080" w:themeColor="background1" w:themeShade="80"/>
          <w:sz w:val="16"/>
          <w:szCs w:val="16"/>
          <w:lang w:val="en-US"/>
        </w:rPr>
        <w:lastRenderedPageBreak/>
        <w:t xml:space="preserve">How do I find Problems, </w:t>
      </w:r>
      <w:proofErr w:type="gramStart"/>
      <w:r w:rsidRPr="380DFAE7">
        <w:rPr>
          <w:i/>
          <w:iCs/>
          <w:color w:val="808080" w:themeColor="background1" w:themeShade="80"/>
          <w:sz w:val="16"/>
          <w:szCs w:val="16"/>
          <w:lang w:val="en-US"/>
        </w:rPr>
        <w:t>How</w:t>
      </w:r>
      <w:proofErr w:type="gramEnd"/>
      <w:r w:rsidRPr="380DFAE7">
        <w:rPr>
          <w:i/>
          <w:iCs/>
          <w:color w:val="808080" w:themeColor="background1" w:themeShade="80"/>
          <w:sz w:val="16"/>
          <w:szCs w:val="16"/>
          <w:lang w:val="en-US"/>
        </w:rPr>
        <w:t xml:space="preserve"> do I contract it, How do I tackle it, and how do we make sure projects survive.  &gt;&gt; Translate everything to Buttel points. </w:t>
      </w:r>
    </w:p>
    <w:p w14:paraId="68C03042" w14:textId="48EF5201"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 xml:space="preserve">Problem </w:t>
      </w:r>
      <w:proofErr w:type="gramStart"/>
      <w:r w:rsidRPr="380DFAE7">
        <w:rPr>
          <w:i/>
          <w:iCs/>
          <w:color w:val="808080" w:themeColor="background1" w:themeShade="80"/>
          <w:sz w:val="16"/>
          <w:szCs w:val="16"/>
          <w:lang w:val="en-US"/>
        </w:rPr>
        <w:t>Definition :</w:t>
      </w:r>
      <w:proofErr w:type="gramEnd"/>
      <w:r w:rsidRPr="380DFAE7">
        <w:rPr>
          <w:i/>
          <w:iCs/>
          <w:color w:val="808080" w:themeColor="background1" w:themeShade="80"/>
          <w:sz w:val="16"/>
          <w:szCs w:val="16"/>
          <w:lang w:val="en-US"/>
        </w:rPr>
        <w:t xml:space="preserve"> How do we find problems: Why did we take PFAS</w:t>
      </w:r>
    </w:p>
    <w:p w14:paraId="4EA014A4" w14:textId="3141CF0F"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 xml:space="preserve">How are we going to Organize this: How does this look </w:t>
      </w:r>
      <w:proofErr w:type="gramStart"/>
      <w:r w:rsidRPr="380DFAE7">
        <w:rPr>
          <w:i/>
          <w:iCs/>
          <w:color w:val="808080" w:themeColor="background1" w:themeShade="80"/>
          <w:sz w:val="16"/>
          <w:szCs w:val="16"/>
          <w:lang w:val="en-US"/>
        </w:rPr>
        <w:t>like</w:t>
      </w:r>
      <w:proofErr w:type="gramEnd"/>
    </w:p>
    <w:p w14:paraId="706CF4B0" w14:textId="6B8D040D" w:rsidR="004B422E" w:rsidRDefault="5EF08B50" w:rsidP="380DFAE7">
      <w:pPr>
        <w:pStyle w:val="ListParagraph"/>
        <w:numPr>
          <w:ilvl w:val="0"/>
          <w:numId w:val="22"/>
        </w:numPr>
        <w:rPr>
          <w:i/>
          <w:iCs/>
          <w:color w:val="808080" w:themeColor="background1" w:themeShade="80"/>
          <w:sz w:val="16"/>
          <w:szCs w:val="16"/>
          <w:lang w:val="en-US"/>
        </w:rPr>
      </w:pPr>
      <w:r w:rsidRPr="380DFAE7">
        <w:rPr>
          <w:i/>
          <w:iCs/>
          <w:color w:val="808080" w:themeColor="background1" w:themeShade="80"/>
          <w:sz w:val="16"/>
          <w:szCs w:val="16"/>
          <w:lang w:val="en-US"/>
        </w:rPr>
        <w:t>How do we ensure that within 6 months a group of students and experts to get a successful project</w:t>
      </w:r>
    </w:p>
    <w:p w14:paraId="1409585D" w14:textId="57101718" w:rsidR="004B422E" w:rsidRDefault="5EF08B50" w:rsidP="380DFAE7">
      <w:pPr>
        <w:ind w:left="0"/>
        <w:rPr>
          <w:i/>
          <w:iCs/>
          <w:color w:val="808080" w:themeColor="background1" w:themeShade="80"/>
          <w:sz w:val="16"/>
          <w:szCs w:val="16"/>
          <w:lang w:val="en-US"/>
        </w:rPr>
      </w:pPr>
      <w:r w:rsidRPr="380DFAE7">
        <w:rPr>
          <w:i/>
          <w:iCs/>
          <w:color w:val="808080" w:themeColor="background1" w:themeShade="80"/>
          <w:sz w:val="16"/>
          <w:szCs w:val="16"/>
          <w:lang w:val="en-US"/>
        </w:rPr>
        <w:t xml:space="preserve">Note: Pay extra attention to the structure of the Chapter, </w:t>
      </w:r>
      <w:proofErr w:type="gramStart"/>
      <w:r w:rsidRPr="380DFAE7">
        <w:rPr>
          <w:i/>
          <w:iCs/>
          <w:color w:val="808080" w:themeColor="background1" w:themeShade="80"/>
          <w:sz w:val="16"/>
          <w:szCs w:val="16"/>
          <w:lang w:val="en-US"/>
        </w:rPr>
        <w:t>What</w:t>
      </w:r>
      <w:proofErr w:type="gramEnd"/>
      <w:r w:rsidRPr="380DFAE7">
        <w:rPr>
          <w:i/>
          <w:iCs/>
          <w:color w:val="808080" w:themeColor="background1" w:themeShade="80"/>
          <w:sz w:val="16"/>
          <w:szCs w:val="16"/>
          <w:lang w:val="en-US"/>
        </w:rPr>
        <w:t xml:space="preserve"> are the minimum core things &gt; 10 bullet points what the strategic plan is. </w:t>
      </w:r>
    </w:p>
    <w:p w14:paraId="4B565E82" w14:textId="75512016" w:rsidR="004B422E" w:rsidRDefault="5EF08B50" w:rsidP="380DFAE7">
      <w:pPr>
        <w:ind w:left="0"/>
        <w:rPr>
          <w:color w:val="808080" w:themeColor="background1" w:themeShade="80"/>
          <w:lang w:val="en-US"/>
        </w:rPr>
      </w:pPr>
      <w:r w:rsidRPr="380DFAE7">
        <w:rPr>
          <w:i/>
          <w:iCs/>
          <w:color w:val="808080" w:themeColor="background1" w:themeShade="80"/>
          <w:sz w:val="16"/>
          <w:szCs w:val="16"/>
          <w:lang w:val="en-US"/>
        </w:rPr>
        <w:t xml:space="preserve"> “We don’t want to tackle problems alone so that we can put students in the driving seat.</w:t>
      </w:r>
      <w:r w:rsidR="004B422E">
        <w:br/>
      </w:r>
      <w:r w:rsidRPr="380DFAE7">
        <w:rPr>
          <w:i/>
          <w:iCs/>
          <w:color w:val="808080" w:themeColor="background1" w:themeShade="80"/>
          <w:sz w:val="16"/>
          <w:szCs w:val="16"/>
          <w:lang w:val="en-US"/>
        </w:rPr>
        <w:t xml:space="preserve">How do we find the problems &gt; Fase 2: How do we organize it that the problem is tackled the best, how does that look like. </w:t>
      </w:r>
      <w:r w:rsidR="004B422E">
        <w:br/>
      </w:r>
      <w:r w:rsidRPr="380DFAE7">
        <w:rPr>
          <w:color w:val="808080" w:themeColor="background1" w:themeShade="80"/>
          <w:lang w:val="en-US"/>
        </w:rPr>
        <w:t xml:space="preserve"> </w:t>
      </w:r>
    </w:p>
    <w:p w14:paraId="1F378BE4" w14:textId="2375614D" w:rsidR="004B422E" w:rsidRDefault="5EF08B50" w:rsidP="380DFAE7">
      <w:pPr>
        <w:pStyle w:val="Heading3"/>
        <w:rPr>
          <w:lang w:val="en-US"/>
        </w:rPr>
      </w:pPr>
      <w:r w:rsidRPr="380DFAE7">
        <w:rPr>
          <w:lang w:val="en-US"/>
        </w:rPr>
        <w:t>Integration of Sustainability Metrics as a solution metric</w:t>
      </w:r>
    </w:p>
    <w:p w14:paraId="262A0646" w14:textId="39998052" w:rsidR="004B422E" w:rsidRDefault="5EF08B50" w:rsidP="380DFAE7">
      <w:pPr>
        <w:ind w:left="0"/>
        <w:rPr>
          <w:lang w:val="en-US"/>
        </w:rPr>
      </w:pPr>
      <w:r w:rsidRPr="380DFAE7">
        <w:rPr>
          <w:lang w:val="en-US"/>
        </w:rPr>
        <w:t xml:space="preserve">Develop and integrate </w:t>
      </w:r>
      <w:r>
        <w:t>Long-Term Vision</w:t>
      </w:r>
    </w:p>
    <w:p w14:paraId="7B8A8381" w14:textId="784D7AFC" w:rsidR="004B422E" w:rsidRDefault="5EF08B50" w:rsidP="009A6CE0">
      <w:pPr>
        <w:pStyle w:val="Heading2"/>
      </w:pPr>
      <w:r>
        <w:t xml:space="preserve">VCR envisions a future where global supply chains are not only efficient and profitable but also resilient, </w:t>
      </w:r>
      <w:r w:rsidR="00C322D1">
        <w:t>upcycling</w:t>
      </w:r>
      <w:r>
        <w:t xml:space="preserve">, and ethical. By adding extra value through </w:t>
      </w:r>
      <w:r w:rsidR="00C322D1">
        <w:t>upcycling</w:t>
      </w:r>
      <w:r>
        <w:t xml:space="preserve"> and good practices, VCR aims to create a ripple effect that transforms global supply chain dynamics, making sustainability a cornerstone of business operations worldwide. Through collaboration, innovation, and advocacy, VCR is dedicated to leading this transformative journey, ensuring that supply chains contribute positively to the planet and its people for generations to come."</w:t>
      </w:r>
    </w:p>
    <w:p w14:paraId="4E5AE2D7" w14:textId="77777777" w:rsidR="004B422E" w:rsidRDefault="004B422E" w:rsidP="380DFAE7">
      <w:pPr>
        <w:ind w:left="0"/>
        <w:rPr>
          <w:lang w:val="en-US"/>
        </w:rPr>
      </w:pPr>
      <w:r>
        <w:br w:type="page"/>
      </w:r>
    </w:p>
    <w:p w14:paraId="54EF3AE7" w14:textId="2E4957A5" w:rsidR="004B422E" w:rsidRDefault="004B422E" w:rsidP="380DFAE7"/>
    <w:p w14:paraId="075D47F5" w14:textId="22F69340" w:rsidR="004B422E" w:rsidRDefault="70C49918" w:rsidP="00B6367B">
      <w:pPr>
        <w:pStyle w:val="Heading1"/>
        <w:rPr>
          <w:color w:val="000000" w:themeColor="text1"/>
        </w:rPr>
      </w:pPr>
      <w:r>
        <w:t>ANNEX A</w:t>
      </w:r>
    </w:p>
    <w:p w14:paraId="6EB8B79C" w14:textId="35A43171" w:rsidR="00DF0630" w:rsidRPr="00DF0630" w:rsidRDefault="00DF0630" w:rsidP="00DF0630">
      <w:pPr>
        <w:pStyle w:val="Heading3"/>
      </w:pPr>
      <w:r w:rsidRPr="00DF0630">
        <w:t xml:space="preserve">Formula for Prioritizing </w:t>
      </w:r>
      <w:r w:rsidR="00C322D1">
        <w:t>Upcycling</w:t>
      </w:r>
      <w:r w:rsidRPr="00DF0630">
        <w:t xml:space="preserve"> Supply Chains</w:t>
      </w:r>
    </w:p>
    <w:p w14:paraId="3F68C432" w14:textId="77777777" w:rsidR="00DF0630" w:rsidRPr="00DF0630" w:rsidRDefault="00DF0630" w:rsidP="00DF0630">
      <w:r w:rsidRPr="00DF0630">
        <w:t>Given the complexity and variability of supply chains, a composite score can be calculated using available ESG metrics. This score can help VCR identify which supply chains have the greatest potential for sustainability improvements. The formula integrates three main components: Environmental Impact (EI), Social Responsibility (SR), and Governance Quality (GQ).</w:t>
      </w:r>
    </w:p>
    <w:p w14:paraId="56B5BA2B" w14:textId="77777777" w:rsidR="00DF0630" w:rsidRPr="00DF0630" w:rsidRDefault="00DF0630" w:rsidP="00DF0630">
      <w:pPr>
        <w:pStyle w:val="Heading3"/>
      </w:pPr>
      <w:r w:rsidRPr="00DF0630">
        <w:t>Step 1: Identify Data Sources</w:t>
      </w:r>
    </w:p>
    <w:p w14:paraId="5629682C" w14:textId="7A41A9C5" w:rsidR="00DF0630" w:rsidRPr="00DF0630" w:rsidRDefault="00DF0630" w:rsidP="009A6CE0">
      <w:pPr>
        <w:pStyle w:val="Heading2"/>
      </w:pPr>
      <w:r w:rsidRPr="00DF0630">
        <w:t>Environmental Impact (EI):</w:t>
      </w:r>
    </w:p>
    <w:p w14:paraId="0D8E4451" w14:textId="77777777" w:rsidR="00DF0630" w:rsidRPr="00DF0630" w:rsidRDefault="00DF0630" w:rsidP="00DF0630">
      <w:r w:rsidRPr="00DF0630">
        <w:t>Data Source: Corporate sustainability reports, environmental impact databases like the Global Reporting Initiative (GRI) database, and environmental data platforms such as the Carbon Disclosure Project (CDP).</w:t>
      </w:r>
    </w:p>
    <w:p w14:paraId="25DF9338" w14:textId="77777777" w:rsidR="00DF0630" w:rsidRPr="00DF0630" w:rsidRDefault="00DF0630" w:rsidP="009A6CE0">
      <w:pPr>
        <w:pStyle w:val="Heading2"/>
      </w:pPr>
      <w:r w:rsidRPr="00DF0630">
        <w:t>Metric: Carbon emissions (CO2e), water usage, waste generation.</w:t>
      </w:r>
    </w:p>
    <w:p w14:paraId="0D1FA33D" w14:textId="77777777" w:rsidR="00DF0630" w:rsidRPr="00DF0630" w:rsidRDefault="00DF0630" w:rsidP="00DF0630">
      <w:r w:rsidRPr="00DF0630">
        <w:t>Social Responsibility (SR):</w:t>
      </w:r>
    </w:p>
    <w:p w14:paraId="11C6111D" w14:textId="77777777" w:rsidR="00DF0630" w:rsidRPr="00DF0630" w:rsidRDefault="00DF0630" w:rsidP="00DF0630"/>
    <w:p w14:paraId="768B309E" w14:textId="77777777" w:rsidR="00DF0630" w:rsidRPr="00DF0630" w:rsidRDefault="00DF0630" w:rsidP="00DF0630">
      <w:r w:rsidRPr="00DF0630">
        <w:t>Data Source: Social responsibility indices, labor rights organizations' reports, and corporate social responsibility (CSR) sections in annual reports.</w:t>
      </w:r>
    </w:p>
    <w:p w14:paraId="54D5083F" w14:textId="77777777" w:rsidR="00DF0630" w:rsidRPr="00DF0630" w:rsidRDefault="00DF0630" w:rsidP="00DF0630">
      <w:r w:rsidRPr="00DF0630">
        <w:t>Metric: Employee welfare scores, community impact assessments, supply chain labor practices.</w:t>
      </w:r>
    </w:p>
    <w:p w14:paraId="0BAA33A1" w14:textId="77777777" w:rsidR="00DF0630" w:rsidRPr="00DF0630" w:rsidRDefault="00DF0630" w:rsidP="00DF0630">
      <w:r w:rsidRPr="00DF0630">
        <w:t>Governance Quality (GQ):</w:t>
      </w:r>
    </w:p>
    <w:p w14:paraId="1B8B59B1" w14:textId="77777777" w:rsidR="00DF0630" w:rsidRPr="00DF0630" w:rsidRDefault="00DF0630" w:rsidP="00DF0630"/>
    <w:p w14:paraId="4BFCA99A" w14:textId="77777777" w:rsidR="00DF0630" w:rsidRPr="00DF0630" w:rsidRDefault="00DF0630" w:rsidP="00DF0630">
      <w:r w:rsidRPr="00DF0630">
        <w:t>Data Source: Governance reports, ESG rating agencies (e.g., MSCI, Sustainalytics), and public disclosures on corporate governance practices.</w:t>
      </w:r>
    </w:p>
    <w:p w14:paraId="37034BAB" w14:textId="77777777" w:rsidR="00DF0630" w:rsidRPr="00DF0630" w:rsidRDefault="00DF0630" w:rsidP="00DF0630">
      <w:r w:rsidRPr="00DF0630">
        <w:t>Metric: Board diversity, anti-corruption measures, ethical sourcing policies.</w:t>
      </w:r>
    </w:p>
    <w:p w14:paraId="147AA6FB" w14:textId="77777777" w:rsidR="00DF0630" w:rsidRPr="00DF0630" w:rsidRDefault="00DF0630" w:rsidP="00DF0630">
      <w:r w:rsidRPr="00DF0630">
        <w:t>Step 2: Calculate Composite Sustainability Score (CSS)</w:t>
      </w:r>
    </w:p>
    <w:p w14:paraId="36789CC5" w14:textId="4064A614" w:rsidR="00DF0630" w:rsidRPr="00DF0630" w:rsidRDefault="00DF0630" w:rsidP="00DF0630">
      <w:r w:rsidRPr="00DF0630">
        <w:lastRenderedPageBreak/>
        <w:t>The Composite Sustainability Score (CSS) for each supply chain can be calculated by weighting and summing the normalized scores of the three components:</w:t>
      </w:r>
    </w:p>
    <w:p w14:paraId="5C5A1CF7" w14:textId="78942FA4" w:rsidR="00DF0630" w:rsidRPr="00DF0630" w:rsidRDefault="00DF0630" w:rsidP="00DF0630">
      <m:oMathPara>
        <m:oMath>
          <m:r>
            <w:rPr>
              <w:rFonts w:ascii="Cambria Math" w:hAnsi="Cambria Math"/>
            </w:rPr>
            <m:t xml:space="preserve">CSS = </m:t>
          </m:r>
          <m:sSub>
            <m:sSubPr>
              <m:ctrlPr>
                <w:rPr>
                  <w:rFonts w:ascii="Cambria Math" w:hAnsi="Cambria Math"/>
                  <w:i/>
                </w:rPr>
              </m:ctrlPr>
            </m:sSubPr>
            <m:e>
              <m:r>
                <w:rPr>
                  <w:rFonts w:ascii="Cambria Math" w:hAnsi="Cambria Math"/>
                </w:rPr>
                <m:t>w</m:t>
              </m:r>
            </m:e>
            <m:sub>
              <m:r>
                <w:rPr>
                  <w:rFonts w:ascii="Cambria Math" w:hAnsi="Cambria Math"/>
                </w:rPr>
                <m:t>EI</m:t>
              </m:r>
            </m:sub>
          </m:sSub>
          <m:r>
            <w:rPr>
              <w:rFonts w:ascii="Cambria Math" w:hAnsi="Cambria Math"/>
            </w:rPr>
            <m:t>* E</m:t>
          </m:r>
          <m:sSub>
            <m:sSubPr>
              <m:ctrlPr>
                <w:rPr>
                  <w:rFonts w:ascii="Cambria Math" w:hAnsi="Cambria Math"/>
                  <w:i/>
                </w:rPr>
              </m:ctrlPr>
            </m:sSubPr>
            <m:e>
              <m:r>
                <w:rPr>
                  <w:rFonts w:ascii="Cambria Math" w:hAnsi="Cambria Math"/>
                </w:rPr>
                <m:t>I</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 S</m:t>
          </m:r>
          <m:sSub>
            <m:sSubPr>
              <m:ctrlPr>
                <w:rPr>
                  <w:rFonts w:ascii="Cambria Math" w:hAnsi="Cambria Math"/>
                  <w:i/>
                </w:rPr>
              </m:ctrlPr>
            </m:sSubPr>
            <m:e>
              <m:r>
                <w:rPr>
                  <w:rFonts w:ascii="Cambria Math" w:hAnsi="Cambria Math"/>
                </w:rPr>
                <m:t>R</m:t>
              </m:r>
            </m:e>
            <m:sub>
              <m:r>
                <w:rPr>
                  <w:rFonts w:ascii="Cambria Math" w:hAnsi="Cambria Math"/>
                </w:rPr>
                <m:t>score</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GQ</m:t>
              </m:r>
            </m:sub>
          </m:sSub>
          <m:r>
            <w:rPr>
              <w:rFonts w:ascii="Cambria Math" w:hAnsi="Cambria Math"/>
            </w:rPr>
            <m:t>* G</m:t>
          </m:r>
          <m:sSub>
            <m:sSubPr>
              <m:ctrlPr>
                <w:rPr>
                  <w:rFonts w:ascii="Cambria Math" w:hAnsi="Cambria Math"/>
                  <w:i/>
                </w:rPr>
              </m:ctrlPr>
            </m:sSubPr>
            <m:e>
              <m:r>
                <w:rPr>
                  <w:rFonts w:ascii="Cambria Math" w:hAnsi="Cambria Math"/>
                </w:rPr>
                <m:t>Q</m:t>
              </m:r>
            </m:e>
            <m:sub>
              <m:r>
                <w:rPr>
                  <w:rFonts w:ascii="Cambria Math" w:hAnsi="Cambria Math"/>
                </w:rPr>
                <m:t>score</m:t>
              </m:r>
            </m:sub>
          </m:sSub>
        </m:oMath>
      </m:oMathPara>
    </w:p>
    <w:p w14:paraId="5F96CCB3" w14:textId="77777777" w:rsidR="00DF0630" w:rsidRDefault="00DF0630" w:rsidP="00DF0630"/>
    <w:p w14:paraId="1E1D5531" w14:textId="77777777" w:rsidR="00DF0630" w:rsidRPr="00DF0630" w:rsidRDefault="00DF0630" w:rsidP="00DF0630">
      <w:r w:rsidRPr="00DF0630">
        <w:t>Where:</w:t>
      </w:r>
    </w:p>
    <w:p w14:paraId="22B052A1" w14:textId="093A22B1" w:rsidR="00DF0630" w:rsidRPr="00DF0630" w:rsidRDefault="00DF0630" w:rsidP="00DF0630">
      <w:pPr>
        <w:rPr>
          <w:lang w:val="en-US"/>
        </w:rPr>
      </w:pPr>
      <w:r w:rsidRPr="00DF0630">
        <w:t xml:space="preserve">CSS is the Composite Sustainability </w:t>
      </w:r>
      <w:r>
        <w:rPr>
          <w:lang w:val="en-US"/>
        </w:rPr>
        <w:t>Score</w:t>
      </w:r>
    </w:p>
    <w:p w14:paraId="615EC29A" w14:textId="77777777" w:rsidR="00DF0630" w:rsidRPr="00DF0630" w:rsidRDefault="00DF0630" w:rsidP="00DF0630">
      <w:proofErr w:type="spellStart"/>
      <w:r w:rsidRPr="00DF0630">
        <w:t>w_EI</w:t>
      </w:r>
      <w:proofErr w:type="spellEnd"/>
      <w:r w:rsidRPr="00DF0630">
        <w:t xml:space="preserve">, </w:t>
      </w:r>
      <w:proofErr w:type="spellStart"/>
      <w:r w:rsidRPr="00DF0630">
        <w:t>w_SR</w:t>
      </w:r>
      <w:proofErr w:type="spellEnd"/>
      <w:r w:rsidRPr="00DF0630">
        <w:t xml:space="preserve">, </w:t>
      </w:r>
      <w:proofErr w:type="spellStart"/>
      <w:r w:rsidRPr="00DF0630">
        <w:t>w_GQ</w:t>
      </w:r>
      <w:proofErr w:type="spellEnd"/>
      <w:r w:rsidRPr="00DF0630">
        <w:t xml:space="preserve"> represent the weightings assigned to each component (Environmental Impact, Social Responsibility, Governance Quality) based on VCR's strategic priorities. You will replace these with the specific weight numbers you've assigned.</w:t>
      </w:r>
    </w:p>
    <w:p w14:paraId="76912B3C" w14:textId="0B5C7F2A" w:rsidR="00DF0630" w:rsidRDefault="00DF0630" w:rsidP="00DF0630">
      <w:proofErr w:type="spellStart"/>
      <w:r w:rsidRPr="00DF0630">
        <w:t>EI_score</w:t>
      </w:r>
      <w:proofErr w:type="spellEnd"/>
      <w:r w:rsidRPr="00DF0630">
        <w:t xml:space="preserve">, </w:t>
      </w:r>
      <w:proofErr w:type="spellStart"/>
      <w:r w:rsidRPr="00DF0630">
        <w:t>SR_score</w:t>
      </w:r>
      <w:proofErr w:type="spellEnd"/>
      <w:r w:rsidRPr="00DF0630">
        <w:t xml:space="preserve">, </w:t>
      </w:r>
      <w:proofErr w:type="spellStart"/>
      <w:r w:rsidRPr="00DF0630">
        <w:t>GQ_score</w:t>
      </w:r>
      <w:proofErr w:type="spellEnd"/>
      <w:r w:rsidRPr="00DF0630">
        <w:t xml:space="preserve"> are the normalized scores for each component, calculated from your data sources. These scores should be normalized to a scale from 0 to 1.</w:t>
      </w:r>
    </w:p>
    <w:p w14:paraId="507A03AA" w14:textId="77777777" w:rsidR="00DF0630" w:rsidRDefault="00DF0630" w:rsidP="00DF0630"/>
    <w:p w14:paraId="3D57D1D1" w14:textId="77777777" w:rsidR="00DF0630" w:rsidRPr="00E407D2" w:rsidRDefault="00DF0630" w:rsidP="009A6CE0">
      <w:pPr>
        <w:pStyle w:val="Heading2"/>
      </w:pPr>
      <w:r w:rsidRPr="00E407D2">
        <w:t>Step 3: Prioritize Supply Chains</w:t>
      </w:r>
    </w:p>
    <w:p w14:paraId="6D190D60" w14:textId="77777777" w:rsidR="00DF0630" w:rsidRDefault="00DF0630" w:rsidP="00DF0630">
      <w:r>
        <w:t>Supply chains with higher CSS indicate a greater potential for sustainability impact and improvement. VCR can prioritize these supply chains for interventions, partnerships, and sustainability projects.</w:t>
      </w:r>
    </w:p>
    <w:p w14:paraId="7522FC88" w14:textId="77777777" w:rsidR="00DF0630" w:rsidRDefault="00DF0630" w:rsidP="00DF0630"/>
    <w:p w14:paraId="5A3ED388" w14:textId="77777777" w:rsidR="00DF0630" w:rsidRDefault="00DF0630" w:rsidP="009A6CE0">
      <w:pPr>
        <w:pStyle w:val="Heading2"/>
      </w:pPr>
      <w:r>
        <w:t>Implementation</w:t>
      </w:r>
    </w:p>
    <w:p w14:paraId="3745F86D" w14:textId="77777777" w:rsidR="00DF0630" w:rsidRDefault="00DF0630" w:rsidP="00DF0630">
      <w:r w:rsidRPr="00E407D2">
        <w:rPr>
          <w:b/>
          <w:bCs/>
        </w:rPr>
        <w:t>Data Collection</w:t>
      </w:r>
      <w:r>
        <w:t>: Gather data for EI, SR, and GQ from the identified open sources for each supply chain under consideration.</w:t>
      </w:r>
    </w:p>
    <w:p w14:paraId="12583648" w14:textId="77777777" w:rsidR="00DF0630" w:rsidRDefault="00DF0630" w:rsidP="00DF0630">
      <w:r w:rsidRPr="00E407D2">
        <w:rPr>
          <w:b/>
          <w:bCs/>
        </w:rPr>
        <w:t>Normalization and Scoring</w:t>
      </w:r>
      <w:r>
        <w:t>: Convert the collected data into normalized scores on a scale from 0 to 1.</w:t>
      </w:r>
    </w:p>
    <w:p w14:paraId="5D2722F9" w14:textId="77777777" w:rsidR="00DF0630" w:rsidRDefault="00DF0630" w:rsidP="00DF0630">
      <w:r w:rsidRPr="00E407D2">
        <w:rPr>
          <w:b/>
          <w:bCs/>
        </w:rPr>
        <w:t>Weighting and Calculation</w:t>
      </w:r>
      <w:r>
        <w:t>: Apply the formula to calculate the CSS for each supply chain.</w:t>
      </w:r>
    </w:p>
    <w:p w14:paraId="2C4DBFC3" w14:textId="41759ADA" w:rsidR="00DF0630" w:rsidRDefault="00DF0630" w:rsidP="00DF0630">
      <w:r w:rsidRPr="00E407D2">
        <w:rPr>
          <w:b/>
          <w:bCs/>
        </w:rPr>
        <w:t>Prioritization</w:t>
      </w:r>
      <w:r>
        <w:t>: Use the CSS to identify and prioritize supply chains for sustainability initiatives.</w:t>
      </w:r>
    </w:p>
    <w:p w14:paraId="1E819EDD" w14:textId="77777777" w:rsidR="00DF0630" w:rsidRDefault="00DF0630" w:rsidP="00DF0630"/>
    <w:p w14:paraId="4EA7AC5E" w14:textId="77777777" w:rsidR="00DF0630" w:rsidRDefault="00DF0630" w:rsidP="00DF0630"/>
    <w:p w14:paraId="7F462298" w14:textId="77777777" w:rsidR="00E407D2" w:rsidRPr="00E407D2" w:rsidRDefault="00E407D2" w:rsidP="00E407D2">
      <w:pPr>
        <w:pStyle w:val="Heading3"/>
        <w:rPr>
          <w:rFonts w:ascii="Segoe UI" w:hAnsi="Segoe UI" w:cs="Segoe UI"/>
          <w:color w:val="auto"/>
          <w:sz w:val="30"/>
          <w:szCs w:val="30"/>
        </w:rPr>
      </w:pPr>
      <w:r w:rsidRPr="00E407D2">
        <w:rPr>
          <w:rFonts w:ascii="Segoe UI" w:hAnsi="Segoe UI" w:cs="Segoe UI"/>
          <w:color w:val="auto"/>
          <w:sz w:val="30"/>
          <w:szCs w:val="30"/>
        </w:rPr>
        <w:t xml:space="preserve">Approach Using Trase and </w:t>
      </w:r>
      <w:proofErr w:type="spellStart"/>
      <w:r w:rsidRPr="00E407D2">
        <w:rPr>
          <w:rFonts w:ascii="Segoe UI" w:hAnsi="Segoe UI" w:cs="Segoe UI"/>
          <w:color w:val="auto"/>
          <w:sz w:val="30"/>
          <w:szCs w:val="30"/>
        </w:rPr>
        <w:t>Vizzuality</w:t>
      </w:r>
      <w:proofErr w:type="spellEnd"/>
      <w:r w:rsidRPr="00E407D2">
        <w:rPr>
          <w:rFonts w:ascii="Segoe UI" w:hAnsi="Segoe UI" w:cs="Segoe UI"/>
          <w:color w:val="auto"/>
          <w:sz w:val="30"/>
          <w:szCs w:val="30"/>
        </w:rPr>
        <w:t xml:space="preserve"> Data</w:t>
      </w:r>
    </w:p>
    <w:p w14:paraId="40AA22D8" w14:textId="77777777" w:rsidR="00E407D2" w:rsidRPr="00E407D2" w:rsidRDefault="00E407D2" w:rsidP="00E407D2">
      <w:pPr>
        <w:pStyle w:val="Heading4"/>
        <w:rPr>
          <w:rFonts w:ascii="Segoe UI" w:hAnsi="Segoe UI" w:cs="Segoe UI"/>
          <w:b w:val="0"/>
          <w:color w:val="auto"/>
          <w:sz w:val="24"/>
          <w:szCs w:val="24"/>
        </w:rPr>
      </w:pPr>
      <w:r w:rsidRPr="00E407D2">
        <w:rPr>
          <w:rFonts w:ascii="Segoe UI" w:hAnsi="Segoe UI" w:cs="Segoe UI"/>
          <w:b w:val="0"/>
          <w:bCs/>
          <w:color w:val="auto"/>
        </w:rPr>
        <w:t>Objective</w:t>
      </w:r>
    </w:p>
    <w:p w14:paraId="5A079B99" w14:textId="77777777" w:rsidR="00E407D2" w:rsidRPr="00E407D2" w:rsidRDefault="00E407D2" w:rsidP="00E407D2">
      <w:pPr>
        <w:pStyle w:val="NormalWeb"/>
        <w:spacing w:before="0" w:beforeAutospacing="0" w:after="300" w:afterAutospacing="0"/>
        <w:rPr>
          <w:rFonts w:ascii="Segoe UI" w:hAnsi="Segoe UI" w:cs="Segoe UI"/>
        </w:rPr>
      </w:pPr>
      <w:r w:rsidRPr="00E407D2">
        <w:rPr>
          <w:rFonts w:ascii="Segoe UI" w:hAnsi="Segoe UI" w:cs="Segoe UI"/>
        </w:rPr>
        <w:t>To evaluate supply chains based on their environmental sustainability, focusing on indicators such as deforestation, greenhouse gas emissions, and the sustainability of commodity trade.</w:t>
      </w:r>
    </w:p>
    <w:p w14:paraId="70E92255" w14:textId="77777777" w:rsidR="00E407D2" w:rsidRPr="00E407D2" w:rsidRDefault="00E407D2" w:rsidP="00E407D2">
      <w:pPr>
        <w:pStyle w:val="Heading4"/>
        <w:rPr>
          <w:rFonts w:ascii="Segoe UI" w:hAnsi="Segoe UI" w:cs="Segoe UI"/>
          <w:b w:val="0"/>
          <w:color w:val="auto"/>
        </w:rPr>
      </w:pPr>
      <w:r w:rsidRPr="00E407D2">
        <w:rPr>
          <w:rFonts w:ascii="Segoe UI" w:hAnsi="Segoe UI" w:cs="Segoe UI"/>
          <w:b w:val="0"/>
          <w:bCs/>
          <w:color w:val="auto"/>
        </w:rPr>
        <w:t>Data Sources</w:t>
      </w:r>
    </w:p>
    <w:p w14:paraId="3AD70A58" w14:textId="171A0F17" w:rsidR="00E407D2" w:rsidRPr="00E407D2" w:rsidRDefault="00E407D2" w:rsidP="00E407D2">
      <w:pPr>
        <w:pStyle w:val="NormalWeb"/>
        <w:numPr>
          <w:ilvl w:val="0"/>
          <w:numId w:val="14"/>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 xml:space="preserve">Trase (Transparency for </w:t>
      </w:r>
      <w:r w:rsidR="00C322D1">
        <w:rPr>
          <w:rStyle w:val="Strong"/>
          <w:rFonts w:ascii="Segoe UI" w:hAnsi="Segoe UI" w:cs="Segoe UI"/>
          <w:bdr w:val="single" w:sz="2" w:space="0" w:color="D9D9E3" w:frame="1"/>
        </w:rPr>
        <w:t>Upcycling</w:t>
      </w:r>
      <w:r w:rsidRPr="00E407D2">
        <w:rPr>
          <w:rStyle w:val="Strong"/>
          <w:rFonts w:ascii="Segoe UI" w:hAnsi="Segoe UI" w:cs="Segoe UI"/>
          <w:bdr w:val="single" w:sz="2" w:space="0" w:color="D9D9E3" w:frame="1"/>
        </w:rPr>
        <w:t xml:space="preserve"> Economies)</w:t>
      </w:r>
      <w:r w:rsidRPr="00E407D2">
        <w:rPr>
          <w:rFonts w:ascii="Segoe UI" w:hAnsi="Segoe UI" w:cs="Segoe UI"/>
        </w:rPr>
        <w:t>: Provides insights and analysis on the sustainability of commodity trade, including data on deforestation linked to specific commodities and supply chains.</w:t>
      </w:r>
    </w:p>
    <w:p w14:paraId="66B4A85C" w14:textId="77777777" w:rsidR="00E407D2" w:rsidRPr="00E407D2" w:rsidRDefault="00E407D2" w:rsidP="00E407D2">
      <w:pPr>
        <w:pStyle w:val="NormalWeb"/>
        <w:numPr>
          <w:ilvl w:val="0"/>
          <w:numId w:val="14"/>
        </w:numPr>
        <w:spacing w:before="0" w:beforeAutospacing="0" w:after="0" w:afterAutospacing="0"/>
        <w:rPr>
          <w:rFonts w:ascii="Segoe UI" w:hAnsi="Segoe UI" w:cs="Segoe UI"/>
        </w:rPr>
      </w:pPr>
      <w:proofErr w:type="spellStart"/>
      <w:r w:rsidRPr="00E407D2">
        <w:rPr>
          <w:rStyle w:val="Strong"/>
          <w:rFonts w:ascii="Segoe UI" w:hAnsi="Segoe UI" w:cs="Segoe UI"/>
          <w:bdr w:val="single" w:sz="2" w:space="0" w:color="D9D9E3" w:frame="1"/>
        </w:rPr>
        <w:t>Vizzuality</w:t>
      </w:r>
      <w:proofErr w:type="spellEnd"/>
      <w:r w:rsidRPr="00E407D2">
        <w:rPr>
          <w:rFonts w:ascii="Segoe UI" w:hAnsi="Segoe UI" w:cs="Segoe UI"/>
        </w:rPr>
        <w:t>: Offers datasets and software tools that map supply chains and calculate the impacts of environmental indicators, including deforestation and greenhouse gas emissions.</w:t>
      </w:r>
    </w:p>
    <w:p w14:paraId="3BABBBD2" w14:textId="77777777" w:rsidR="00E407D2" w:rsidRPr="00E407D2" w:rsidRDefault="00E407D2" w:rsidP="00E407D2">
      <w:pPr>
        <w:pStyle w:val="Heading4"/>
        <w:rPr>
          <w:rFonts w:ascii="Segoe UI" w:hAnsi="Segoe UI" w:cs="Segoe UI"/>
          <w:b w:val="0"/>
          <w:color w:val="auto"/>
        </w:rPr>
      </w:pPr>
      <w:r w:rsidRPr="00E407D2">
        <w:rPr>
          <w:rFonts w:ascii="Segoe UI" w:hAnsi="Segoe UI" w:cs="Segoe UI"/>
          <w:b w:val="0"/>
          <w:bCs/>
          <w:color w:val="auto"/>
        </w:rPr>
        <w:t>Formula for Evaluating Supply Chain Sustainability (SCS)</w:t>
      </w:r>
    </w:p>
    <w:p w14:paraId="46513E6E" w14:textId="264BDE29" w:rsidR="00E407D2" w:rsidRPr="00E407D2" w:rsidRDefault="00E407D2" w:rsidP="00E407D2">
      <w:pPr>
        <w:pStyle w:val="NormalWeb"/>
        <w:spacing w:before="0" w:beforeAutospacing="0" w:after="300" w:afterAutospacing="0"/>
        <w:rPr>
          <w:rFonts w:ascii="Segoe UI" w:hAnsi="Segoe UI" w:cs="Segoe UI"/>
        </w:rPr>
      </w:pPr>
      <w:r>
        <w:rPr>
          <w:rFonts w:ascii="Segoe UI" w:hAnsi="Segoe UI" w:cs="Segoe UI"/>
          <w:lang w:val="en-US"/>
        </w:rPr>
        <w:t>T</w:t>
      </w:r>
      <w:r w:rsidRPr="00E407D2">
        <w:rPr>
          <w:rFonts w:ascii="Segoe UI" w:hAnsi="Segoe UI" w:cs="Segoe UI"/>
        </w:rPr>
        <w:t xml:space="preserve"> evaluation can be based on key indicators such as deforestation risk and greenhouse gas (GHG) emissions associated with a supply chain. The formula could look like this:</w:t>
      </w:r>
    </w:p>
    <w:p w14:paraId="35D4E551" w14:textId="032A079D" w:rsidR="00E407D2" w:rsidRPr="00E407D2" w:rsidRDefault="00E407D2" w:rsidP="00E407D2">
      <w:pPr>
        <w:pStyle w:val="NormalWeb"/>
        <w:spacing w:before="300" w:beforeAutospacing="0" w:after="300" w:afterAutospacing="0"/>
        <w:rPr>
          <w:rFonts w:ascii="Segoe UI" w:hAnsi="Segoe UI" w:cs="Segoe UI"/>
        </w:rPr>
      </w:pPr>
      <w:r w:rsidRPr="00E407D2">
        <w:rPr>
          <w:rStyle w:val="mord"/>
          <w:sz w:val="29"/>
          <w:szCs w:val="29"/>
          <w:bdr w:val="single" w:sz="2" w:space="0" w:color="D9D9E3" w:frame="1"/>
        </w:rPr>
        <w:t>SCS</w:t>
      </w:r>
      <w:r w:rsidRPr="00E407D2">
        <w:rPr>
          <w:rStyle w:val="mrel"/>
          <w:sz w:val="29"/>
          <w:szCs w:val="29"/>
          <w:bdr w:val="single" w:sz="2" w:space="0" w:color="D9D9E3" w:frame="1"/>
        </w:rPr>
        <w:t>=</w:t>
      </w:r>
      <w:r>
        <w:rPr>
          <w:rStyle w:val="mrel"/>
          <w:sz w:val="29"/>
          <w:szCs w:val="29"/>
          <w:bdr w:val="single" w:sz="2" w:space="0" w:color="D9D9E3" w:frame="1"/>
          <w:lang w:val="en-US"/>
        </w:rPr>
        <w:t xml:space="preserve">1 / </w:t>
      </w:r>
      <w:r w:rsidRPr="00E407D2">
        <w:rPr>
          <w:rStyle w:val="mord"/>
          <w:sz w:val="20"/>
          <w:szCs w:val="20"/>
          <w:bdr w:val="single" w:sz="2" w:space="0" w:color="D9D9E3" w:frame="1"/>
        </w:rPr>
        <w:t>Deforestation Risk </w:t>
      </w:r>
      <w:proofErr w:type="spellStart"/>
      <w:r w:rsidRPr="00E407D2">
        <w:rPr>
          <w:rStyle w:val="mord"/>
          <w:sz w:val="20"/>
          <w:szCs w:val="20"/>
          <w:bdr w:val="single" w:sz="2" w:space="0" w:color="D9D9E3" w:frame="1"/>
        </w:rPr>
        <w:t>Score</w:t>
      </w:r>
      <w:r w:rsidRPr="00E407D2">
        <w:rPr>
          <w:rStyle w:val="mbin"/>
          <w:sz w:val="20"/>
          <w:szCs w:val="20"/>
          <w:bdr w:val="single" w:sz="2" w:space="0" w:color="D9D9E3" w:frame="1"/>
        </w:rPr>
        <w:t>+</w:t>
      </w:r>
      <w:r w:rsidRPr="00E407D2">
        <w:rPr>
          <w:rStyle w:val="mord"/>
          <w:sz w:val="20"/>
          <w:szCs w:val="20"/>
          <w:bdr w:val="single" w:sz="2" w:space="0" w:color="D9D9E3" w:frame="1"/>
        </w:rPr>
        <w:t>GHG</w:t>
      </w:r>
      <w:proofErr w:type="spellEnd"/>
      <w:r w:rsidRPr="00E407D2">
        <w:rPr>
          <w:rStyle w:val="mord"/>
          <w:sz w:val="20"/>
          <w:szCs w:val="20"/>
          <w:bdr w:val="single" w:sz="2" w:space="0" w:color="D9D9E3" w:frame="1"/>
        </w:rPr>
        <w:t> Emissions Score</w:t>
      </w:r>
      <w:r w:rsidRPr="00E407D2">
        <w:rPr>
          <w:rStyle w:val="vlist-s"/>
          <w:sz w:val="2"/>
          <w:szCs w:val="2"/>
          <w:bdr w:val="single" w:sz="2" w:space="0" w:color="D9D9E3" w:frame="1"/>
        </w:rPr>
        <w:t>​</w:t>
      </w:r>
    </w:p>
    <w:p w14:paraId="436E28B8" w14:textId="77777777" w:rsidR="00E407D2" w:rsidRPr="00E407D2" w:rsidRDefault="00E407D2" w:rsidP="00E407D2">
      <w:pPr>
        <w:pStyle w:val="NormalWeb"/>
        <w:spacing w:before="300" w:beforeAutospacing="0" w:after="300" w:afterAutospacing="0"/>
        <w:rPr>
          <w:rFonts w:ascii="Segoe UI" w:hAnsi="Segoe UI" w:cs="Segoe UI"/>
        </w:rPr>
      </w:pPr>
      <w:r w:rsidRPr="00E407D2">
        <w:rPr>
          <w:rFonts w:ascii="Segoe UI" w:hAnsi="Segoe UI" w:cs="Segoe UI"/>
        </w:rPr>
        <w:t>Where:</w:t>
      </w:r>
    </w:p>
    <w:p w14:paraId="741D01F1" w14:textId="77777777" w:rsidR="00E407D2" w:rsidRPr="00E407D2" w:rsidRDefault="00E407D2" w:rsidP="00E407D2">
      <w:pPr>
        <w:numPr>
          <w:ilvl w:val="0"/>
          <w:numId w:val="15"/>
        </w:numPr>
        <w:spacing w:before="0" w:line="240" w:lineRule="auto"/>
        <w:rPr>
          <w:rFonts w:ascii="Segoe UI" w:hAnsi="Segoe UI" w:cs="Segoe UI"/>
        </w:rPr>
      </w:pPr>
      <w:r w:rsidRPr="00E407D2">
        <w:rPr>
          <w:rStyle w:val="Strong"/>
          <w:rFonts w:ascii="Segoe UI" w:hAnsi="Segoe UI" w:cs="Segoe UI"/>
          <w:bdr w:val="single" w:sz="2" w:space="0" w:color="D9D9E3" w:frame="1"/>
        </w:rPr>
        <w:t>Deforestation Risk Score (DRS)</w:t>
      </w:r>
      <w:r w:rsidRPr="00E407D2">
        <w:rPr>
          <w:rFonts w:ascii="Segoe UI" w:hAnsi="Segoe UI" w:cs="Segoe UI"/>
        </w:rPr>
        <w:t xml:space="preserve">: Derived from </w:t>
      </w:r>
      <w:r w:rsidRPr="00E407D2">
        <w:rPr>
          <w:rFonts w:ascii="Segoe UI" w:hAnsi="Segoe UI" w:cs="Segoe UI"/>
          <w:b/>
          <w:bCs/>
        </w:rPr>
        <w:t>Trase</w:t>
      </w:r>
      <w:r w:rsidRPr="00E407D2">
        <w:rPr>
          <w:rFonts w:ascii="Segoe UI" w:hAnsi="Segoe UI" w:cs="Segoe UI"/>
        </w:rPr>
        <w:t>, measures the risk of deforestation associated with a particular supply chain or commodity. The higher the score, the higher the risk.</w:t>
      </w:r>
    </w:p>
    <w:p w14:paraId="17E0785C" w14:textId="77777777" w:rsidR="00E407D2" w:rsidRDefault="00E407D2" w:rsidP="00E407D2">
      <w:pPr>
        <w:numPr>
          <w:ilvl w:val="0"/>
          <w:numId w:val="15"/>
        </w:numPr>
        <w:spacing w:before="0" w:line="240" w:lineRule="auto"/>
        <w:rPr>
          <w:rFonts w:ascii="Segoe UI" w:hAnsi="Segoe UI" w:cs="Segoe UI"/>
        </w:rPr>
      </w:pPr>
      <w:r w:rsidRPr="00E407D2">
        <w:rPr>
          <w:rStyle w:val="Strong"/>
          <w:rFonts w:ascii="Segoe UI" w:hAnsi="Segoe UI" w:cs="Segoe UI"/>
          <w:bdr w:val="single" w:sz="2" w:space="0" w:color="D9D9E3" w:frame="1"/>
        </w:rPr>
        <w:t>GHG Emissions Score (GHGES)</w:t>
      </w:r>
      <w:r w:rsidRPr="00E407D2">
        <w:rPr>
          <w:rFonts w:ascii="Segoe UI" w:hAnsi="Segoe UI" w:cs="Segoe UI"/>
        </w:rPr>
        <w:t xml:space="preserve">: Calculated based on data from </w:t>
      </w:r>
      <w:proofErr w:type="spellStart"/>
      <w:r w:rsidRPr="00E407D2">
        <w:rPr>
          <w:rFonts w:ascii="Segoe UI" w:hAnsi="Segoe UI" w:cs="Segoe UI"/>
          <w:b/>
          <w:bCs/>
        </w:rPr>
        <w:t>Vizzuality</w:t>
      </w:r>
      <w:proofErr w:type="spellEnd"/>
      <w:r w:rsidRPr="00E407D2">
        <w:rPr>
          <w:rFonts w:ascii="Segoe UI" w:hAnsi="Segoe UI" w:cs="Segoe UI"/>
        </w:rPr>
        <w:t xml:space="preserve"> or similar sources, represents the total GHG emissions associated with the supply chain. The higher the score, the higher the emissions.</w:t>
      </w:r>
    </w:p>
    <w:p w14:paraId="73DC8FC9" w14:textId="77777777" w:rsidR="00E407D2" w:rsidRDefault="00E407D2" w:rsidP="00E407D2">
      <w:pPr>
        <w:spacing w:before="0" w:line="240" w:lineRule="auto"/>
        <w:ind w:left="0"/>
        <w:rPr>
          <w:rFonts w:ascii="Segoe UI" w:hAnsi="Segoe UI" w:cs="Segoe UI"/>
        </w:rPr>
      </w:pPr>
    </w:p>
    <w:p w14:paraId="5B47926C" w14:textId="77777777" w:rsidR="00E407D2" w:rsidRPr="00E407D2" w:rsidRDefault="00E407D2" w:rsidP="00E407D2">
      <w:pPr>
        <w:spacing w:before="0" w:line="240" w:lineRule="auto"/>
        <w:ind w:left="0"/>
        <w:rPr>
          <w:rFonts w:ascii="Segoe UI" w:hAnsi="Segoe UI" w:cs="Segoe UI"/>
        </w:rPr>
      </w:pPr>
    </w:p>
    <w:p w14:paraId="19761400" w14:textId="77777777" w:rsidR="00E407D2" w:rsidRPr="00E407D2" w:rsidRDefault="00E407D2" w:rsidP="00E407D2">
      <w:pPr>
        <w:pStyle w:val="Heading4"/>
        <w:rPr>
          <w:rFonts w:ascii="Segoe UI" w:hAnsi="Segoe UI" w:cs="Segoe UI"/>
          <w:b w:val="0"/>
          <w:color w:val="auto"/>
        </w:rPr>
      </w:pPr>
      <w:r w:rsidRPr="00E407D2">
        <w:rPr>
          <w:rFonts w:ascii="Segoe UI" w:hAnsi="Segoe UI" w:cs="Segoe UI"/>
          <w:b w:val="0"/>
          <w:bCs/>
          <w:color w:val="auto"/>
        </w:rPr>
        <w:lastRenderedPageBreak/>
        <w:t>Implementation Steps</w:t>
      </w:r>
    </w:p>
    <w:p w14:paraId="61EA0EC7" w14:textId="77777777" w:rsidR="00E407D2" w:rsidRPr="00E407D2" w:rsidRDefault="00E407D2" w:rsidP="00E407D2">
      <w:pPr>
        <w:pStyle w:val="NormalWeb"/>
        <w:numPr>
          <w:ilvl w:val="0"/>
          <w:numId w:val="16"/>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Identify Supply Chains</w:t>
      </w:r>
      <w:r w:rsidRPr="00E407D2">
        <w:rPr>
          <w:rFonts w:ascii="Segoe UI" w:hAnsi="Segoe UI" w:cs="Segoe UI"/>
        </w:rPr>
        <w:t>: Select the supply chains you wish to evaluate, focusing on those critical to your operations or those in regions known for environmental risks.</w:t>
      </w:r>
    </w:p>
    <w:p w14:paraId="6B45CCC5" w14:textId="77777777" w:rsidR="00E407D2" w:rsidRPr="00E407D2" w:rsidRDefault="00E407D2" w:rsidP="00E407D2">
      <w:pPr>
        <w:pStyle w:val="NormalWeb"/>
        <w:numPr>
          <w:ilvl w:val="0"/>
          <w:numId w:val="16"/>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Collect Data</w:t>
      </w:r>
      <w:r w:rsidRPr="00E407D2">
        <w:rPr>
          <w:rFonts w:ascii="Segoe UI" w:hAnsi="Segoe UI" w:cs="Segoe UI"/>
        </w:rPr>
        <w:t>:</w:t>
      </w:r>
    </w:p>
    <w:p w14:paraId="6FCD91A8" w14:textId="77777777" w:rsidR="00E407D2" w:rsidRPr="00E407D2" w:rsidRDefault="00E407D2" w:rsidP="00E407D2">
      <w:pPr>
        <w:numPr>
          <w:ilvl w:val="1"/>
          <w:numId w:val="16"/>
        </w:numPr>
        <w:spacing w:before="0" w:line="240" w:lineRule="auto"/>
        <w:rPr>
          <w:rFonts w:ascii="Segoe UI" w:hAnsi="Segoe UI" w:cs="Segoe UI"/>
        </w:rPr>
      </w:pPr>
      <w:r w:rsidRPr="00E407D2">
        <w:rPr>
          <w:rFonts w:ascii="Segoe UI" w:hAnsi="Segoe UI" w:cs="Segoe UI"/>
        </w:rPr>
        <w:t>Use Trase to gather data on deforestation risk associated with your selected supply chains.</w:t>
      </w:r>
    </w:p>
    <w:p w14:paraId="3C59D00B" w14:textId="77777777" w:rsidR="00E407D2" w:rsidRPr="00E407D2" w:rsidRDefault="00E407D2" w:rsidP="00E407D2">
      <w:pPr>
        <w:numPr>
          <w:ilvl w:val="1"/>
          <w:numId w:val="16"/>
        </w:numPr>
        <w:spacing w:before="0" w:line="240" w:lineRule="auto"/>
        <w:rPr>
          <w:rFonts w:ascii="Segoe UI" w:hAnsi="Segoe UI" w:cs="Segoe UI"/>
        </w:rPr>
      </w:pPr>
      <w:r w:rsidRPr="00E407D2">
        <w:rPr>
          <w:rFonts w:ascii="Segoe UI" w:hAnsi="Segoe UI" w:cs="Segoe UI"/>
        </w:rPr>
        <w:t xml:space="preserve">Utilize </w:t>
      </w:r>
      <w:proofErr w:type="spellStart"/>
      <w:r w:rsidRPr="00E407D2">
        <w:rPr>
          <w:rFonts w:ascii="Segoe UI" w:hAnsi="Segoe UI" w:cs="Segoe UI"/>
        </w:rPr>
        <w:t>Vizzuality’s</w:t>
      </w:r>
      <w:proofErr w:type="spellEnd"/>
      <w:r w:rsidRPr="00E407D2">
        <w:rPr>
          <w:rFonts w:ascii="Segoe UI" w:hAnsi="Segoe UI" w:cs="Segoe UI"/>
        </w:rPr>
        <w:t xml:space="preserve"> datasets or similar tools to assess the GHG emissions of these supply chains.</w:t>
      </w:r>
    </w:p>
    <w:p w14:paraId="5C8F1321" w14:textId="77777777" w:rsidR="00E407D2" w:rsidRPr="00E407D2" w:rsidRDefault="00E407D2" w:rsidP="00E407D2">
      <w:pPr>
        <w:pStyle w:val="NormalWeb"/>
        <w:numPr>
          <w:ilvl w:val="0"/>
          <w:numId w:val="16"/>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Calculate Scores</w:t>
      </w:r>
      <w:r w:rsidRPr="00E407D2">
        <w:rPr>
          <w:rFonts w:ascii="Segoe UI" w:hAnsi="Segoe UI" w:cs="Segoe UI"/>
        </w:rPr>
        <w:t>:</w:t>
      </w:r>
    </w:p>
    <w:p w14:paraId="77DDD0B8" w14:textId="77777777" w:rsidR="00E407D2" w:rsidRPr="00E407D2" w:rsidRDefault="00E407D2" w:rsidP="00E407D2">
      <w:pPr>
        <w:numPr>
          <w:ilvl w:val="1"/>
          <w:numId w:val="16"/>
        </w:numPr>
        <w:spacing w:before="0" w:line="240" w:lineRule="auto"/>
        <w:rPr>
          <w:rFonts w:ascii="Segoe UI" w:hAnsi="Segoe UI" w:cs="Segoe UI"/>
        </w:rPr>
      </w:pPr>
      <w:r w:rsidRPr="00E407D2">
        <w:rPr>
          <w:rFonts w:ascii="Segoe UI" w:hAnsi="Segoe UI" w:cs="Segoe UI"/>
        </w:rPr>
        <w:t>Assign a Deforestation Risk Score based on the extent of deforestation risk identified.</w:t>
      </w:r>
    </w:p>
    <w:p w14:paraId="139D2D17" w14:textId="77777777" w:rsidR="00E407D2" w:rsidRPr="00E407D2" w:rsidRDefault="00E407D2" w:rsidP="00E407D2">
      <w:pPr>
        <w:numPr>
          <w:ilvl w:val="1"/>
          <w:numId w:val="16"/>
        </w:numPr>
        <w:spacing w:before="0" w:line="240" w:lineRule="auto"/>
        <w:rPr>
          <w:rFonts w:ascii="Segoe UI" w:hAnsi="Segoe UI" w:cs="Segoe UI"/>
        </w:rPr>
      </w:pPr>
      <w:r w:rsidRPr="00E407D2">
        <w:rPr>
          <w:rFonts w:ascii="Segoe UI" w:hAnsi="Segoe UI" w:cs="Segoe UI"/>
        </w:rPr>
        <w:t>Assign a GHG Emissions Score based on the total emissions calculated.</w:t>
      </w:r>
    </w:p>
    <w:p w14:paraId="0FD783C8" w14:textId="77777777" w:rsidR="00E407D2" w:rsidRPr="00E407D2" w:rsidRDefault="00E407D2" w:rsidP="00E407D2">
      <w:pPr>
        <w:pStyle w:val="NormalWeb"/>
        <w:numPr>
          <w:ilvl w:val="0"/>
          <w:numId w:val="16"/>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Evaluate SCS</w:t>
      </w:r>
      <w:r w:rsidRPr="00E407D2">
        <w:rPr>
          <w:rFonts w:ascii="Segoe UI" w:hAnsi="Segoe UI" w:cs="Segoe UI"/>
        </w:rPr>
        <w:t>: Apply the formula to each supply chain to determine its Sustainability Score. Lower scores indicate higher sustainability potential due to lower deforestation risks and GHG emissions.</w:t>
      </w:r>
    </w:p>
    <w:p w14:paraId="59E73A84" w14:textId="77777777" w:rsidR="00E407D2" w:rsidRPr="00E407D2" w:rsidRDefault="00E407D2" w:rsidP="00E407D2">
      <w:pPr>
        <w:pStyle w:val="NormalWeb"/>
        <w:numPr>
          <w:ilvl w:val="0"/>
          <w:numId w:val="16"/>
        </w:numP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Prioritize</w:t>
      </w:r>
      <w:r w:rsidRPr="00E407D2">
        <w:rPr>
          <w:rFonts w:ascii="Segoe UI" w:hAnsi="Segoe UI" w:cs="Segoe UI"/>
        </w:rPr>
        <w:t>: Supply chains with the lowest combined risk and emissions scores should be prioritized for sustainability initiatives, as they represent the best opportunities for impactful environmental improvements.</w:t>
      </w:r>
    </w:p>
    <w:p w14:paraId="7F9781FE" w14:textId="77777777" w:rsidR="00E407D2" w:rsidRPr="00E407D2" w:rsidRDefault="00E407D2" w:rsidP="00E407D2">
      <w:pPr>
        <w:pStyle w:val="Heading3"/>
        <w:pBdr>
          <w:top w:val="single" w:sz="2" w:space="0" w:color="D9D9E3"/>
          <w:left w:val="single" w:sz="2" w:space="0" w:color="D9D9E3"/>
          <w:bottom w:val="single" w:sz="2" w:space="0" w:color="D9D9E3"/>
          <w:right w:val="single" w:sz="2" w:space="0" w:color="D9D9E3"/>
        </w:pBdr>
        <w:rPr>
          <w:rFonts w:ascii="Segoe UI" w:hAnsi="Segoe UI" w:cs="Segoe UI"/>
          <w:color w:val="auto"/>
          <w:sz w:val="30"/>
          <w:szCs w:val="30"/>
        </w:rPr>
      </w:pPr>
      <w:r w:rsidRPr="00E407D2">
        <w:rPr>
          <w:rFonts w:ascii="Segoe UI" w:hAnsi="Segoe UI" w:cs="Segoe UI"/>
          <w:color w:val="auto"/>
          <w:sz w:val="30"/>
          <w:szCs w:val="30"/>
        </w:rPr>
        <w:t>Approach for Identifying Suboptimal Supply Chains</w:t>
      </w:r>
    </w:p>
    <w:p w14:paraId="7262E2E8" w14:textId="77777777" w:rsidR="00E407D2" w:rsidRPr="00E407D2" w:rsidRDefault="00E407D2" w:rsidP="00E407D2">
      <w:pPr>
        <w:pStyle w:val="Heading4"/>
        <w:pBdr>
          <w:top w:val="single" w:sz="2" w:space="0" w:color="D9D9E3"/>
          <w:left w:val="single" w:sz="2" w:space="0" w:color="D9D9E3"/>
          <w:bottom w:val="single" w:sz="2" w:space="0" w:color="D9D9E3"/>
          <w:right w:val="single" w:sz="2" w:space="0" w:color="D9D9E3"/>
        </w:pBdr>
        <w:rPr>
          <w:rFonts w:ascii="Segoe UI" w:hAnsi="Segoe UI" w:cs="Segoe UI"/>
          <w:b w:val="0"/>
          <w:color w:val="auto"/>
          <w:sz w:val="24"/>
          <w:szCs w:val="24"/>
        </w:rPr>
      </w:pPr>
      <w:r w:rsidRPr="00E407D2">
        <w:rPr>
          <w:rFonts w:ascii="Segoe UI" w:hAnsi="Segoe UI" w:cs="Segoe UI"/>
          <w:b w:val="0"/>
          <w:bCs/>
          <w:color w:val="auto"/>
        </w:rPr>
        <w:t>Objective</w:t>
      </w:r>
    </w:p>
    <w:p w14:paraId="56A7E560" w14:textId="642D02B0" w:rsidR="00E407D2" w:rsidRPr="00E407D2" w:rsidRDefault="00E407D2" w:rsidP="00E407D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E407D2">
        <w:rPr>
          <w:rFonts w:ascii="Segoe UI" w:hAnsi="Segoe UI" w:cs="Segoe UI"/>
        </w:rPr>
        <w:t>To identify suboptimal supply chains where the introduction of good practices can enhance efficiency, reduce waste, and lower costs, with sustainability improvements as a natural consequence.</w:t>
      </w:r>
    </w:p>
    <w:p w14:paraId="021780E6" w14:textId="40523BCE" w:rsidR="00E407D2" w:rsidRPr="00E407D2" w:rsidRDefault="00E407D2" w:rsidP="00E407D2">
      <w:pPr>
        <w:pStyle w:val="Heading4"/>
        <w:pBdr>
          <w:top w:val="single" w:sz="2" w:space="0" w:color="D9D9E3"/>
          <w:left w:val="single" w:sz="2" w:space="0" w:color="D9D9E3"/>
          <w:bottom w:val="single" w:sz="2" w:space="0" w:color="D9D9E3"/>
          <w:right w:val="single" w:sz="2" w:space="0" w:color="D9D9E3"/>
        </w:pBdr>
        <w:rPr>
          <w:rFonts w:ascii="Segoe UI" w:hAnsi="Segoe UI" w:cs="Segoe UI"/>
          <w:b w:val="0"/>
          <w:color w:val="auto"/>
        </w:rPr>
      </w:pPr>
      <w:r w:rsidRPr="00E407D2">
        <w:rPr>
          <w:rFonts w:ascii="Segoe UI" w:hAnsi="Segoe UI" w:cs="Segoe UI"/>
          <w:b w:val="0"/>
          <w:bCs/>
          <w:color w:val="auto"/>
        </w:rPr>
        <w:t>Data Sources and Metrics</w:t>
      </w:r>
    </w:p>
    <w:p w14:paraId="5AB8B60B" w14:textId="71FEF719" w:rsidR="00E407D2" w:rsidRPr="00E407D2" w:rsidRDefault="00E407D2" w:rsidP="00E407D2">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Operational Efficiency</w:t>
      </w:r>
      <w:r w:rsidRPr="00E407D2">
        <w:rPr>
          <w:rFonts w:ascii="Segoe UI" w:hAnsi="Segoe UI" w:cs="Segoe UI"/>
        </w:rPr>
        <w:t>: Look for data indicating long lead times, high variability in supply chain processes, and low inventory turnover rates.</w:t>
      </w:r>
    </w:p>
    <w:p w14:paraId="7B2CB091" w14:textId="6EC9A3F2" w:rsidR="00E407D2" w:rsidRPr="00E407D2" w:rsidRDefault="00E407D2" w:rsidP="00E407D2">
      <w:pPr>
        <w:numPr>
          <w:ilvl w:val="1"/>
          <w:numId w:val="17"/>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t>Data Source</w:t>
      </w:r>
      <w:r w:rsidRPr="00E407D2">
        <w:rPr>
          <w:rFonts w:ascii="Segoe UI" w:hAnsi="Segoe UI" w:cs="Segoe UI"/>
        </w:rPr>
        <w:t>: Industry reports, company financial reports available on platforms like EDGAR (for US companies), and supply chain management journals.</w:t>
      </w:r>
    </w:p>
    <w:p w14:paraId="7C7EA315" w14:textId="13387550" w:rsidR="00E407D2" w:rsidRPr="00E407D2" w:rsidRDefault="00E407D2" w:rsidP="00E407D2">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Waste Levels</w:t>
      </w:r>
      <w:r w:rsidRPr="00E407D2">
        <w:rPr>
          <w:rFonts w:ascii="Segoe UI" w:hAnsi="Segoe UI" w:cs="Segoe UI"/>
        </w:rPr>
        <w:t>: Identify supply chains with high levels of waste, including excess inventory, high defect rates, and significant unused resources.</w:t>
      </w:r>
    </w:p>
    <w:p w14:paraId="214358F0" w14:textId="1D31C13F" w:rsidR="00E407D2" w:rsidRPr="00E407D2" w:rsidRDefault="00E407D2" w:rsidP="00E407D2">
      <w:pPr>
        <w:numPr>
          <w:ilvl w:val="1"/>
          <w:numId w:val="17"/>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lastRenderedPageBreak/>
        <w:t>Data Source</w:t>
      </w:r>
      <w:r w:rsidRPr="00E407D2">
        <w:rPr>
          <w:rFonts w:ascii="Segoe UI" w:hAnsi="Segoe UI" w:cs="Segoe UI"/>
        </w:rPr>
        <w:t>: Sustainability reports published by companies, research articles, and databases like the Global Reporting Initiative (GRI).</w:t>
      </w:r>
    </w:p>
    <w:p w14:paraId="2FB7AFDA" w14:textId="499DC7D5" w:rsidR="00E407D2" w:rsidRPr="00E407D2" w:rsidRDefault="00E407D2" w:rsidP="00E407D2">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Cost Metrics</w:t>
      </w:r>
      <w:r w:rsidRPr="00E407D2">
        <w:rPr>
          <w:rFonts w:ascii="Segoe UI" w:hAnsi="Segoe UI" w:cs="Segoe UI"/>
        </w:rPr>
        <w:t>: Focus on supply chains with high operational costs relative to industry benchmarks, including logistics costs, inventory carrying costs, and cost of quality.</w:t>
      </w:r>
    </w:p>
    <w:p w14:paraId="34E20EAB" w14:textId="1FA546A7" w:rsidR="00E407D2" w:rsidRPr="00E407D2" w:rsidRDefault="00E407D2" w:rsidP="00E407D2">
      <w:pPr>
        <w:numPr>
          <w:ilvl w:val="1"/>
          <w:numId w:val="17"/>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t>Data Source</w:t>
      </w:r>
      <w:r w:rsidRPr="00E407D2">
        <w:rPr>
          <w:rFonts w:ascii="Segoe UI" w:hAnsi="Segoe UI" w:cs="Segoe UI"/>
        </w:rPr>
        <w:t>: Industry benchmark reports, open financial databases, and logistics studies.</w:t>
      </w:r>
    </w:p>
    <w:p w14:paraId="5F59931B" w14:textId="3FD1987A" w:rsidR="00E407D2" w:rsidRPr="00E407D2" w:rsidRDefault="00E407D2" w:rsidP="00E407D2">
      <w:pPr>
        <w:pStyle w:val="Heading4"/>
        <w:pBdr>
          <w:top w:val="single" w:sz="2" w:space="0" w:color="D9D9E3"/>
          <w:left w:val="single" w:sz="2" w:space="0" w:color="D9D9E3"/>
          <w:bottom w:val="single" w:sz="2" w:space="0" w:color="D9D9E3"/>
          <w:right w:val="single" w:sz="2" w:space="0" w:color="D9D9E3"/>
        </w:pBdr>
        <w:rPr>
          <w:rFonts w:ascii="Segoe UI" w:hAnsi="Segoe UI" w:cs="Segoe UI"/>
          <w:b w:val="0"/>
          <w:color w:val="auto"/>
        </w:rPr>
      </w:pPr>
      <w:r w:rsidRPr="00E407D2">
        <w:rPr>
          <w:rFonts w:ascii="Segoe UI" w:hAnsi="Segoe UI" w:cs="Segoe UI"/>
          <w:b w:val="0"/>
          <w:bCs/>
          <w:color w:val="auto"/>
        </w:rPr>
        <w:t>Formula for Identifying Suboptimal Supply Chains (ISC)</w:t>
      </w:r>
    </w:p>
    <w:p w14:paraId="0A6D5C9C" w14:textId="6E7A4AF7" w:rsidR="00E407D2" w:rsidRPr="00E407D2" w:rsidRDefault="00E407D2" w:rsidP="00E407D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Pr>
          <w:rFonts w:ascii="Segoe UI" w:hAnsi="Segoe UI" w:cs="Segoe UI"/>
          <w:noProof/>
        </w:rPr>
        <w:drawing>
          <wp:anchor distT="0" distB="0" distL="114300" distR="114300" simplePos="0" relativeHeight="251658240" behindDoc="0" locked="0" layoutInCell="1" allowOverlap="1" wp14:anchorId="653BAD8C" wp14:editId="785F0DAB">
            <wp:simplePos x="0" y="0"/>
            <wp:positionH relativeFrom="margin">
              <wp:posOffset>8279</wp:posOffset>
            </wp:positionH>
            <wp:positionV relativeFrom="paragraph">
              <wp:posOffset>718317</wp:posOffset>
            </wp:positionV>
            <wp:extent cx="5943600" cy="543560"/>
            <wp:effectExtent l="0" t="0" r="0" b="8890"/>
            <wp:wrapThrough wrapText="bothSides">
              <wp:wrapPolygon edited="0">
                <wp:start x="0" y="0"/>
                <wp:lineTo x="0" y="21196"/>
                <wp:lineTo x="21531" y="21196"/>
                <wp:lineTo x="21531" y="0"/>
                <wp:lineTo x="0" y="0"/>
              </wp:wrapPolygon>
            </wp:wrapThrough>
            <wp:docPr id="184646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3560"/>
                    </a:xfrm>
                    <a:prstGeom prst="rect">
                      <a:avLst/>
                    </a:prstGeom>
                    <a:noFill/>
                    <a:ln>
                      <a:noFill/>
                    </a:ln>
                  </pic:spPr>
                </pic:pic>
              </a:graphicData>
            </a:graphic>
          </wp:anchor>
        </w:drawing>
      </w:r>
      <w:r w:rsidRPr="00E407D2">
        <w:rPr>
          <w:rFonts w:ascii="Segoe UI" w:hAnsi="Segoe UI" w:cs="Segoe UI"/>
        </w:rPr>
        <w:t>To quantify the suboptimality of a supply chain, we can use a composite score that considers efficiency, waste, and cost metrics:</w:t>
      </w:r>
      <w:r>
        <w:rPr>
          <w:rFonts w:ascii="Segoe UI" w:hAnsi="Segoe UI" w:cs="Segoe UI"/>
          <w:lang w:val="en-US"/>
        </w:rPr>
        <w:t xml:space="preserve"> </w:t>
      </w:r>
    </w:p>
    <w:p w14:paraId="65AC63EB" w14:textId="77777777" w:rsidR="00E407D2" w:rsidRPr="00E407D2" w:rsidRDefault="00E407D2" w:rsidP="00E407D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sidRPr="00E407D2">
        <w:rPr>
          <w:rFonts w:ascii="Segoe UI" w:hAnsi="Segoe UI" w:cs="Segoe UI"/>
        </w:rPr>
        <w:t>Where:</w:t>
      </w:r>
    </w:p>
    <w:p w14:paraId="21822609" w14:textId="7D98DE3A" w:rsidR="00E407D2" w:rsidRPr="00E407D2" w:rsidRDefault="00E407D2" w:rsidP="00E407D2">
      <w:pPr>
        <w:numPr>
          <w:ilvl w:val="0"/>
          <w:numId w:val="18"/>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Pr>
          <w:rStyle w:val="katex-mathml"/>
          <w:rFonts w:ascii="Tahoma" w:hAnsi="Tahoma" w:cs="Tahoma"/>
          <w:sz w:val="29"/>
          <w:szCs w:val="29"/>
          <w:bdr w:val="none" w:sz="0" w:space="0" w:color="auto" w:frame="1"/>
        </w:rPr>
        <w:t>W</w:t>
      </w:r>
      <w:proofErr w:type="gramStart"/>
      <w:r w:rsidRPr="00E407D2">
        <w:rPr>
          <w:rStyle w:val="katex-mathml"/>
          <w:sz w:val="29"/>
          <w:szCs w:val="29"/>
          <w:bdr w:val="none" w:sz="0" w:space="0" w:color="auto" w:frame="1"/>
        </w:rPr>
        <w:t>1,</w:t>
      </w:r>
      <w:r>
        <w:rPr>
          <w:rStyle w:val="katex-mathml"/>
          <w:rFonts w:ascii="Tahoma" w:hAnsi="Tahoma" w:cs="Tahoma"/>
          <w:sz w:val="29"/>
          <w:szCs w:val="29"/>
          <w:bdr w:val="none" w:sz="0" w:space="0" w:color="auto" w:frame="1"/>
        </w:rPr>
        <w:t>W</w:t>
      </w:r>
      <w:proofErr w:type="gramEnd"/>
      <w:r w:rsidRPr="00E407D2">
        <w:rPr>
          <w:rStyle w:val="katex-mathml"/>
          <w:sz w:val="29"/>
          <w:szCs w:val="29"/>
          <w:bdr w:val="none" w:sz="0" w:space="0" w:color="auto" w:frame="1"/>
        </w:rPr>
        <w:t>2,</w:t>
      </w:r>
      <w:r w:rsidRPr="00E407D2">
        <w:rPr>
          <w:rStyle w:val="vlist-s"/>
          <w:sz w:val="2"/>
          <w:szCs w:val="2"/>
          <w:bdr w:val="single" w:sz="2" w:space="0" w:color="D9D9E3" w:frame="1"/>
        </w:rPr>
        <w:t xml:space="preserve"> ​</w:t>
      </w:r>
      <w:r w:rsidRPr="00E407D2">
        <w:rPr>
          <w:rFonts w:ascii="Segoe UI" w:hAnsi="Segoe UI" w:cs="Segoe UI"/>
        </w:rPr>
        <w:t xml:space="preserve"> </w:t>
      </w:r>
      <w:r>
        <w:rPr>
          <w:rFonts w:ascii="Segoe UI" w:hAnsi="Segoe UI" w:cs="Segoe UI"/>
        </w:rPr>
        <w:t xml:space="preserve">W3 </w:t>
      </w:r>
      <w:r w:rsidRPr="00E407D2">
        <w:rPr>
          <w:rFonts w:ascii="Segoe UI" w:hAnsi="Segoe UI" w:cs="Segoe UI"/>
        </w:rPr>
        <w:t>are the weightings assigned to each metric based on their perceived impact on supply chain performance.</w:t>
      </w:r>
    </w:p>
    <w:p w14:paraId="18F9DDD2" w14:textId="77777777" w:rsidR="00E407D2" w:rsidRPr="00E407D2" w:rsidRDefault="00E407D2" w:rsidP="00E407D2">
      <w:pPr>
        <w:numPr>
          <w:ilvl w:val="0"/>
          <w:numId w:val="18"/>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Fonts w:ascii="Segoe UI" w:hAnsi="Segoe UI" w:cs="Segoe UI"/>
        </w:rPr>
        <w:t>Each score is normalized on a scale from 0 (optimal) to 1 (highly suboptimal).</w:t>
      </w:r>
    </w:p>
    <w:p w14:paraId="44BF7DC2" w14:textId="77777777" w:rsidR="00E407D2" w:rsidRPr="00E407D2" w:rsidRDefault="00E407D2" w:rsidP="00E407D2">
      <w:pPr>
        <w:pStyle w:val="Heading4"/>
        <w:pBdr>
          <w:top w:val="single" w:sz="2" w:space="0" w:color="D9D9E3"/>
          <w:left w:val="single" w:sz="2" w:space="0" w:color="D9D9E3"/>
          <w:bottom w:val="single" w:sz="2" w:space="0" w:color="D9D9E3"/>
          <w:right w:val="single" w:sz="2" w:space="0" w:color="D9D9E3"/>
        </w:pBdr>
        <w:rPr>
          <w:rFonts w:ascii="Segoe UI" w:hAnsi="Segoe UI" w:cs="Segoe UI"/>
          <w:b w:val="0"/>
          <w:color w:val="auto"/>
        </w:rPr>
      </w:pPr>
      <w:r w:rsidRPr="00E407D2">
        <w:rPr>
          <w:rFonts w:ascii="Segoe UI" w:hAnsi="Segoe UI" w:cs="Segoe UI"/>
          <w:b w:val="0"/>
          <w:bCs/>
          <w:color w:val="auto"/>
        </w:rPr>
        <w:t>Implementation Steps</w:t>
      </w:r>
    </w:p>
    <w:p w14:paraId="0148455C" w14:textId="77777777" w:rsidR="00E407D2" w:rsidRPr="00E407D2" w:rsidRDefault="00E407D2" w:rsidP="00E407D2">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Data Collection</w:t>
      </w:r>
      <w:r w:rsidRPr="00E407D2">
        <w:rPr>
          <w:rFonts w:ascii="Segoe UI" w:hAnsi="Segoe UI" w:cs="Segoe UI"/>
        </w:rPr>
        <w:t>: Gather data for the selected metrics from the identified sources for each supply chain under consideration.</w:t>
      </w:r>
    </w:p>
    <w:p w14:paraId="4C9991A5" w14:textId="77777777" w:rsidR="00E407D2" w:rsidRPr="00E407D2" w:rsidRDefault="00E407D2" w:rsidP="00E407D2">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Score Calculation</w:t>
      </w:r>
      <w:r w:rsidRPr="00E407D2">
        <w:rPr>
          <w:rFonts w:ascii="Segoe UI" w:hAnsi="Segoe UI" w:cs="Segoe UI"/>
        </w:rPr>
        <w:t>:</w:t>
      </w:r>
    </w:p>
    <w:p w14:paraId="3A753BC3" w14:textId="77777777" w:rsidR="00E407D2" w:rsidRPr="00E407D2" w:rsidRDefault="00E407D2" w:rsidP="00E407D2">
      <w:pPr>
        <w:numPr>
          <w:ilvl w:val="1"/>
          <w:numId w:val="19"/>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t>Operational Efficiency Score</w:t>
      </w:r>
      <w:r w:rsidRPr="00E407D2">
        <w:rPr>
          <w:rFonts w:ascii="Segoe UI" w:hAnsi="Segoe UI" w:cs="Segoe UI"/>
        </w:rPr>
        <w:t>: Higher scores for longer lead times and lower inventory turnovers.</w:t>
      </w:r>
    </w:p>
    <w:p w14:paraId="3E827E75" w14:textId="77777777" w:rsidR="00E407D2" w:rsidRPr="00E407D2" w:rsidRDefault="00E407D2" w:rsidP="00E407D2">
      <w:pPr>
        <w:numPr>
          <w:ilvl w:val="1"/>
          <w:numId w:val="19"/>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t>Waste Level Score</w:t>
      </w:r>
      <w:r w:rsidRPr="00E407D2">
        <w:rPr>
          <w:rFonts w:ascii="Segoe UI" w:hAnsi="Segoe UI" w:cs="Segoe UI"/>
        </w:rPr>
        <w:t>: Higher scores for higher levels of waste and defects.</w:t>
      </w:r>
    </w:p>
    <w:p w14:paraId="2F3A2772" w14:textId="77777777" w:rsidR="00E407D2" w:rsidRPr="00E407D2" w:rsidRDefault="00E407D2" w:rsidP="00E407D2">
      <w:pPr>
        <w:numPr>
          <w:ilvl w:val="1"/>
          <w:numId w:val="19"/>
        </w:numPr>
        <w:pBdr>
          <w:top w:val="single" w:sz="2" w:space="0" w:color="D9D9E3"/>
          <w:left w:val="single" w:sz="2" w:space="5" w:color="D9D9E3"/>
          <w:bottom w:val="single" w:sz="2" w:space="0" w:color="D9D9E3"/>
          <w:right w:val="single" w:sz="2" w:space="0" w:color="D9D9E3"/>
        </w:pBdr>
        <w:spacing w:before="0" w:line="240" w:lineRule="auto"/>
        <w:rPr>
          <w:rFonts w:ascii="Segoe UI" w:hAnsi="Segoe UI" w:cs="Segoe UI"/>
        </w:rPr>
      </w:pPr>
      <w:r w:rsidRPr="00E407D2">
        <w:rPr>
          <w:rStyle w:val="Strong"/>
          <w:rFonts w:ascii="Segoe UI" w:hAnsi="Segoe UI" w:cs="Segoe UI"/>
          <w:bdr w:val="single" w:sz="2" w:space="0" w:color="D9D9E3" w:frame="1"/>
        </w:rPr>
        <w:t>Cost Metric Score</w:t>
      </w:r>
      <w:r w:rsidRPr="00E407D2">
        <w:rPr>
          <w:rFonts w:ascii="Segoe UI" w:hAnsi="Segoe UI" w:cs="Segoe UI"/>
        </w:rPr>
        <w:t>: Higher scores for costs significantly above industry benchmarks.</w:t>
      </w:r>
    </w:p>
    <w:p w14:paraId="65080B31" w14:textId="77777777" w:rsidR="00E407D2" w:rsidRPr="00E407D2" w:rsidRDefault="00E407D2" w:rsidP="00E407D2">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t>Evaluate ISC</w:t>
      </w:r>
      <w:r w:rsidRPr="00E407D2">
        <w:rPr>
          <w:rFonts w:ascii="Segoe UI" w:hAnsi="Segoe UI" w:cs="Segoe UI"/>
        </w:rPr>
        <w:t>: Apply the formula to calculate the ISC for each supply chain. Higher scores indicate supply chains that are more suboptimal and, therefore, have greater potential for improvement through the implementation of good practices.</w:t>
      </w:r>
    </w:p>
    <w:p w14:paraId="00A23B49" w14:textId="77777777" w:rsidR="00E407D2" w:rsidRPr="00E407D2" w:rsidRDefault="00E407D2" w:rsidP="00E407D2">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E407D2">
        <w:rPr>
          <w:rStyle w:val="Strong"/>
          <w:rFonts w:ascii="Segoe UI" w:hAnsi="Segoe UI" w:cs="Segoe UI"/>
          <w:bdr w:val="single" w:sz="2" w:space="0" w:color="D9D9E3" w:frame="1"/>
        </w:rPr>
        <w:lastRenderedPageBreak/>
        <w:t>Prioritize</w:t>
      </w:r>
      <w:r w:rsidRPr="00E407D2">
        <w:rPr>
          <w:rFonts w:ascii="Segoe UI" w:hAnsi="Segoe UI" w:cs="Segoe UI"/>
        </w:rPr>
        <w:t>: Supply chains with the highest ISC scores should be prioritized for interventions. These are the supply chains where improvements in efficiency, waste reduction, and cost management can significantly increase value and lead to sustainability benefits.</w:t>
      </w:r>
    </w:p>
    <w:p w14:paraId="3709847D" w14:textId="04FFC6D6" w:rsidR="00C856AD" w:rsidRDefault="00C856AD" w:rsidP="00C856AD">
      <w:r>
        <w:rPr>
          <w:lang w:val="en-US"/>
        </w:rPr>
        <w:br/>
      </w:r>
      <w:r>
        <w:rPr>
          <w:lang w:val="en-US"/>
        </w:rPr>
        <w:br/>
      </w:r>
      <w:r>
        <w:t>ANNEX B:</w:t>
      </w:r>
      <w:r>
        <w:br/>
      </w:r>
      <w:r>
        <w:br/>
      </w:r>
      <w:r w:rsidRPr="004C3A6E">
        <w:rPr>
          <w:b/>
          <w:bCs/>
        </w:rPr>
        <w:t>Operational Plan Overview</w:t>
      </w:r>
    </w:p>
    <w:p w14:paraId="032C7147" w14:textId="77777777" w:rsidR="00C856AD" w:rsidRPr="004C3A6E" w:rsidRDefault="00C856AD" w:rsidP="00C856AD">
      <w:pPr>
        <w:pStyle w:val="Heading3"/>
        <w:rPr>
          <w:b w:val="0"/>
        </w:rPr>
      </w:pPr>
      <w:r w:rsidRPr="004C3A6E">
        <w:rPr>
          <w:b w:val="0"/>
        </w:rPr>
        <w:t>Strategic Planning and Decision Making</w:t>
      </w:r>
    </w:p>
    <w:p w14:paraId="5B02574E" w14:textId="77777777" w:rsidR="00C856AD" w:rsidRDefault="00C856AD" w:rsidP="00C856AD">
      <w:r w:rsidRPr="004C3A6E">
        <w:rPr>
          <w:b/>
          <w:bCs/>
        </w:rPr>
        <w:t>Objective</w:t>
      </w:r>
      <w:r>
        <w:t>: To steer VCR towards achieving its mission through effective strategy and decision-making.</w:t>
      </w:r>
    </w:p>
    <w:p w14:paraId="03DC331E" w14:textId="77777777" w:rsidR="00C856AD" w:rsidRDefault="00C856AD" w:rsidP="00C856AD">
      <w:r w:rsidRPr="004C3A6E">
        <w:rPr>
          <w:b/>
          <w:bCs/>
        </w:rPr>
        <w:t>KPI</w:t>
      </w:r>
      <w:r>
        <w:t>: Achievement rate of strategic goals within the set timeframe.</w:t>
      </w:r>
    </w:p>
    <w:p w14:paraId="31A1BFF8" w14:textId="77777777" w:rsidR="00C856AD" w:rsidRDefault="00C856AD" w:rsidP="00C856AD">
      <w:r w:rsidRPr="004C3A6E">
        <w:rPr>
          <w:b/>
          <w:bCs/>
        </w:rPr>
        <w:t>Function</w:t>
      </w:r>
      <w:r>
        <w:t>: Guides the overall direction and strategy of VCR, integrating sustainability deeply into supply chain operations.</w:t>
      </w:r>
    </w:p>
    <w:p w14:paraId="254E5E2B" w14:textId="77777777" w:rsidR="00C856AD" w:rsidRPr="004C3A6E" w:rsidRDefault="00C856AD" w:rsidP="00C856AD">
      <w:pPr>
        <w:rPr>
          <w:b/>
          <w:bCs/>
        </w:rPr>
      </w:pPr>
      <w:r w:rsidRPr="004C3A6E">
        <w:rPr>
          <w:b/>
          <w:bCs/>
        </w:rPr>
        <w:t>Key Roles:</w:t>
      </w:r>
    </w:p>
    <w:p w14:paraId="4A7F5FA0" w14:textId="77777777" w:rsidR="00C856AD" w:rsidRDefault="00C856AD" w:rsidP="00C856AD">
      <w:r w:rsidRPr="004C3A6E">
        <w:rPr>
          <w:b/>
          <w:bCs/>
        </w:rPr>
        <w:t>Executive Director</w:t>
      </w:r>
      <w:r>
        <w:t>: Sets strategic priorities and leads the organization.</w:t>
      </w:r>
    </w:p>
    <w:p w14:paraId="13846C52" w14:textId="77777777" w:rsidR="00C856AD" w:rsidRDefault="00C856AD" w:rsidP="00C856AD">
      <w:r w:rsidRPr="004C3A6E">
        <w:rPr>
          <w:b/>
          <w:bCs/>
        </w:rPr>
        <w:t>Strategy Analysts</w:t>
      </w:r>
      <w:r>
        <w:t>: Conduct market and sustainability trend analyses to inform strategic decisions.</w:t>
      </w:r>
    </w:p>
    <w:p w14:paraId="5A3C4E8B" w14:textId="77777777" w:rsidR="00C856AD" w:rsidRDefault="00C856AD" w:rsidP="00C856AD">
      <w:r w:rsidRPr="004C3A6E">
        <w:rPr>
          <w:b/>
          <w:bCs/>
        </w:rPr>
        <w:t>Tasks</w:t>
      </w:r>
      <w:r>
        <w:t>:</w:t>
      </w:r>
    </w:p>
    <w:p w14:paraId="569E12A5" w14:textId="77777777" w:rsidR="00C856AD" w:rsidRDefault="00C856AD" w:rsidP="00C856AD">
      <w:r>
        <w:t>Develop and periodically review the strategic plan.</w:t>
      </w:r>
    </w:p>
    <w:p w14:paraId="093E3037" w14:textId="77777777" w:rsidR="00C856AD" w:rsidRDefault="00C856AD" w:rsidP="00C856AD">
      <w:r>
        <w:t>Identify and prioritize areas for sustainability impact within supply chains.</w:t>
      </w:r>
    </w:p>
    <w:p w14:paraId="31CC7384" w14:textId="77777777" w:rsidR="00C856AD" w:rsidRDefault="00C856AD" w:rsidP="00C856AD">
      <w:pPr>
        <w:pStyle w:val="Heading3"/>
      </w:pPr>
      <w:r w:rsidRPr="004C3A6E">
        <w:rPr>
          <w:b w:val="0"/>
        </w:rPr>
        <w:t>Research and Development (R&amp;D)</w:t>
      </w:r>
    </w:p>
    <w:p w14:paraId="0B785803" w14:textId="77777777" w:rsidR="00C856AD" w:rsidRDefault="00C856AD" w:rsidP="00C856AD">
      <w:r w:rsidRPr="004C3A6E">
        <w:rPr>
          <w:b/>
          <w:bCs/>
        </w:rPr>
        <w:t>Objective</w:t>
      </w:r>
      <w:r>
        <w:t>: To innovate and develop solutions that enhance the impact of good practices in supply chains, thereby transforming them into models of sustainability and efficiency.</w:t>
      </w:r>
    </w:p>
    <w:p w14:paraId="22D52264" w14:textId="77777777" w:rsidR="00C856AD" w:rsidRDefault="00C856AD" w:rsidP="00C856AD"/>
    <w:p w14:paraId="65950BC0" w14:textId="77777777" w:rsidR="00C856AD" w:rsidRDefault="00C856AD" w:rsidP="00C856AD">
      <w:r>
        <w:lastRenderedPageBreak/>
        <w:t>Key Roles</w:t>
      </w:r>
    </w:p>
    <w:p w14:paraId="21F0B226" w14:textId="77777777" w:rsidR="00C856AD" w:rsidRDefault="00C856AD" w:rsidP="00C856AD">
      <w:r>
        <w:t>R&amp;D Director: Leads the R&amp;D department, setting research priorities that align with VCR's mission to enhance the impact of good practices in supply chains.</w:t>
      </w:r>
    </w:p>
    <w:p w14:paraId="29EF16C6" w14:textId="77777777" w:rsidR="00C856AD" w:rsidRDefault="00C856AD" w:rsidP="00C856AD">
      <w:r>
        <w:t>Sustainability Research Scientists: Conduct research focused on identifying, developing, and refining good practices that can significantly improve supply chain sustainability.</w:t>
      </w:r>
    </w:p>
    <w:p w14:paraId="544981E5" w14:textId="77777777" w:rsidR="00C856AD" w:rsidRDefault="00C856AD" w:rsidP="00C856AD">
      <w:r>
        <w:t>Innovation Engineers: Design and prototype technologies and methodologies that operationalize research findings into practical solutions for supply chains.</w:t>
      </w:r>
    </w:p>
    <w:p w14:paraId="23091179" w14:textId="77777777" w:rsidR="00C856AD" w:rsidRDefault="00C856AD" w:rsidP="00C856AD">
      <w:r>
        <w:t>Project Managers (R&amp;D): Oversee R&amp;D projects from inception through completion, ensuring they stay on track, within budget, and achieve desired outcomes.</w:t>
      </w:r>
    </w:p>
    <w:p w14:paraId="2DF01C49" w14:textId="77777777" w:rsidR="00C856AD" w:rsidRDefault="00C856AD" w:rsidP="00C856AD">
      <w:r>
        <w:t>Tasks</w:t>
      </w:r>
    </w:p>
    <w:p w14:paraId="6F79E160" w14:textId="77777777" w:rsidR="00C856AD" w:rsidRDefault="00C856AD" w:rsidP="00C856AD">
      <w:r>
        <w:t>Research Identification: Identify areas within supply chains where the introduction or enhancement of good practices could lead to significant sustainability improvements.</w:t>
      </w:r>
    </w:p>
    <w:p w14:paraId="31C81D4E" w14:textId="77777777" w:rsidR="00C856AD" w:rsidRDefault="00C856AD" w:rsidP="00C856AD">
      <w:r>
        <w:t>Solution Development: Develop innovative solutions and methodologies that can be implemented in supply chains to promote good practices, reduce environmental impact, and improve efficiency.</w:t>
      </w:r>
    </w:p>
    <w:p w14:paraId="651915DF" w14:textId="77777777" w:rsidR="00C856AD" w:rsidRDefault="00C856AD" w:rsidP="00C856AD">
      <w:r>
        <w:t xml:space="preserve">Prototyping and Testing: Prototype new technologies and </w:t>
      </w:r>
      <w:proofErr w:type="gramStart"/>
      <w:r>
        <w:t>processes, and</w:t>
      </w:r>
      <w:proofErr w:type="gramEnd"/>
      <w:r>
        <w:t xml:space="preserve"> conduct rigorous testing to ensure effectiveness and scalability.</w:t>
      </w:r>
    </w:p>
    <w:p w14:paraId="0E68F25E" w14:textId="77777777" w:rsidR="00C856AD" w:rsidRDefault="00C856AD" w:rsidP="00C856AD">
      <w:r>
        <w:t>Collaboration and Knowledge Sharing: Collaborate with academic institutions, industry partners, and other stakeholders to share knowledge, gather feedback, and refine solutions.</w:t>
      </w:r>
    </w:p>
    <w:p w14:paraId="6B26B844" w14:textId="77777777" w:rsidR="00C856AD" w:rsidRDefault="00C856AD" w:rsidP="00C856AD">
      <w:r>
        <w:t>KPI</w:t>
      </w:r>
    </w:p>
    <w:p w14:paraId="47780AC7" w14:textId="77777777" w:rsidR="00C856AD" w:rsidRDefault="00C856AD" w:rsidP="00C856AD">
      <w:r>
        <w:t>Number of Innovative Solutions Developed: Track the number of new solutions and methodologies developed each year that aim to enhance the impact of good practices in supply chains.</w:t>
      </w:r>
    </w:p>
    <w:p w14:paraId="63425AB8" w14:textId="77777777" w:rsidR="00C856AD" w:rsidRDefault="00C856AD" w:rsidP="00C856AD">
      <w:r>
        <w:t>Impact of Implemented Solutions: Measure the tangible impact of implemented solutions on supply chain sustainability, efficiency, and resilience. SEE CSS SCS ICS -&gt; ANNEX A</w:t>
      </w:r>
    </w:p>
    <w:p w14:paraId="039F2A4D" w14:textId="77777777" w:rsidR="00C856AD" w:rsidRDefault="00C856AD" w:rsidP="00C856AD">
      <w:r>
        <w:t>Adoption Rate by Industry Partners: Monitor the rate at which industry partners adopt the developed solutions, indicating the practical applicability and value of R&amp;D outputs.</w:t>
      </w:r>
    </w:p>
    <w:p w14:paraId="0C267D34" w14:textId="77777777" w:rsidR="00C856AD" w:rsidRPr="004C3A6E" w:rsidRDefault="00C856AD" w:rsidP="00C856AD">
      <w:r>
        <w:lastRenderedPageBreak/>
        <w:t>Publications and Patents: Count the number of research publications and patents filed, reflecting the innovative output and thought leadership of the R&amp;D function.</w:t>
      </w:r>
    </w:p>
    <w:p w14:paraId="3B9DF454" w14:textId="77777777" w:rsidR="00C856AD" w:rsidRDefault="00C856AD" w:rsidP="00C856AD">
      <w:pPr>
        <w:pStyle w:val="Heading3"/>
      </w:pPr>
      <w:r>
        <w:t>Education and Outreach</w:t>
      </w:r>
    </w:p>
    <w:p w14:paraId="35B31C73" w14:textId="79548F9A" w:rsidR="00C856AD" w:rsidRDefault="00C856AD" w:rsidP="00C856AD">
      <w:r>
        <w:t xml:space="preserve">Objective: To raise awareness and educate stakeholders on </w:t>
      </w:r>
      <w:r w:rsidR="00C322D1">
        <w:t>upcycling</w:t>
      </w:r>
      <w:r>
        <w:t xml:space="preserve"> supply chain practices.</w:t>
      </w:r>
    </w:p>
    <w:p w14:paraId="33572AC4" w14:textId="77777777" w:rsidR="00C856AD" w:rsidRDefault="00C856AD" w:rsidP="00C856AD">
      <w:r>
        <w:t>KPI: Engagement level of educational programs and outreach initiatives.</w:t>
      </w:r>
    </w:p>
    <w:p w14:paraId="32106384" w14:textId="77777777" w:rsidR="00C856AD" w:rsidRDefault="00C856AD" w:rsidP="00C856AD">
      <w:r>
        <w:t>Partnership Development</w:t>
      </w:r>
    </w:p>
    <w:p w14:paraId="39C68F47" w14:textId="77777777" w:rsidR="00C856AD" w:rsidRDefault="00C856AD" w:rsidP="00C856AD">
      <w:r>
        <w:t>Objective: To build strategic partnerships that enhance VCR's impact and resource base.</w:t>
      </w:r>
    </w:p>
    <w:p w14:paraId="117365D8" w14:textId="77777777" w:rsidR="00C856AD" w:rsidRDefault="00C856AD" w:rsidP="00C856AD">
      <w:r>
        <w:t>KPI: Number of strategic partnerships formed.</w:t>
      </w:r>
    </w:p>
    <w:p w14:paraId="1316DB26" w14:textId="77777777" w:rsidR="00C856AD" w:rsidRDefault="00C856AD" w:rsidP="009A6CE0">
      <w:pPr>
        <w:pStyle w:val="Heading2"/>
      </w:pPr>
      <w:r>
        <w:t>Technology and Innovation</w:t>
      </w:r>
    </w:p>
    <w:p w14:paraId="6EE205D0" w14:textId="77777777" w:rsidR="00C856AD" w:rsidRDefault="00C856AD" w:rsidP="00C856AD">
      <w:r>
        <w:t>Objective: To leverage technology in advancing sustainability within supply chains.</w:t>
      </w:r>
    </w:p>
    <w:p w14:paraId="7005E190" w14:textId="77777777" w:rsidR="00C856AD" w:rsidRDefault="00C856AD" w:rsidP="00C856AD">
      <w:r>
        <w:t>KPI: Implementation rate of new technologies in supply chain projects.</w:t>
      </w:r>
    </w:p>
    <w:p w14:paraId="2CAB4BD2" w14:textId="77777777" w:rsidR="00C856AD" w:rsidRDefault="00C856AD" w:rsidP="00C856AD">
      <w:r>
        <w:t>Funding Acquisition</w:t>
      </w:r>
    </w:p>
    <w:p w14:paraId="42889087" w14:textId="77777777" w:rsidR="00C856AD" w:rsidRDefault="00C856AD" w:rsidP="00C856AD">
      <w:r>
        <w:t>Objective: To secure financial resources to support VCR's mission and projects.</w:t>
      </w:r>
    </w:p>
    <w:p w14:paraId="0C1D71B3" w14:textId="77777777" w:rsidR="00C856AD" w:rsidRDefault="00C856AD" w:rsidP="00C856AD">
      <w:r>
        <w:t>KPI: Total funds raised versus target.</w:t>
      </w:r>
    </w:p>
    <w:p w14:paraId="609F8DA8" w14:textId="77777777" w:rsidR="00C856AD" w:rsidRDefault="00C856AD" w:rsidP="00C856AD">
      <w:r>
        <w:t>Operations and Project Implementation</w:t>
      </w:r>
    </w:p>
    <w:p w14:paraId="640A579F" w14:textId="77777777" w:rsidR="00C856AD" w:rsidRDefault="00C856AD" w:rsidP="00C856AD">
      <w:r>
        <w:t>Objective: To execute sustainability projects effectively within supply chains.</w:t>
      </w:r>
    </w:p>
    <w:p w14:paraId="7BD056AF" w14:textId="77777777" w:rsidR="00C856AD" w:rsidRDefault="00C856AD" w:rsidP="00C856AD">
      <w:r>
        <w:t>KPI: Success rate of implemented sustainability projects.</w:t>
      </w:r>
    </w:p>
    <w:p w14:paraId="029A754F" w14:textId="77777777" w:rsidR="00C856AD" w:rsidRDefault="00C856AD" w:rsidP="00C856AD">
      <w:r>
        <w:t>Policy Advocacy</w:t>
      </w:r>
    </w:p>
    <w:p w14:paraId="7A930361" w14:textId="31FD8680" w:rsidR="00C856AD" w:rsidRDefault="00C856AD" w:rsidP="00C856AD">
      <w:r>
        <w:t xml:space="preserve">Objective: To influence policy in support of </w:t>
      </w:r>
      <w:r w:rsidR="00C322D1">
        <w:t>upcycling</w:t>
      </w:r>
      <w:r>
        <w:t xml:space="preserve"> supply chain practices.</w:t>
      </w:r>
    </w:p>
    <w:p w14:paraId="74F59C78" w14:textId="77777777" w:rsidR="00C856AD" w:rsidRDefault="00C856AD" w:rsidP="00C856AD">
      <w:r>
        <w:t>KPI: Number of policy changes influenced or initiated.</w:t>
      </w:r>
    </w:p>
    <w:p w14:paraId="0D809EA9" w14:textId="77777777" w:rsidR="00C856AD" w:rsidRDefault="00C856AD" w:rsidP="00C856AD">
      <w:r>
        <w:t>Human Resources and Administration</w:t>
      </w:r>
    </w:p>
    <w:p w14:paraId="1A535EA3" w14:textId="77777777" w:rsidR="00C856AD" w:rsidRDefault="00C856AD" w:rsidP="00C856AD">
      <w:r>
        <w:t>Objective: To support VCR's operational needs and ensure a motivated, engaged team.</w:t>
      </w:r>
    </w:p>
    <w:p w14:paraId="0B625142" w14:textId="77777777" w:rsidR="00C856AD" w:rsidRDefault="00C856AD" w:rsidP="00C856AD">
      <w:r>
        <w:lastRenderedPageBreak/>
        <w:t>KPI: Employee satisfaction and retention rate.</w:t>
      </w:r>
    </w:p>
    <w:p w14:paraId="7906990D" w14:textId="3A16E35D" w:rsidR="1362D8E9" w:rsidRDefault="1362D8E9">
      <w:r>
        <w:br w:type="page"/>
      </w:r>
    </w:p>
    <w:p w14:paraId="05184976" w14:textId="40226BB8" w:rsidR="5D0C66F3" w:rsidRDefault="5D0C66F3" w:rsidP="1362D8E9">
      <w:pPr>
        <w:pStyle w:val="Heading3"/>
        <w:rPr>
          <w:lang w:val="en-US"/>
        </w:rPr>
      </w:pPr>
      <w:r w:rsidRPr="1362D8E9">
        <w:rPr>
          <w:lang w:val="en-US"/>
        </w:rPr>
        <w:lastRenderedPageBreak/>
        <w:t>Promotion of Labor Practices (in the style of FORD)</w:t>
      </w:r>
    </w:p>
    <w:p w14:paraId="4AF06806" w14:textId="5C772055" w:rsidR="5D0C66F3" w:rsidRDefault="3EB54438" w:rsidP="009A6CE0">
      <w:pPr>
        <w:pStyle w:val="Heading2"/>
        <w:rPr>
          <w:i/>
          <w:iCs/>
        </w:rPr>
      </w:pPr>
      <w:r>
        <w:t xml:space="preserve">Simulate and talk about the effect of good practices across all supply chain levels. By ensuring fair wages, safe working conditions, on-time payments and respect for workers' </w:t>
      </w:r>
      <w:r w:rsidRPr="380DFAE7">
        <w:rPr>
          <w:b/>
          <w:bCs/>
        </w:rPr>
        <w:t>ford</w:t>
      </w:r>
      <w:r>
        <w:t xml:space="preserve"> showed us that output can increase and you can turn it into a significant advantage. We need to make sure that there are economic drivers to do ethical practices, otherwise we break “The social contract”. The story of Henry Ford illustrates exactly the paradigm of supply chain, hailed as an innovator for </w:t>
      </w:r>
      <w:r w:rsidR="00C322D1">
        <w:t>upcycling</w:t>
      </w:r>
      <w:r>
        <w:t xml:space="preserve"> business practices, not a lot of people pay attention to the fact that he didn’t do it to be in the “moral right”. He did it, because it was an economic opportunity, and he did it, cold and calculating. He did it, to add more value to his products, his company, his consumer’s lives but especially to his bottom line.</w:t>
      </w:r>
      <w:r w:rsidRPr="380DFAE7">
        <w:rPr>
          <w:i/>
          <w:iCs/>
        </w:rPr>
        <w:t xml:space="preserve"> </w:t>
      </w:r>
    </w:p>
    <w:p w14:paraId="295ADF4A" w14:textId="0FF58CEF" w:rsidR="55D5DDD8" w:rsidRDefault="55D5DDD8" w:rsidP="380DFAE7">
      <w:pPr>
        <w:rPr>
          <w:rFonts w:ascii="Segoe UI" w:eastAsia="Segoe UI" w:hAnsi="Segoe UI" w:cs="Segoe UI"/>
          <w:sz w:val="24"/>
          <w:szCs w:val="24"/>
          <w:lang w:val="nl-NL"/>
        </w:rPr>
      </w:pPr>
      <w:del w:id="85" w:author="Chris Verhoef" w:date="2024-02-11T21:29:00Z">
        <w:r w:rsidDel="009426AF">
          <w:rPr>
            <w:noProof/>
          </w:rPr>
          <mc:AlternateContent>
            <mc:Choice Requires="wpg">
              <w:drawing>
                <wp:inline distT="0" distB="0" distL="0" distR="0" wp14:anchorId="5D612A74" wp14:editId="110FBC16">
                  <wp:extent cx="8803640" cy="3794760"/>
                  <wp:effectExtent l="0" t="0" r="16510" b="15240"/>
                  <wp:docPr id="1314093381" name="Group 26"/>
                  <wp:cNvGraphicFramePr/>
                  <a:graphic xmlns:a="http://schemas.openxmlformats.org/drawingml/2006/main">
                    <a:graphicData uri="http://schemas.microsoft.com/office/word/2010/wordprocessingGroup">
                      <wpg:wgp>
                        <wpg:cNvGrpSpPr/>
                        <wpg:grpSpPr>
                          <a:xfrm>
                            <a:off x="0" y="0"/>
                            <a:ext cx="8803640" cy="3794760"/>
                            <a:chOff x="0" y="0"/>
                            <a:chExt cx="7905750" cy="3407567"/>
                          </a:xfrm>
                        </wpg:grpSpPr>
                        <wps:wsp>
                          <wps:cNvPr id="2" name="Rectangle 2"/>
                          <wps:cNvSpPr/>
                          <wps:spPr>
                            <a:xfrm>
                              <a:off x="1414462" y="1185861"/>
                              <a:ext cx="957263" cy="523875"/>
                            </a:xfrm>
                            <a:prstGeom prst="rect">
                              <a:avLst/>
                            </a:prstGeom>
                            <a:solidFill>
                              <a:schemeClr val="lt1"/>
                            </a:solidFill>
                            <a:ln>
                              <a:solidFill>
                                <a:srgbClr val="000000"/>
                              </a:solidFill>
                            </a:ln>
                          </wps:spPr>
                          <wps:txbx>
                            <w:txbxContent>
                              <w:p w14:paraId="5CB7335F"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 xml:space="preserve">Stakeholder Analysis </w:t>
                                </w:r>
                              </w:p>
                            </w:txbxContent>
                          </wps:txbx>
                          <wps:bodyPr anchor="t"/>
                        </wps:wsp>
                        <wps:wsp>
                          <wps:cNvPr id="3" name="Rectangle 3"/>
                          <wps:cNvSpPr/>
                          <wps:spPr>
                            <a:xfrm>
                              <a:off x="1359693" y="1845468"/>
                              <a:ext cx="1104900" cy="523875"/>
                            </a:xfrm>
                            <a:prstGeom prst="rect">
                              <a:avLst/>
                            </a:prstGeom>
                            <a:solidFill>
                              <a:schemeClr val="lt1"/>
                            </a:solidFill>
                            <a:ln>
                              <a:solidFill>
                                <a:srgbClr val="000000"/>
                              </a:solidFill>
                            </a:ln>
                          </wps:spPr>
                          <wps:txbx>
                            <w:txbxContent>
                              <w:p w14:paraId="55561D14"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Mutual Benefits analysis</w:t>
                                </w:r>
                              </w:p>
                            </w:txbxContent>
                          </wps:txbx>
                          <wps:bodyPr anchor="t"/>
                        </wps:wsp>
                        <wps:wsp>
                          <wps:cNvPr id="4" name="Rectangle 4"/>
                          <wps:cNvSpPr/>
                          <wps:spPr>
                            <a:xfrm>
                              <a:off x="2709862" y="709612"/>
                              <a:ext cx="1228725" cy="619125"/>
                            </a:xfrm>
                            <a:prstGeom prst="rect">
                              <a:avLst/>
                            </a:prstGeom>
                            <a:solidFill>
                              <a:schemeClr val="lt1"/>
                            </a:solidFill>
                            <a:ln>
                              <a:solidFill>
                                <a:srgbClr val="000000"/>
                              </a:solidFill>
                            </a:ln>
                          </wps:spPr>
                          <wps:txbx>
                            <w:txbxContent>
                              <w:p w14:paraId="5595B2B2"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Engagement Plan per potential partner</w:t>
                                </w:r>
                              </w:p>
                            </w:txbxContent>
                          </wps:txbx>
                          <wps:bodyPr anchor="t"/>
                        </wps:wsp>
                        <wps:wsp>
                          <wps:cNvPr id="5" name="Rectangle 5"/>
                          <wps:cNvSpPr/>
                          <wps:spPr>
                            <a:xfrm>
                              <a:off x="2667000" y="1521618"/>
                              <a:ext cx="1314450" cy="323850"/>
                            </a:xfrm>
                            <a:prstGeom prst="rect">
                              <a:avLst/>
                            </a:prstGeom>
                            <a:solidFill>
                              <a:schemeClr val="lt1"/>
                            </a:solidFill>
                            <a:ln>
                              <a:solidFill>
                                <a:srgbClr val="000000"/>
                              </a:solidFill>
                            </a:ln>
                          </wps:spPr>
                          <wps:txbx>
                            <w:txbxContent>
                              <w:p w14:paraId="1C005850"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Networking Events</w:t>
                                </w:r>
                              </w:p>
                            </w:txbxContent>
                          </wps:txbx>
                          <wps:bodyPr anchor="t"/>
                        </wps:wsp>
                        <wps:wsp>
                          <wps:cNvPr id="6" name="Rectangle 6"/>
                          <wps:cNvSpPr/>
                          <wps:spPr>
                            <a:xfrm>
                              <a:off x="2828925" y="1945480"/>
                              <a:ext cx="990600" cy="323850"/>
                            </a:xfrm>
                            <a:prstGeom prst="rect">
                              <a:avLst/>
                            </a:prstGeom>
                            <a:solidFill>
                              <a:schemeClr val="lt1"/>
                            </a:solidFill>
                            <a:ln>
                              <a:solidFill>
                                <a:srgbClr val="000000"/>
                              </a:solidFill>
                            </a:ln>
                          </wps:spPr>
                          <wps:txbx>
                            <w:txbxContent>
                              <w:p w14:paraId="4ACFF2D9"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Hackathons</w:t>
                                </w:r>
                              </w:p>
                            </w:txbxContent>
                          </wps:txbx>
                          <wps:bodyPr anchor="t"/>
                        </wps:wsp>
                        <wps:wsp>
                          <wps:cNvPr id="7" name="Rectangle 7"/>
                          <wps:cNvSpPr/>
                          <wps:spPr>
                            <a:xfrm>
                              <a:off x="2828925" y="2377677"/>
                              <a:ext cx="990600" cy="509587"/>
                            </a:xfrm>
                            <a:prstGeom prst="rect">
                              <a:avLst/>
                            </a:prstGeom>
                            <a:solidFill>
                              <a:schemeClr val="lt1"/>
                            </a:solidFill>
                            <a:ln>
                              <a:solidFill>
                                <a:srgbClr val="000000"/>
                              </a:solidFill>
                            </a:ln>
                          </wps:spPr>
                          <wps:txbx>
                            <w:txbxContent>
                              <w:p w14:paraId="1C6710ED" w14:textId="77777777" w:rsidR="00AD0820" w:rsidRDefault="00000000" w:rsidP="00E52D12">
                                <w:pPr>
                                  <w:spacing w:line="256" w:lineRule="auto"/>
                                  <w:jc w:val="center"/>
                                  <w:rPr>
                                    <w:rFonts w:ascii="Calibri" w:hAnsi="Calibri" w:cs="Calibri"/>
                                    <w:color w:val="000000"/>
                                    <w:lang w:val="en-US"/>
                                  </w:rPr>
                                </w:pPr>
                                <w:proofErr w:type="gramStart"/>
                                <w:r>
                                  <w:rPr>
                                    <w:rFonts w:ascii="Calibri" w:hAnsi="Calibri" w:cs="Calibri"/>
                                    <w:color w:val="000000"/>
                                    <w:lang w:val="en-US"/>
                                  </w:rPr>
                                  <w:t>Social Media</w:t>
                                </w:r>
                                <w:proofErr w:type="gramEnd"/>
                                <w:r>
                                  <w:rPr>
                                    <w:rFonts w:ascii="Calibri" w:hAnsi="Calibri" w:cs="Calibri"/>
                                    <w:color w:val="000000"/>
                                    <w:lang w:val="en-US"/>
                                  </w:rPr>
                                  <w:t xml:space="preserve"> "phishing"</w:t>
                                </w:r>
                              </w:p>
                            </w:txbxContent>
                          </wps:txbx>
                          <wps:bodyPr anchor="t"/>
                        </wps:wsp>
                        <wps:wsp>
                          <wps:cNvPr id="8" name="Rectangle 8"/>
                          <wps:cNvSpPr/>
                          <wps:spPr>
                            <a:xfrm>
                              <a:off x="111918" y="609600"/>
                              <a:ext cx="990600" cy="509587"/>
                            </a:xfrm>
                            <a:prstGeom prst="rect">
                              <a:avLst/>
                            </a:prstGeom>
                            <a:solidFill>
                              <a:schemeClr val="lt1"/>
                            </a:solidFill>
                            <a:ln>
                              <a:solidFill>
                                <a:srgbClr val="000000"/>
                              </a:solidFill>
                            </a:ln>
                          </wps:spPr>
                          <wps:txbx>
                            <w:txbxContent>
                              <w:p w14:paraId="734A4640"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Reverse OSI - THESIS</w:t>
                                </w:r>
                              </w:p>
                            </w:txbxContent>
                          </wps:txbx>
                          <wps:bodyPr anchor="t"/>
                        </wps:wsp>
                        <wps:wsp>
                          <wps:cNvPr id="9" name="Rectangle 9"/>
                          <wps:cNvSpPr/>
                          <wps:spPr>
                            <a:xfrm>
                              <a:off x="111918" y="1173956"/>
                              <a:ext cx="990600" cy="509587"/>
                            </a:xfrm>
                            <a:prstGeom prst="rect">
                              <a:avLst/>
                            </a:prstGeom>
                            <a:solidFill>
                              <a:schemeClr val="lt1"/>
                            </a:solidFill>
                            <a:ln>
                              <a:solidFill>
                                <a:srgbClr val="000000"/>
                              </a:solidFill>
                            </a:ln>
                          </wps:spPr>
                          <wps:txbx>
                            <w:txbxContent>
                              <w:p w14:paraId="6442BF4F"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Social Media Analysis</w:t>
                                </w:r>
                              </w:p>
                            </w:txbxContent>
                          </wps:txbx>
                          <wps:bodyPr anchor="t"/>
                        </wps:wsp>
                        <wps:wsp>
                          <wps:cNvPr id="10" name="Rectangle 10"/>
                          <wps:cNvSpPr/>
                          <wps:spPr>
                            <a:xfrm>
                              <a:off x="254793" y="1800224"/>
                              <a:ext cx="704850" cy="509587"/>
                            </a:xfrm>
                            <a:prstGeom prst="rect">
                              <a:avLst/>
                            </a:prstGeom>
                            <a:solidFill>
                              <a:schemeClr val="lt1"/>
                            </a:solidFill>
                            <a:ln>
                              <a:solidFill>
                                <a:srgbClr val="000000"/>
                              </a:solidFill>
                            </a:ln>
                          </wps:spPr>
                          <wps:txbx>
                            <w:txbxContent>
                              <w:p w14:paraId="607D09B2"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Patreon Network</w:t>
                                </w:r>
                              </w:p>
                            </w:txbxContent>
                          </wps:txbx>
                          <wps:bodyPr anchor="t"/>
                        </wps:wsp>
                        <wps:wsp>
                          <wps:cNvPr id="11" name="Rectangle 11"/>
                          <wps:cNvSpPr/>
                          <wps:spPr>
                            <a:xfrm>
                              <a:off x="0" y="2505075"/>
                              <a:ext cx="1285875" cy="254793"/>
                            </a:xfrm>
                            <a:prstGeom prst="rect">
                              <a:avLst/>
                            </a:prstGeom>
                            <a:solidFill>
                              <a:schemeClr val="accent4">
                                <a:lumMod val="50000"/>
                              </a:schemeClr>
                            </a:solidFill>
                            <a:ln>
                              <a:solidFill>
                                <a:srgbClr val="000000"/>
                              </a:solidFill>
                            </a:ln>
                          </wps:spPr>
                          <wps:txbx>
                            <w:txbxContent>
                              <w:p w14:paraId="6C85C676" w14:textId="77777777" w:rsidR="00AD0820" w:rsidRDefault="00000000" w:rsidP="00E52D12">
                                <w:pPr>
                                  <w:spacing w:line="256" w:lineRule="auto"/>
                                  <w:jc w:val="center"/>
                                  <w:rPr>
                                    <w:rFonts w:ascii="Calibri" w:hAnsi="Calibri" w:cs="Calibri"/>
                                    <w:color w:val="FFFFFF"/>
                                    <w:lang w:val="en-US"/>
                                  </w:rPr>
                                </w:pPr>
                                <w:r>
                                  <w:rPr>
                                    <w:rFonts w:ascii="Calibri" w:hAnsi="Calibri" w:cs="Calibri"/>
                                    <w:color w:val="FFFFFF"/>
                                    <w:lang w:val="en-US"/>
                                  </w:rPr>
                                  <w:t>Global Monitoring</w:t>
                                </w:r>
                              </w:p>
                            </w:txbxContent>
                          </wps:txbx>
                          <wps:bodyPr anchor="t"/>
                        </wps:wsp>
                        <wps:wsp>
                          <wps:cNvPr id="12" name="Rectangle 12"/>
                          <wps:cNvSpPr/>
                          <wps:spPr>
                            <a:xfrm>
                              <a:off x="4233862" y="864393"/>
                              <a:ext cx="1438275" cy="309562"/>
                            </a:xfrm>
                            <a:prstGeom prst="rect">
                              <a:avLst/>
                            </a:prstGeom>
                            <a:solidFill>
                              <a:schemeClr val="lt1"/>
                            </a:solidFill>
                            <a:ln>
                              <a:solidFill>
                                <a:srgbClr val="000000"/>
                              </a:solidFill>
                            </a:ln>
                          </wps:spPr>
                          <wps:txbx>
                            <w:txbxContent>
                              <w:p w14:paraId="5AD06250"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Partner Agreements</w:t>
                                </w:r>
                              </w:p>
                            </w:txbxContent>
                          </wps:txbx>
                          <wps:bodyPr anchor="t"/>
                        </wps:wsp>
                        <wps:wsp>
                          <wps:cNvPr id="13" name="Rectangle 13"/>
                          <wps:cNvSpPr/>
                          <wps:spPr>
                            <a:xfrm>
                              <a:off x="4457700" y="1335881"/>
                              <a:ext cx="990600" cy="509587"/>
                            </a:xfrm>
                            <a:prstGeom prst="rect">
                              <a:avLst/>
                            </a:prstGeom>
                            <a:solidFill>
                              <a:schemeClr val="lt1"/>
                            </a:solidFill>
                            <a:ln>
                              <a:solidFill>
                                <a:srgbClr val="000000"/>
                              </a:solidFill>
                            </a:ln>
                          </wps:spPr>
                          <wps:txbx>
                            <w:txbxContent>
                              <w:p w14:paraId="1E89626A"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Collaborative Projects</w:t>
                                </w:r>
                              </w:p>
                            </w:txbxContent>
                          </wps:txbx>
                          <wps:bodyPr anchor="t"/>
                        </wps:wsp>
                        <wps:wsp>
                          <wps:cNvPr id="14" name="Rectangle 14"/>
                          <wps:cNvSpPr/>
                          <wps:spPr>
                            <a:xfrm>
                              <a:off x="4457700" y="1995487"/>
                              <a:ext cx="990600" cy="509587"/>
                            </a:xfrm>
                            <a:prstGeom prst="rect">
                              <a:avLst/>
                            </a:prstGeom>
                            <a:solidFill>
                              <a:schemeClr val="lt1"/>
                            </a:solidFill>
                            <a:ln>
                              <a:solidFill>
                                <a:srgbClr val="000000"/>
                              </a:solidFill>
                            </a:ln>
                          </wps:spPr>
                          <wps:txbx>
                            <w:txbxContent>
                              <w:p w14:paraId="41CDD27A"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Collaborative Investment</w:t>
                                </w:r>
                              </w:p>
                            </w:txbxContent>
                          </wps:txbx>
                          <wps:bodyPr anchor="t"/>
                        </wps:wsp>
                        <wps:wsp>
                          <wps:cNvPr id="15" name="Rectangle 15"/>
                          <wps:cNvSpPr/>
                          <wps:spPr>
                            <a:xfrm>
                              <a:off x="5876925" y="509587"/>
                              <a:ext cx="1647825" cy="509587"/>
                            </a:xfrm>
                            <a:prstGeom prst="rect">
                              <a:avLst/>
                            </a:prstGeom>
                            <a:solidFill>
                              <a:schemeClr val="lt1"/>
                            </a:solidFill>
                            <a:ln>
                              <a:solidFill>
                                <a:srgbClr val="000000"/>
                              </a:solidFill>
                            </a:ln>
                          </wps:spPr>
                          <wps:txbx>
                            <w:txbxContent>
                              <w:p w14:paraId="3B90D0B1"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Co-Create Research Agendas</w:t>
                                </w:r>
                              </w:p>
                            </w:txbxContent>
                          </wps:txbx>
                          <wps:bodyPr anchor="t"/>
                        </wps:wsp>
                        <wps:wsp>
                          <wps:cNvPr id="16" name="Rectangle 16"/>
                          <wps:cNvSpPr/>
                          <wps:spPr>
                            <a:xfrm>
                              <a:off x="5876925" y="1290637"/>
                              <a:ext cx="1647825" cy="392906"/>
                            </a:xfrm>
                            <a:prstGeom prst="rect">
                              <a:avLst/>
                            </a:prstGeom>
                            <a:solidFill>
                              <a:schemeClr val="lt1"/>
                            </a:solidFill>
                            <a:ln>
                              <a:solidFill>
                                <a:srgbClr val="000000"/>
                              </a:solidFill>
                            </a:ln>
                          </wps:spPr>
                          <wps:txbx>
                            <w:txbxContent>
                              <w:p w14:paraId="6F45ED34"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Real World Testing</w:t>
                                </w:r>
                              </w:p>
                            </w:txbxContent>
                          </wps:txbx>
                          <wps:bodyPr anchor="t"/>
                        </wps:wsp>
                        <wps:wsp>
                          <wps:cNvPr id="17" name="Rectangle 17"/>
                          <wps:cNvSpPr/>
                          <wps:spPr>
                            <a:xfrm>
                              <a:off x="4233862" y="2632471"/>
                              <a:ext cx="3671888" cy="478631"/>
                            </a:xfrm>
                            <a:prstGeom prst="rect">
                              <a:avLst/>
                            </a:prstGeom>
                            <a:solidFill>
                              <a:srgbClr val="ED7D31"/>
                            </a:solidFill>
                            <a:ln>
                              <a:solidFill>
                                <a:srgbClr val="000000"/>
                              </a:solidFill>
                            </a:ln>
                          </wps:spPr>
                          <wps:txbx>
                            <w:txbxContent>
                              <w:p w14:paraId="2C2FB6EF" w14:textId="77777777" w:rsidR="00AD0820" w:rsidRDefault="00000000" w:rsidP="00E52D12">
                                <w:pPr>
                                  <w:spacing w:line="256" w:lineRule="auto"/>
                                  <w:jc w:val="center"/>
                                  <w:rPr>
                                    <w:rFonts w:ascii="Calibri" w:hAnsi="Calibri" w:cs="Calibri"/>
                                    <w:color w:val="000000"/>
                                    <w:lang w:val="en-US"/>
                                  </w:rPr>
                                </w:pPr>
                                <w:proofErr w:type="gramStart"/>
                                <w:r>
                                  <w:rPr>
                                    <w:rFonts w:ascii="Calibri" w:hAnsi="Calibri" w:cs="Calibri"/>
                                    <w:color w:val="000000"/>
                                    <w:lang w:val="en-US"/>
                                  </w:rPr>
                                  <w:t>|  Every</w:t>
                                </w:r>
                                <w:proofErr w:type="gramEnd"/>
                                <w:r>
                                  <w:rPr>
                                    <w:rFonts w:ascii="Calibri" w:hAnsi="Calibri" w:cs="Calibri"/>
                                    <w:color w:val="000000"/>
                                    <w:lang w:val="en-US"/>
                                  </w:rPr>
                                  <w:t xml:space="preserve"> AGILE SCRUM CYCLE: PLANNING - EXECUTING - PRESENTING - FEEDBACK</w:t>
                                </w:r>
                              </w:p>
                            </w:txbxContent>
                          </wps:txbx>
                          <wps:bodyPr anchor="t"/>
                        </wps:wsp>
                        <wps:wsp>
                          <wps:cNvPr id="18" name="Rectangle 18"/>
                          <wps:cNvSpPr/>
                          <wps:spPr>
                            <a:xfrm>
                              <a:off x="254793" y="3014661"/>
                              <a:ext cx="764382" cy="392906"/>
                            </a:xfrm>
                            <a:prstGeom prst="rect">
                              <a:avLst/>
                            </a:prstGeom>
                            <a:solidFill>
                              <a:srgbClr val="ED7D31"/>
                            </a:solidFill>
                            <a:ln>
                              <a:solidFill>
                                <a:srgbClr val="000000"/>
                              </a:solidFill>
                            </a:ln>
                          </wps:spPr>
                          <wps:txbx>
                            <w:txbxContent>
                              <w:p w14:paraId="5F7C2808"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FINDING</w:t>
                                </w:r>
                              </w:p>
                            </w:txbxContent>
                          </wps:txbx>
                          <wps:bodyPr anchor="t"/>
                        </wps:wsp>
                        <wps:wsp>
                          <wps:cNvPr id="19" name="Rectangle 19"/>
                          <wps:cNvSpPr/>
                          <wps:spPr>
                            <a:xfrm>
                              <a:off x="111918" y="0"/>
                              <a:ext cx="990600" cy="509587"/>
                            </a:xfrm>
                            <a:prstGeom prst="rect">
                              <a:avLst/>
                            </a:prstGeom>
                            <a:solidFill>
                              <a:schemeClr val="accent4">
                                <a:lumMod val="50000"/>
                              </a:schemeClr>
                            </a:solidFill>
                            <a:ln>
                              <a:solidFill>
                                <a:srgbClr val="000000"/>
                              </a:solidFill>
                            </a:ln>
                          </wps:spPr>
                          <wps:txbx>
                            <w:txbxContent>
                              <w:p w14:paraId="2AEC873B" w14:textId="77777777" w:rsidR="00AD0820" w:rsidRDefault="00000000" w:rsidP="00E52D12">
                                <w:pPr>
                                  <w:spacing w:line="256" w:lineRule="auto"/>
                                  <w:jc w:val="center"/>
                                  <w:rPr>
                                    <w:rFonts w:ascii="Calibri" w:hAnsi="Calibri" w:cs="Calibri"/>
                                    <w:color w:val="FFFFFF"/>
                                    <w:lang w:val="en-US"/>
                                  </w:rPr>
                                </w:pPr>
                                <w:r>
                                  <w:rPr>
                                    <w:rFonts w:ascii="Calibri" w:hAnsi="Calibri" w:cs="Calibri"/>
                                    <w:color w:val="FFFFFF"/>
                                    <w:lang w:val="en-US"/>
                                  </w:rPr>
                                  <w:t>Reverse OSI - GRANTS</w:t>
                                </w:r>
                              </w:p>
                            </w:txbxContent>
                          </wps:txbx>
                          <wps:bodyPr anchor="t"/>
                        </wps:wsp>
                        <wps:wsp>
                          <wps:cNvPr id="20" name="Rectangle 20"/>
                          <wps:cNvSpPr/>
                          <wps:spPr>
                            <a:xfrm>
                              <a:off x="1493043" y="3014661"/>
                              <a:ext cx="838201" cy="392906"/>
                            </a:xfrm>
                            <a:prstGeom prst="rect">
                              <a:avLst/>
                            </a:prstGeom>
                            <a:solidFill>
                              <a:srgbClr val="ED7D31"/>
                            </a:solidFill>
                            <a:ln>
                              <a:solidFill>
                                <a:srgbClr val="000000"/>
                              </a:solidFill>
                            </a:ln>
                          </wps:spPr>
                          <wps:txbx>
                            <w:txbxContent>
                              <w:p w14:paraId="7756A782"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SELECTING</w:t>
                                </w:r>
                              </w:p>
                            </w:txbxContent>
                          </wps:txbx>
                          <wps:bodyPr anchor="t"/>
                        </wps:wsp>
                        <wps:wsp>
                          <wps:cNvPr id="21" name="Rectangle 21"/>
                          <wps:cNvSpPr/>
                          <wps:spPr>
                            <a:xfrm>
                              <a:off x="2905124" y="3014661"/>
                              <a:ext cx="838201" cy="392906"/>
                            </a:xfrm>
                            <a:prstGeom prst="rect">
                              <a:avLst/>
                            </a:prstGeom>
                            <a:solidFill>
                              <a:srgbClr val="ED7D31"/>
                            </a:solidFill>
                            <a:ln>
                              <a:solidFill>
                                <a:srgbClr val="000000"/>
                              </a:solidFill>
                            </a:ln>
                          </wps:spPr>
                          <wps:txbx>
                            <w:txbxContent>
                              <w:p w14:paraId="08F52AA1"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GETTING</w:t>
                                </w:r>
                              </w:p>
                            </w:txbxContent>
                          </wps:txbx>
                          <wps:bodyPr anchor="t"/>
                        </wps:wsp>
                        <wps:wsp>
                          <wps:cNvPr id="22" name="Straight Arrow Connector 22"/>
                          <wps:cNvCnPr/>
                          <wps:spPr>
                            <a:xfrm rot="5400000" flipV="1">
                              <a:off x="919162" y="576262"/>
                              <a:ext cx="781050" cy="400050"/>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3" name="Straight Arrow Connector 23"/>
                          <wps:cNvCnPr>
                            <a:stCxn id="8" idx="3"/>
                          </wps:cNvCnPr>
                          <wps:spPr>
                            <a:xfrm rot="5400000" flipV="1">
                              <a:off x="1073943" y="892968"/>
                              <a:ext cx="369094" cy="31194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4" name="Straight Arrow Connector 24"/>
                          <wps:cNvCnPr/>
                          <wps:spPr>
                            <a:xfrm>
                              <a:off x="1081087" y="1395412"/>
                              <a:ext cx="314325" cy="285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5" name="Straight Arrow Connector 25"/>
                          <wps:cNvCnPr>
                            <a:stCxn id="10" idx="3"/>
                          </wps:cNvCnPr>
                          <wps:spPr>
                            <a:xfrm rot="5400000" flipH="1" flipV="1">
                              <a:off x="933450" y="1583530"/>
                              <a:ext cx="497681" cy="445294"/>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6" name="Straight Arrow Connector 26"/>
                          <wps:cNvCnPr/>
                          <wps:spPr>
                            <a:xfrm rot="5400000" flipH="1" flipV="1">
                              <a:off x="814387" y="1871662"/>
                              <a:ext cx="809625" cy="485775"/>
                            </a:xfrm>
                            <a:prstGeom prst="straightConnector1">
                              <a:avLst/>
                            </a:prstGeom>
                            <a:ln>
                              <a:solidFill>
                                <a:srgbClr val="4472C4"/>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5D612A74" id="Group 26" o:spid="_x0000_s1026" style="width:693.2pt;height:298.8pt;mso-position-horizontal-relative:char;mso-position-vertical-relative:line" coordsize="79057,34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">
                  <v:rect id="Rectangle 2" o:spid="_x0000_s1027" style="position:absolute;left:14144;top:11858;width:9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5CB7335F"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 xml:space="preserve">Stakeholder Analysis </w:t>
                          </w:r>
                        </w:p>
                      </w:txbxContent>
                    </v:textbox>
                  </v:rect>
                  <v:rect id="Rectangle 3" o:spid="_x0000_s1028" style="position:absolute;left:13596;top:18454;width:1104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55561D14"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Mutual Benefits analysis</w:t>
                          </w:r>
                        </w:p>
                      </w:txbxContent>
                    </v:textbox>
                  </v:rect>
                  <v:rect id="Rectangle 4" o:spid="_x0000_s1029" style="position:absolute;left:27098;top:7096;width:12287;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5595B2B2"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Engagement Plan per potential partner</w:t>
                          </w:r>
                        </w:p>
                      </w:txbxContent>
                    </v:textbox>
                  </v:rect>
                  <v:rect id="Rectangle 5" o:spid="_x0000_s1030" style="position:absolute;left:26670;top:15216;width:13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fillcolor="white [3201]">
                    <v:textbox>
                      <w:txbxContent>
                        <w:p w14:paraId="1C005850" w14:textId="77777777" w:rsidR="00AD0820" w:rsidRDefault="00000000" w:rsidP="00E52D12">
                          <w:pPr>
                            <w:spacing w:line="256" w:lineRule="auto"/>
                            <w:rPr>
                              <w:rFonts w:ascii="Calibri" w:hAnsi="Calibri" w:cs="Calibri"/>
                              <w:color w:val="000000"/>
                              <w:lang w:val="en-US"/>
                            </w:rPr>
                          </w:pPr>
                          <w:r>
                            <w:rPr>
                              <w:rFonts w:ascii="Calibri" w:hAnsi="Calibri" w:cs="Calibri"/>
                              <w:color w:val="000000"/>
                              <w:lang w:val="en-US"/>
                            </w:rPr>
                            <w:t>Networking Events</w:t>
                          </w:r>
                        </w:p>
                      </w:txbxContent>
                    </v:textbox>
                  </v:rect>
                  <v:rect id="Rectangle 6" o:spid="_x0000_s1031" style="position:absolute;left:28289;top:19454;width:990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4ACFF2D9"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Hackathons</w:t>
                          </w:r>
                        </w:p>
                      </w:txbxContent>
                    </v:textbox>
                  </v:rect>
                  <v:rect id="Rectangle 7" o:spid="_x0000_s1032" style="position:absolute;left:28289;top:23776;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" fillcolor="white [3201]">
                    <v:textbox>
                      <w:txbxContent>
                        <w:p w14:paraId="1C6710ED" w14:textId="77777777" w:rsidR="00AD0820" w:rsidRDefault="00000000" w:rsidP="00E52D12">
                          <w:pPr>
                            <w:spacing w:line="256" w:lineRule="auto"/>
                            <w:jc w:val="center"/>
                            <w:rPr>
                              <w:rFonts w:ascii="Calibri" w:hAnsi="Calibri" w:cs="Calibri"/>
                              <w:color w:val="000000"/>
                              <w:lang w:val="en-US"/>
                            </w:rPr>
                          </w:pPr>
                          <w:proofErr w:type="gramStart"/>
                          <w:r>
                            <w:rPr>
                              <w:rFonts w:ascii="Calibri" w:hAnsi="Calibri" w:cs="Calibri"/>
                              <w:color w:val="000000"/>
                              <w:lang w:val="en-US"/>
                            </w:rPr>
                            <w:t>Social Media</w:t>
                          </w:r>
                          <w:proofErr w:type="gramEnd"/>
                          <w:r>
                            <w:rPr>
                              <w:rFonts w:ascii="Calibri" w:hAnsi="Calibri" w:cs="Calibri"/>
                              <w:color w:val="000000"/>
                              <w:lang w:val="en-US"/>
                            </w:rPr>
                            <w:t xml:space="preserve"> "phishing"</w:t>
                          </w:r>
                        </w:p>
                      </w:txbxContent>
                    </v:textbox>
                  </v:rect>
                  <v:rect id="Rectangle 8" o:spid="_x0000_s1033" style="position:absolute;left:1119;top:6096;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" fillcolor="white [3201]">
                    <v:textbox>
                      <w:txbxContent>
                        <w:p w14:paraId="734A4640"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Reverse OSI - THESIS</w:t>
                          </w:r>
                        </w:p>
                      </w:txbxContent>
                    </v:textbox>
                  </v:rect>
                  <v:rect id="Rectangle 9" o:spid="_x0000_s1034" style="position:absolute;left:1119;top:11739;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" fillcolor="white [3201]">
                    <v:textbox>
                      <w:txbxContent>
                        <w:p w14:paraId="6442BF4F"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Social Media Analysis</w:t>
                          </w:r>
                        </w:p>
                      </w:txbxContent>
                    </v:textbox>
                  </v:rect>
                  <v:rect id="Rectangle 10" o:spid="_x0000_s1035" style="position:absolute;left:2547;top:18002;width:7049;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" fillcolor="white [3201]">
                    <v:textbox>
                      <w:txbxContent>
                        <w:p w14:paraId="607D09B2"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Patreon Network</w:t>
                          </w:r>
                        </w:p>
                      </w:txbxContent>
                    </v:textbox>
                  </v:rect>
                  <v:rect id="Rectangle 11" o:spid="_x0000_s1036" style="position:absolute;top:25050;width:12858;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" fillcolor="#3f3151 [1607]">
                    <v:textbox>
                      <w:txbxContent>
                        <w:p w14:paraId="6C85C676" w14:textId="77777777" w:rsidR="00AD0820" w:rsidRDefault="00000000" w:rsidP="00E52D12">
                          <w:pPr>
                            <w:spacing w:line="256" w:lineRule="auto"/>
                            <w:jc w:val="center"/>
                            <w:rPr>
                              <w:rFonts w:ascii="Calibri" w:hAnsi="Calibri" w:cs="Calibri"/>
                              <w:color w:val="FFFFFF"/>
                              <w:lang w:val="en-US"/>
                            </w:rPr>
                          </w:pPr>
                          <w:r>
                            <w:rPr>
                              <w:rFonts w:ascii="Calibri" w:hAnsi="Calibri" w:cs="Calibri"/>
                              <w:color w:val="FFFFFF"/>
                              <w:lang w:val="en-US"/>
                            </w:rPr>
                            <w:t>Global Monitoring</w:t>
                          </w:r>
                        </w:p>
                      </w:txbxContent>
                    </v:textbox>
                  </v:rect>
                  <v:rect id="Rectangle 12" o:spid="_x0000_s1037" style="position:absolute;left:42338;top:8643;width:1438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" fillcolor="white [3201]">
                    <v:textbox>
                      <w:txbxContent>
                        <w:p w14:paraId="5AD06250"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Partner Agreements</w:t>
                          </w:r>
                        </w:p>
                      </w:txbxContent>
                    </v:textbox>
                  </v:rect>
                  <v:rect id="Rectangle 13" o:spid="_x0000_s1038" style="position:absolute;left:44577;top:13358;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" fillcolor="white [3201]">
                    <v:textbox>
                      <w:txbxContent>
                        <w:p w14:paraId="1E89626A"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Collaborative Projects</w:t>
                          </w:r>
                        </w:p>
                      </w:txbxContent>
                    </v:textbox>
                  </v:rect>
                  <v:rect id="Rectangle 14" o:spid="_x0000_s1039" style="position:absolute;left:44577;top:19954;width:9906;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fillcolor="white [3201]">
                    <v:textbox>
                      <w:txbxContent>
                        <w:p w14:paraId="41CDD27A"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Collaborative Investment</w:t>
                          </w:r>
                        </w:p>
                      </w:txbxContent>
                    </v:textbox>
                  </v:rect>
                  <v:rect id="Rectangle 15" o:spid="_x0000_s1040" style="position:absolute;left:58769;top:5095;width:16478;height:5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" fillcolor="white [3201]">
                    <v:textbox>
                      <w:txbxContent>
                        <w:p w14:paraId="3B90D0B1"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Co-Create Research Agendas</w:t>
                          </w:r>
                        </w:p>
                      </w:txbxContent>
                    </v:textbox>
                  </v:rect>
                  <v:rect id="Rectangle 16" o:spid="_x0000_s1041" style="position:absolute;left:58769;top:12906;width:16478;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" fillcolor="white [3201]">
                    <v:textbox>
                      <w:txbxContent>
                        <w:p w14:paraId="6F45ED34"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Real World Testing</w:t>
                          </w:r>
                        </w:p>
                      </w:txbxContent>
                    </v:textbox>
                  </v:rect>
                  <v:rect id="Rectangle 17" o:spid="_x0000_s1042" style="position:absolute;left:42338;top:26324;width:36719;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" fillcolor="#ed7d31">
                    <v:textbox>
                      <w:txbxContent>
                        <w:p w14:paraId="2C2FB6EF" w14:textId="77777777" w:rsidR="00AD0820" w:rsidRDefault="00000000" w:rsidP="00E52D12">
                          <w:pPr>
                            <w:spacing w:line="256" w:lineRule="auto"/>
                            <w:jc w:val="center"/>
                            <w:rPr>
                              <w:rFonts w:ascii="Calibri" w:hAnsi="Calibri" w:cs="Calibri"/>
                              <w:color w:val="000000"/>
                              <w:lang w:val="en-US"/>
                            </w:rPr>
                          </w:pPr>
                          <w:proofErr w:type="gramStart"/>
                          <w:r>
                            <w:rPr>
                              <w:rFonts w:ascii="Calibri" w:hAnsi="Calibri" w:cs="Calibri"/>
                              <w:color w:val="000000"/>
                              <w:lang w:val="en-US"/>
                            </w:rPr>
                            <w:t>|  Every</w:t>
                          </w:r>
                          <w:proofErr w:type="gramEnd"/>
                          <w:r>
                            <w:rPr>
                              <w:rFonts w:ascii="Calibri" w:hAnsi="Calibri" w:cs="Calibri"/>
                              <w:color w:val="000000"/>
                              <w:lang w:val="en-US"/>
                            </w:rPr>
                            <w:t xml:space="preserve"> AGILE SCRUM CYCLE: PLANNING - EXECUTING - PRESENTING - FEEDBACK</w:t>
                          </w:r>
                        </w:p>
                      </w:txbxContent>
                    </v:textbox>
                  </v:rect>
                  <v:rect id="Rectangle 18" o:spid="_x0000_s1043" style="position:absolute;left:2547;top:30146;width:7644;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" fillcolor="#ed7d31">
                    <v:textbox>
                      <w:txbxContent>
                        <w:p w14:paraId="5F7C2808"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FINDING</w:t>
                          </w:r>
                        </w:p>
                      </w:txbxContent>
                    </v:textbox>
                  </v:rect>
                  <v:rect id="Rectangle 19" o:spid="_x0000_s1044" style="position:absolute;left:1119;width:9906;height:5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" fillcolor="#3f3151 [1607]">
                    <v:textbox>
                      <w:txbxContent>
                        <w:p w14:paraId="2AEC873B" w14:textId="77777777" w:rsidR="00AD0820" w:rsidRDefault="00000000" w:rsidP="00E52D12">
                          <w:pPr>
                            <w:spacing w:line="256" w:lineRule="auto"/>
                            <w:jc w:val="center"/>
                            <w:rPr>
                              <w:rFonts w:ascii="Calibri" w:hAnsi="Calibri" w:cs="Calibri"/>
                              <w:color w:val="FFFFFF"/>
                              <w:lang w:val="en-US"/>
                            </w:rPr>
                          </w:pPr>
                          <w:r>
                            <w:rPr>
                              <w:rFonts w:ascii="Calibri" w:hAnsi="Calibri" w:cs="Calibri"/>
                              <w:color w:val="FFFFFF"/>
                              <w:lang w:val="en-US"/>
                            </w:rPr>
                            <w:t>Reverse OSI - GRANTS</w:t>
                          </w:r>
                        </w:p>
                      </w:txbxContent>
                    </v:textbox>
                  </v:rect>
                  <v:rect id="Rectangle 20" o:spid="_x0000_s1045" style="position:absolute;left:14930;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" fillcolor="#ed7d31">
                    <v:textbox>
                      <w:txbxContent>
                        <w:p w14:paraId="7756A782"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SELECTING</w:t>
                          </w:r>
                        </w:p>
                      </w:txbxContent>
                    </v:textbox>
                  </v:rect>
                  <v:rect id="Rectangle 21" o:spid="_x0000_s1046" style="position:absolute;left:29051;top:30146;width:8382;height:3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" fillcolor="#ed7d31">
                    <v:textbox>
                      <w:txbxContent>
                        <w:p w14:paraId="08F52AA1" w14:textId="77777777" w:rsidR="00AD0820" w:rsidRDefault="00000000" w:rsidP="00E52D12">
                          <w:pPr>
                            <w:spacing w:line="256" w:lineRule="auto"/>
                            <w:jc w:val="center"/>
                            <w:rPr>
                              <w:rFonts w:ascii="Calibri" w:hAnsi="Calibri" w:cs="Calibri"/>
                              <w:color w:val="000000"/>
                              <w:lang w:val="en-US"/>
                            </w:rPr>
                          </w:pPr>
                          <w:r>
                            <w:rPr>
                              <w:rFonts w:ascii="Calibri" w:hAnsi="Calibri" w:cs="Calibri"/>
                              <w:color w:val="000000"/>
                              <w:lang w:val="en-US"/>
                            </w:rPr>
                            <w:t>GETTING</w:t>
                          </w:r>
                        </w:p>
                      </w:txbxContent>
                    </v:textbox>
                  </v:rect>
                  <v:shapetype id="_x0000_t32" coordsize="21600,21600" o:spt="32" o:oned="t" path="m,l21600,21600e" filled="f">
                    <v:path arrowok="t" fillok="f" o:connecttype="none"/>
                    <o:lock v:ext="edit" shapetype="t"/>
                  </v:shapetype>
                  <v:shape id="Straight Arrow Connector 22" o:spid="_x0000_s1047" type="#_x0000_t32" style="position:absolute;left:9191;top:5762;width:7811;height:400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" strokecolor="#4472c4">
                    <v:stroke endarrow="block"/>
                  </v:shape>
                  <v:shape id="Straight Arrow Connector 23" o:spid="_x0000_s1048" type="#_x0000_t32" style="position:absolute;left:10739;top:8929;width:3691;height:311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" strokecolor="#4472c4">
                    <v:stroke endarrow="block"/>
                  </v:shape>
                  <v:shape id="Straight Arrow Connector 24" o:spid="_x0000_s1049" type="#_x0000_t32" style="position:absolute;left:10810;top:13954;width:314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" strokecolor="#4472c4">
                    <v:stroke endarrow="block"/>
                  </v:shape>
                  <v:shape id="Straight Arrow Connector 25" o:spid="_x0000_s1050" type="#_x0000_t32" style="position:absolute;left:9334;top:15835;width:4977;height:445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" strokecolor="#4472c4">
                    <v:stroke endarrow="block"/>
                  </v:shape>
                  <v:shape id="Straight Arrow Connector 26" o:spid="_x0000_s1051" type="#_x0000_t32" style="position:absolute;left:8144;top:18716;width:8096;height:48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" strokecolor="#4472c4">
                    <v:stroke endarrow="block"/>
                  </v:shape>
                  <w10:anchorlock/>
                </v:group>
              </w:pict>
            </mc:Fallback>
          </mc:AlternateContent>
        </w:r>
      </w:del>
    </w:p>
    <w:p w14:paraId="35A7564F" w14:textId="1649894B" w:rsidR="5D0C66F3" w:rsidRDefault="5D0C66F3" w:rsidP="1362D8E9">
      <w:pPr>
        <w:pStyle w:val="Heading3"/>
        <w:rPr>
          <w:lang w:val="en-US"/>
        </w:rPr>
      </w:pPr>
      <w:r w:rsidRPr="1362D8E9">
        <w:rPr>
          <w:lang w:val="en-US"/>
        </w:rPr>
        <w:t>Circular Economy Adoption (in the style of ROCKERFELLER)</w:t>
      </w:r>
    </w:p>
    <w:p w14:paraId="7BFEBF08" w14:textId="17622EB8" w:rsidR="5D0C66F3" w:rsidRDefault="5D0C66F3" w:rsidP="009A6CE0">
      <w:pPr>
        <w:pStyle w:val="Heading2"/>
      </w:pPr>
      <w:r>
        <w:t xml:space="preserve">Facilitate the transition towards a circular economy by encouraging the reuse, recycling, and repurposing of materials </w:t>
      </w:r>
      <w:r w:rsidRPr="1362D8E9">
        <w:rPr>
          <w:b/>
          <w:bCs/>
        </w:rPr>
        <w:t>and how this can be used for profit</w:t>
      </w:r>
      <w:r>
        <w:t xml:space="preserve">. Use examples like Rockefeller and the “Queen of Trash” </w:t>
      </w:r>
      <w:r w:rsidRPr="1362D8E9">
        <w:rPr>
          <w:rFonts w:ascii="Arial" w:hAnsi="Arial" w:cs="Arial"/>
          <w:color w:val="000000" w:themeColor="text1"/>
        </w:rPr>
        <w:t>Zhang Yin</w:t>
      </w:r>
      <w:r w:rsidRPr="1362D8E9">
        <w:rPr>
          <w:rFonts w:ascii="Arial" w:hAnsi="Arial" w:cs="Arial"/>
        </w:rPr>
        <w:t>.</w:t>
      </w:r>
      <w:r>
        <w:t xml:space="preserve">  This effort seeks to minimize waste and promote the regeneration of natural systems, </w:t>
      </w:r>
      <w:r w:rsidRPr="1362D8E9">
        <w:rPr>
          <w:u w:val="single"/>
        </w:rPr>
        <w:t xml:space="preserve">trough basic economics, </w:t>
      </w:r>
      <w:r>
        <w:t>thereby adding value to the supply chain while protecting the planet.</w:t>
      </w:r>
    </w:p>
    <w:p w14:paraId="2A1035F6" w14:textId="174942EF" w:rsidR="5D0C66F3" w:rsidRDefault="5D0C66F3" w:rsidP="1362D8E9">
      <w:pPr>
        <w:pStyle w:val="Heading3"/>
      </w:pPr>
      <w:r>
        <w:t>Technology-Driven accountability (in the style of the VOC)</w:t>
      </w:r>
    </w:p>
    <w:p w14:paraId="47727BD3" w14:textId="48C0CE22" w:rsidR="5D0C66F3" w:rsidRDefault="5D0C66F3" w:rsidP="009A6CE0">
      <w:pPr>
        <w:pStyle w:val="Heading2"/>
      </w:pPr>
      <w:r>
        <w:lastRenderedPageBreak/>
        <w:t xml:space="preserve">Utilize advanced traceability technologies to bolster accountability within supply chains. This strategy empowers both consumers and businesses to hold entities accountable for their commitments and to their word. By ensuring that every step of the supply chain can be audited and verified, </w:t>
      </w:r>
      <w:r w:rsidR="00C322D1">
        <w:t>upcycling</w:t>
      </w:r>
      <w:r>
        <w:t xml:space="preserve"> finance can start to take hold. By making the rules semi-equal for everyone, we can allow the </w:t>
      </w:r>
      <w:proofErr w:type="spellStart"/>
      <w:r>
        <w:t>supplychain</w:t>
      </w:r>
      <w:proofErr w:type="spellEnd"/>
      <w:r>
        <w:t xml:space="preserve"> dynamics to make the </w:t>
      </w:r>
      <w:proofErr w:type="spellStart"/>
      <w:r>
        <w:t>supplychain</w:t>
      </w:r>
      <w:proofErr w:type="spellEnd"/>
      <w:r>
        <w:t xml:space="preserve"> more stable and profitable. </w:t>
      </w:r>
    </w:p>
    <w:p w14:paraId="00C8CD2A" w14:textId="69C05C00" w:rsidR="5D0C66F3" w:rsidRDefault="5D0C66F3" w:rsidP="1362D8E9">
      <w:pPr>
        <w:rPr>
          <w:lang w:val="en-US"/>
        </w:rPr>
      </w:pPr>
      <w:r w:rsidRPr="1362D8E9">
        <w:rPr>
          <w:lang w:val="en-US"/>
        </w:rPr>
        <w:t>Effectively VCR can become a 3</w:t>
      </w:r>
      <w:r w:rsidRPr="1362D8E9">
        <w:rPr>
          <w:vertAlign w:val="superscript"/>
          <w:lang w:val="en-US"/>
        </w:rPr>
        <w:t>rd</w:t>
      </w:r>
      <w:r w:rsidRPr="1362D8E9">
        <w:rPr>
          <w:lang w:val="en-US"/>
        </w:rPr>
        <w:t xml:space="preserve"> party neutral distributor of </w:t>
      </w:r>
      <w:proofErr w:type="spellStart"/>
      <w:r w:rsidRPr="1362D8E9">
        <w:rPr>
          <w:lang w:val="en-US"/>
        </w:rPr>
        <w:t>supplychain</w:t>
      </w:r>
      <w:proofErr w:type="spellEnd"/>
      <w:r w:rsidRPr="1362D8E9">
        <w:rPr>
          <w:lang w:val="en-US"/>
        </w:rPr>
        <w:t xml:space="preserve"> software. </w:t>
      </w:r>
    </w:p>
    <w:p w14:paraId="5B653A4F" w14:textId="59E7F169" w:rsidR="5D0C66F3" w:rsidRDefault="5D0C66F3" w:rsidP="1362D8E9">
      <w:pPr>
        <w:pStyle w:val="Heading3"/>
      </w:pPr>
      <w:proofErr w:type="spellStart"/>
      <w:r>
        <w:t>Collabortive</w:t>
      </w:r>
      <w:proofErr w:type="spellEnd"/>
      <w:r>
        <w:t xml:space="preserve"> Innovation Platforms (in the style of a Library) </w:t>
      </w:r>
    </w:p>
    <w:p w14:paraId="5871D964" w14:textId="1D59CC54" w:rsidR="5D0C66F3" w:rsidRDefault="5D0C66F3" w:rsidP="009A6CE0">
      <w:pPr>
        <w:pStyle w:val="Heading2"/>
      </w:pPr>
      <w:r>
        <w:t>Create education and information exchange between businesses, innovators, and researchers and specifical research institutions to develop new solutions for supply chains. These platforms will serve as incubators for ideas that can revolutionize supply chain practices, focusing on sustainability and social good. They should work as a traditional library, where you can come in and find information</w:t>
      </w:r>
      <w:r w:rsidRPr="1362D8E9">
        <w:rPr>
          <w:i/>
          <w:iCs/>
        </w:rPr>
        <w:t>, there might be someone to help you</w:t>
      </w:r>
      <w:r>
        <w:t xml:space="preserve">, but the idea is that you can find it yourself, explore by yourself, and that each book, </w:t>
      </w:r>
      <w:r w:rsidRPr="1362D8E9">
        <w:rPr>
          <w:i/>
          <w:iCs/>
        </w:rPr>
        <w:t>should</w:t>
      </w:r>
      <w:r>
        <w:t xml:space="preserve"> do its own job of explaining itself.</w:t>
      </w:r>
    </w:p>
    <w:p w14:paraId="3E0EF0DA" w14:textId="3E5B3C92" w:rsidR="1362D8E9" w:rsidRDefault="1362D8E9" w:rsidP="1362D8E9"/>
    <w:p w14:paraId="4DEFDB4E" w14:textId="59AF4A29" w:rsidR="1362D8E9" w:rsidRDefault="1362D8E9">
      <w:r>
        <w:br w:type="page"/>
      </w:r>
    </w:p>
    <w:p w14:paraId="69C6FFDB" w14:textId="6DCD8DD1" w:rsidR="00DF0630" w:rsidRPr="00C856AD" w:rsidRDefault="30BA6C9F" w:rsidP="1362D8E9">
      <w:r>
        <w:lastRenderedPageBreak/>
        <w:t xml:space="preserve">ANNEX C: </w:t>
      </w:r>
    </w:p>
    <w:tbl>
      <w:tblPr>
        <w:tblW w:w="0" w:type="auto"/>
        <w:tblLayout w:type="fixed"/>
        <w:tblLook w:val="06A0" w:firstRow="1" w:lastRow="0" w:firstColumn="1" w:lastColumn="0" w:noHBand="1" w:noVBand="1"/>
      </w:tblPr>
      <w:tblGrid>
        <w:gridCol w:w="2275"/>
        <w:gridCol w:w="2134"/>
        <w:gridCol w:w="4951"/>
      </w:tblGrid>
      <w:tr w:rsidR="1362D8E9" w14:paraId="1BC9E44C" w14:textId="77777777" w:rsidTr="380DFAE7">
        <w:trPr>
          <w:trHeight w:val="300"/>
        </w:trPr>
        <w:tc>
          <w:tcPr>
            <w:tcW w:w="2275" w:type="dxa"/>
            <w:vAlign w:val="bottom"/>
          </w:tcPr>
          <w:p w14:paraId="26534FE3" w14:textId="629EA94E" w:rsidR="1362D8E9" w:rsidRDefault="1362D8E9" w:rsidP="1362D8E9">
            <w:pPr>
              <w:spacing w:before="0"/>
            </w:pPr>
            <w:r>
              <w:t>Digital Tools and Platforms</w:t>
            </w:r>
          </w:p>
        </w:tc>
        <w:tc>
          <w:tcPr>
            <w:tcW w:w="2134" w:type="dxa"/>
            <w:vAlign w:val="bottom"/>
          </w:tcPr>
          <w:p w14:paraId="7FEEFB46" w14:textId="5F93F34C" w:rsidR="1362D8E9" w:rsidRDefault="1362D8E9" w:rsidP="1362D8E9">
            <w:pPr>
              <w:spacing w:before="0"/>
            </w:pPr>
            <w:r>
              <w:t>Trello</w:t>
            </w:r>
          </w:p>
        </w:tc>
        <w:tc>
          <w:tcPr>
            <w:tcW w:w="4951" w:type="dxa"/>
            <w:vAlign w:val="bottom"/>
          </w:tcPr>
          <w:p w14:paraId="39069D40" w14:textId="33304505" w:rsidR="1362D8E9" w:rsidRDefault="1362D8E9" w:rsidP="1362D8E9">
            <w:pPr>
              <w:spacing w:before="0"/>
            </w:pPr>
            <w:r>
              <w:t>Visual project management tool for organizing tasks and projects.</w:t>
            </w:r>
          </w:p>
        </w:tc>
      </w:tr>
      <w:tr w:rsidR="1362D8E9" w14:paraId="51D5D256" w14:textId="77777777" w:rsidTr="380DFAE7">
        <w:trPr>
          <w:trHeight w:val="300"/>
        </w:trPr>
        <w:tc>
          <w:tcPr>
            <w:tcW w:w="2275" w:type="dxa"/>
            <w:vAlign w:val="bottom"/>
          </w:tcPr>
          <w:p w14:paraId="3F412C80" w14:textId="0E442DB9" w:rsidR="1362D8E9" w:rsidRDefault="1362D8E9" w:rsidP="1362D8E9">
            <w:pPr>
              <w:spacing w:before="0"/>
            </w:pPr>
            <w:r>
              <w:t>Digital Tools and Platforms</w:t>
            </w:r>
          </w:p>
        </w:tc>
        <w:tc>
          <w:tcPr>
            <w:tcW w:w="2134" w:type="dxa"/>
            <w:vAlign w:val="bottom"/>
          </w:tcPr>
          <w:p w14:paraId="261D1B7A" w14:textId="14E220E7" w:rsidR="1362D8E9" w:rsidRDefault="1362D8E9" w:rsidP="1362D8E9">
            <w:pPr>
              <w:spacing w:before="0"/>
            </w:pPr>
            <w:r>
              <w:t>Asana</w:t>
            </w:r>
          </w:p>
        </w:tc>
        <w:tc>
          <w:tcPr>
            <w:tcW w:w="4951" w:type="dxa"/>
            <w:vAlign w:val="bottom"/>
          </w:tcPr>
          <w:p w14:paraId="02CEC3BC" w14:textId="52386C66" w:rsidR="1362D8E9" w:rsidRDefault="1362D8E9" w:rsidP="1362D8E9">
            <w:pPr>
              <w:spacing w:before="0"/>
            </w:pPr>
            <w:r>
              <w:t>Project management software for team collaboration.</w:t>
            </w:r>
          </w:p>
        </w:tc>
      </w:tr>
      <w:tr w:rsidR="1362D8E9" w14:paraId="40E7A816" w14:textId="77777777" w:rsidTr="380DFAE7">
        <w:trPr>
          <w:trHeight w:val="300"/>
        </w:trPr>
        <w:tc>
          <w:tcPr>
            <w:tcW w:w="2275" w:type="dxa"/>
            <w:vAlign w:val="bottom"/>
          </w:tcPr>
          <w:p w14:paraId="64957BBD" w14:textId="1D94D116" w:rsidR="1362D8E9" w:rsidRDefault="1362D8E9" w:rsidP="1362D8E9">
            <w:pPr>
              <w:spacing w:before="0"/>
            </w:pPr>
            <w:r>
              <w:t>Digital Tools and Platforms</w:t>
            </w:r>
          </w:p>
        </w:tc>
        <w:tc>
          <w:tcPr>
            <w:tcW w:w="2134" w:type="dxa"/>
            <w:vAlign w:val="bottom"/>
          </w:tcPr>
          <w:p w14:paraId="174A9085" w14:textId="34D42D21" w:rsidR="1362D8E9" w:rsidRDefault="1362D8E9" w:rsidP="1362D8E9">
            <w:pPr>
              <w:spacing w:before="0"/>
            </w:pPr>
            <w:r>
              <w:t>Jira</w:t>
            </w:r>
          </w:p>
        </w:tc>
        <w:tc>
          <w:tcPr>
            <w:tcW w:w="4951" w:type="dxa"/>
            <w:vAlign w:val="bottom"/>
          </w:tcPr>
          <w:p w14:paraId="3D936D35" w14:textId="4C407174" w:rsidR="1362D8E9" w:rsidRDefault="1362D8E9" w:rsidP="1362D8E9">
            <w:pPr>
              <w:spacing w:before="0"/>
            </w:pPr>
            <w:r>
              <w:t>Project tracking tool for software development projects.</w:t>
            </w:r>
          </w:p>
        </w:tc>
      </w:tr>
      <w:tr w:rsidR="1362D8E9" w14:paraId="695CF5F1" w14:textId="77777777" w:rsidTr="380DFAE7">
        <w:trPr>
          <w:trHeight w:val="300"/>
        </w:trPr>
        <w:tc>
          <w:tcPr>
            <w:tcW w:w="2275" w:type="dxa"/>
            <w:vAlign w:val="bottom"/>
          </w:tcPr>
          <w:p w14:paraId="56050207" w14:textId="19976799" w:rsidR="1362D8E9" w:rsidRDefault="1362D8E9" w:rsidP="1362D8E9">
            <w:pPr>
              <w:spacing w:before="0"/>
            </w:pPr>
            <w:r>
              <w:t>Digital Tools and Platforms</w:t>
            </w:r>
          </w:p>
        </w:tc>
        <w:tc>
          <w:tcPr>
            <w:tcW w:w="2134" w:type="dxa"/>
            <w:vAlign w:val="bottom"/>
          </w:tcPr>
          <w:p w14:paraId="2CEF84C3" w14:textId="3C1A4AB3" w:rsidR="1362D8E9" w:rsidRDefault="1362D8E9" w:rsidP="1362D8E9">
            <w:pPr>
              <w:spacing w:before="0"/>
            </w:pPr>
            <w:r>
              <w:t>Amazon Web Services (AWS)</w:t>
            </w:r>
          </w:p>
        </w:tc>
        <w:tc>
          <w:tcPr>
            <w:tcW w:w="4951" w:type="dxa"/>
            <w:vAlign w:val="bottom"/>
          </w:tcPr>
          <w:p w14:paraId="5DFA6F9D" w14:textId="38127371" w:rsidR="1362D8E9" w:rsidRDefault="1362D8E9" w:rsidP="1362D8E9">
            <w:pPr>
              <w:spacing w:before="0"/>
            </w:pPr>
            <w:r>
              <w:t>Scalable cloud computing services.</w:t>
            </w:r>
          </w:p>
        </w:tc>
      </w:tr>
      <w:tr w:rsidR="1362D8E9" w14:paraId="2897E303" w14:textId="77777777" w:rsidTr="380DFAE7">
        <w:trPr>
          <w:trHeight w:val="300"/>
        </w:trPr>
        <w:tc>
          <w:tcPr>
            <w:tcW w:w="2275" w:type="dxa"/>
            <w:vAlign w:val="bottom"/>
          </w:tcPr>
          <w:p w14:paraId="2123BE80" w14:textId="5DDF3E5D" w:rsidR="1362D8E9" w:rsidRDefault="1362D8E9" w:rsidP="1362D8E9">
            <w:pPr>
              <w:spacing w:before="0"/>
            </w:pPr>
            <w:r>
              <w:t>Digital Tools and Platforms</w:t>
            </w:r>
          </w:p>
        </w:tc>
        <w:tc>
          <w:tcPr>
            <w:tcW w:w="2134" w:type="dxa"/>
            <w:vAlign w:val="bottom"/>
          </w:tcPr>
          <w:p w14:paraId="028B2D82" w14:textId="3EAA01DA" w:rsidR="1362D8E9" w:rsidRDefault="1362D8E9" w:rsidP="1362D8E9">
            <w:pPr>
              <w:spacing w:before="0"/>
            </w:pPr>
            <w:r>
              <w:t>Google Cloud Platform</w:t>
            </w:r>
          </w:p>
        </w:tc>
        <w:tc>
          <w:tcPr>
            <w:tcW w:w="4951" w:type="dxa"/>
            <w:vAlign w:val="bottom"/>
          </w:tcPr>
          <w:p w14:paraId="59C4366E" w14:textId="404D6232" w:rsidR="1362D8E9" w:rsidRDefault="1362D8E9" w:rsidP="1362D8E9">
            <w:pPr>
              <w:spacing w:before="0"/>
            </w:pPr>
            <w:r>
              <w:t>Cloud computing services for storage and computing power.</w:t>
            </w:r>
          </w:p>
        </w:tc>
      </w:tr>
      <w:tr w:rsidR="1362D8E9" w14:paraId="55562029" w14:textId="77777777" w:rsidTr="380DFAE7">
        <w:trPr>
          <w:trHeight w:val="300"/>
        </w:trPr>
        <w:tc>
          <w:tcPr>
            <w:tcW w:w="2275" w:type="dxa"/>
            <w:vAlign w:val="bottom"/>
          </w:tcPr>
          <w:p w14:paraId="39830673" w14:textId="0A01B063" w:rsidR="1362D8E9" w:rsidRDefault="1362D8E9" w:rsidP="1362D8E9">
            <w:pPr>
              <w:spacing w:before="0"/>
            </w:pPr>
            <w:r>
              <w:t>Digital Tools and Platforms</w:t>
            </w:r>
          </w:p>
        </w:tc>
        <w:tc>
          <w:tcPr>
            <w:tcW w:w="2134" w:type="dxa"/>
            <w:vAlign w:val="bottom"/>
          </w:tcPr>
          <w:p w14:paraId="73FA982B" w14:textId="37952FE4" w:rsidR="1362D8E9" w:rsidRDefault="1362D8E9" w:rsidP="1362D8E9">
            <w:pPr>
              <w:spacing w:before="0"/>
            </w:pPr>
            <w:r>
              <w:t>Microsoft Azure</w:t>
            </w:r>
          </w:p>
        </w:tc>
        <w:tc>
          <w:tcPr>
            <w:tcW w:w="4951" w:type="dxa"/>
            <w:vAlign w:val="bottom"/>
          </w:tcPr>
          <w:p w14:paraId="53511101" w14:textId="71150331" w:rsidR="1362D8E9" w:rsidRDefault="1362D8E9" w:rsidP="1362D8E9">
            <w:pPr>
              <w:spacing w:before="0"/>
            </w:pPr>
            <w:r>
              <w:t>Cloud computing service for building</w:t>
            </w:r>
          </w:p>
        </w:tc>
      </w:tr>
      <w:tr w:rsidR="1362D8E9" w14:paraId="4375B27D" w14:textId="77777777" w:rsidTr="380DFAE7">
        <w:trPr>
          <w:trHeight w:val="300"/>
        </w:trPr>
        <w:tc>
          <w:tcPr>
            <w:tcW w:w="2275" w:type="dxa"/>
            <w:vAlign w:val="bottom"/>
          </w:tcPr>
          <w:p w14:paraId="354A8A18" w14:textId="03A666BB" w:rsidR="1362D8E9" w:rsidRDefault="1362D8E9" w:rsidP="1362D8E9">
            <w:pPr>
              <w:spacing w:before="0"/>
            </w:pPr>
            <w:r>
              <w:t>Data Analytics Platforms</w:t>
            </w:r>
          </w:p>
        </w:tc>
        <w:tc>
          <w:tcPr>
            <w:tcW w:w="2134" w:type="dxa"/>
            <w:vAlign w:val="bottom"/>
          </w:tcPr>
          <w:p w14:paraId="42B07909" w14:textId="40C2C46D" w:rsidR="1362D8E9" w:rsidRDefault="1362D8E9" w:rsidP="1362D8E9">
            <w:pPr>
              <w:spacing w:before="0"/>
            </w:pPr>
            <w:r>
              <w:t>Apache Hadoop</w:t>
            </w:r>
          </w:p>
        </w:tc>
        <w:tc>
          <w:tcPr>
            <w:tcW w:w="4951" w:type="dxa"/>
            <w:vAlign w:val="bottom"/>
          </w:tcPr>
          <w:p w14:paraId="58AA0896" w14:textId="13AC850E" w:rsidR="1362D8E9" w:rsidRDefault="1362D8E9" w:rsidP="1362D8E9">
            <w:pPr>
              <w:spacing w:before="0"/>
            </w:pPr>
            <w:r>
              <w:t>Framework for distributed storage and processing of big data sets.</w:t>
            </w:r>
          </w:p>
        </w:tc>
      </w:tr>
      <w:tr w:rsidR="1362D8E9" w14:paraId="78EA03DD" w14:textId="77777777" w:rsidTr="380DFAE7">
        <w:trPr>
          <w:trHeight w:val="300"/>
        </w:trPr>
        <w:tc>
          <w:tcPr>
            <w:tcW w:w="2275" w:type="dxa"/>
            <w:vAlign w:val="bottom"/>
          </w:tcPr>
          <w:p w14:paraId="6459D6C2" w14:textId="58315CC7" w:rsidR="1362D8E9" w:rsidRDefault="1362D8E9" w:rsidP="1362D8E9">
            <w:pPr>
              <w:spacing w:before="0"/>
            </w:pPr>
            <w:r>
              <w:t>Data Analytics Platforms</w:t>
            </w:r>
          </w:p>
        </w:tc>
        <w:tc>
          <w:tcPr>
            <w:tcW w:w="2134" w:type="dxa"/>
            <w:vAlign w:val="bottom"/>
          </w:tcPr>
          <w:p w14:paraId="4EACF2A6" w14:textId="4E9C7E88" w:rsidR="1362D8E9" w:rsidRDefault="1362D8E9" w:rsidP="1362D8E9">
            <w:pPr>
              <w:spacing w:before="0"/>
            </w:pPr>
            <w:r>
              <w:t>Spark</w:t>
            </w:r>
          </w:p>
        </w:tc>
        <w:tc>
          <w:tcPr>
            <w:tcW w:w="4951" w:type="dxa"/>
            <w:vAlign w:val="bottom"/>
          </w:tcPr>
          <w:p w14:paraId="4348B0E9" w14:textId="4B95DF51" w:rsidR="1362D8E9" w:rsidRDefault="1362D8E9" w:rsidP="1362D8E9">
            <w:pPr>
              <w:spacing w:before="0"/>
            </w:pPr>
            <w:r>
              <w:t>Fast and general engine for big data processing.</w:t>
            </w:r>
          </w:p>
        </w:tc>
      </w:tr>
      <w:tr w:rsidR="1362D8E9" w14:paraId="09972564" w14:textId="77777777" w:rsidTr="380DFAE7">
        <w:trPr>
          <w:trHeight w:val="300"/>
        </w:trPr>
        <w:tc>
          <w:tcPr>
            <w:tcW w:w="2275" w:type="dxa"/>
            <w:vAlign w:val="bottom"/>
          </w:tcPr>
          <w:p w14:paraId="68A4FD75" w14:textId="3F7E2C4D" w:rsidR="1362D8E9" w:rsidRDefault="1362D8E9" w:rsidP="1362D8E9">
            <w:pPr>
              <w:spacing w:before="0"/>
            </w:pPr>
            <w:r>
              <w:t>Data Analytics Platforms</w:t>
            </w:r>
          </w:p>
        </w:tc>
        <w:tc>
          <w:tcPr>
            <w:tcW w:w="2134" w:type="dxa"/>
            <w:vAlign w:val="bottom"/>
          </w:tcPr>
          <w:p w14:paraId="76260F55" w14:textId="000F40CD" w:rsidR="1362D8E9" w:rsidRDefault="1362D8E9" w:rsidP="1362D8E9">
            <w:pPr>
              <w:spacing w:before="0"/>
            </w:pPr>
            <w:r>
              <w:t>R</w:t>
            </w:r>
          </w:p>
        </w:tc>
        <w:tc>
          <w:tcPr>
            <w:tcW w:w="4951" w:type="dxa"/>
            <w:vAlign w:val="bottom"/>
          </w:tcPr>
          <w:p w14:paraId="48CFC4B3" w14:textId="32D8A735" w:rsidR="1362D8E9" w:rsidRDefault="1362D8E9" w:rsidP="1362D8E9">
            <w:pPr>
              <w:spacing w:before="0"/>
            </w:pPr>
            <w:r>
              <w:t>Statistical computing and graphics software.</w:t>
            </w:r>
          </w:p>
        </w:tc>
      </w:tr>
      <w:tr w:rsidR="1362D8E9" w14:paraId="467EC86E" w14:textId="77777777" w:rsidTr="380DFAE7">
        <w:trPr>
          <w:trHeight w:val="300"/>
        </w:trPr>
        <w:tc>
          <w:tcPr>
            <w:tcW w:w="2275" w:type="dxa"/>
            <w:vAlign w:val="bottom"/>
          </w:tcPr>
          <w:p w14:paraId="691C5EDE" w14:textId="50B34414" w:rsidR="1362D8E9" w:rsidRDefault="1362D8E9" w:rsidP="1362D8E9">
            <w:pPr>
              <w:spacing w:before="0"/>
            </w:pPr>
            <w:r>
              <w:t>Data Analytics Platforms</w:t>
            </w:r>
          </w:p>
        </w:tc>
        <w:tc>
          <w:tcPr>
            <w:tcW w:w="2134" w:type="dxa"/>
            <w:vAlign w:val="bottom"/>
          </w:tcPr>
          <w:p w14:paraId="439A3173" w14:textId="653392A4" w:rsidR="1362D8E9" w:rsidRDefault="1362D8E9" w:rsidP="1362D8E9">
            <w:pPr>
              <w:spacing w:before="0"/>
            </w:pPr>
            <w:r>
              <w:t>Python with Pandas and NumPy</w:t>
            </w:r>
          </w:p>
        </w:tc>
        <w:tc>
          <w:tcPr>
            <w:tcW w:w="4951" w:type="dxa"/>
            <w:vAlign w:val="bottom"/>
          </w:tcPr>
          <w:p w14:paraId="128F5FD4" w14:textId="435BCB8B" w:rsidR="1362D8E9" w:rsidRDefault="1362D8E9" w:rsidP="1362D8E9">
            <w:pPr>
              <w:spacing w:before="0"/>
            </w:pPr>
            <w:r>
              <w:t>Programming language with libraries for data analysis and manipulation.</w:t>
            </w:r>
          </w:p>
        </w:tc>
      </w:tr>
      <w:tr w:rsidR="1362D8E9" w14:paraId="6C045748" w14:textId="77777777" w:rsidTr="380DFAE7">
        <w:trPr>
          <w:trHeight w:val="300"/>
        </w:trPr>
        <w:tc>
          <w:tcPr>
            <w:tcW w:w="2275" w:type="dxa"/>
            <w:vAlign w:val="bottom"/>
          </w:tcPr>
          <w:p w14:paraId="5621794F" w14:textId="74945403" w:rsidR="1362D8E9" w:rsidRDefault="1362D8E9" w:rsidP="1362D8E9">
            <w:pPr>
              <w:spacing w:before="0"/>
            </w:pPr>
            <w:r>
              <w:t>Data Analytics Platforms</w:t>
            </w:r>
          </w:p>
        </w:tc>
        <w:tc>
          <w:tcPr>
            <w:tcW w:w="2134" w:type="dxa"/>
            <w:vAlign w:val="bottom"/>
          </w:tcPr>
          <w:p w14:paraId="3ABCB444" w14:textId="42630FFF" w:rsidR="1362D8E9" w:rsidRDefault="1362D8E9" w:rsidP="1362D8E9">
            <w:pPr>
              <w:spacing w:before="0"/>
            </w:pPr>
            <w:r>
              <w:t>SPSS</w:t>
            </w:r>
          </w:p>
        </w:tc>
        <w:tc>
          <w:tcPr>
            <w:tcW w:w="4951" w:type="dxa"/>
            <w:vAlign w:val="bottom"/>
          </w:tcPr>
          <w:p w14:paraId="2835AA1C" w14:textId="4F91B5AC" w:rsidR="1362D8E9" w:rsidRDefault="1362D8E9" w:rsidP="1362D8E9">
            <w:pPr>
              <w:spacing w:before="0"/>
            </w:pPr>
            <w:r>
              <w:t>Software for statistical analysis.</w:t>
            </w:r>
          </w:p>
        </w:tc>
      </w:tr>
      <w:tr w:rsidR="1362D8E9" w14:paraId="4B37C8C3" w14:textId="77777777" w:rsidTr="380DFAE7">
        <w:trPr>
          <w:trHeight w:val="300"/>
        </w:trPr>
        <w:tc>
          <w:tcPr>
            <w:tcW w:w="2275" w:type="dxa"/>
            <w:vAlign w:val="bottom"/>
          </w:tcPr>
          <w:p w14:paraId="69D38361" w14:textId="08CE7407" w:rsidR="1362D8E9" w:rsidRDefault="1362D8E9" w:rsidP="1362D8E9">
            <w:pPr>
              <w:spacing w:before="0"/>
            </w:pPr>
            <w:r>
              <w:t>Data Analytics Platforms</w:t>
            </w:r>
          </w:p>
        </w:tc>
        <w:tc>
          <w:tcPr>
            <w:tcW w:w="2134" w:type="dxa"/>
            <w:vAlign w:val="bottom"/>
          </w:tcPr>
          <w:p w14:paraId="528A0AD6" w14:textId="153C1E18" w:rsidR="1362D8E9" w:rsidRDefault="1362D8E9" w:rsidP="1362D8E9">
            <w:pPr>
              <w:spacing w:before="0"/>
            </w:pPr>
            <w:r>
              <w:t>Stata</w:t>
            </w:r>
          </w:p>
        </w:tc>
        <w:tc>
          <w:tcPr>
            <w:tcW w:w="4951" w:type="dxa"/>
            <w:vAlign w:val="bottom"/>
          </w:tcPr>
          <w:p w14:paraId="0747336E" w14:textId="663FA8C4" w:rsidR="1362D8E9" w:rsidRDefault="1362D8E9" w:rsidP="1362D8E9">
            <w:pPr>
              <w:spacing w:before="0"/>
            </w:pPr>
            <w:r>
              <w:t>Statistical software for data analysis</w:t>
            </w:r>
          </w:p>
        </w:tc>
      </w:tr>
      <w:tr w:rsidR="1362D8E9" w14:paraId="57ACC9E1" w14:textId="77777777" w:rsidTr="380DFAE7">
        <w:trPr>
          <w:trHeight w:val="300"/>
        </w:trPr>
        <w:tc>
          <w:tcPr>
            <w:tcW w:w="2275" w:type="dxa"/>
            <w:vAlign w:val="bottom"/>
          </w:tcPr>
          <w:p w14:paraId="7E7735BB" w14:textId="56B99587" w:rsidR="1362D8E9" w:rsidRDefault="1362D8E9" w:rsidP="1362D8E9">
            <w:pPr>
              <w:spacing w:before="0"/>
            </w:pPr>
            <w:r>
              <w:t>Data Analytics Platforms</w:t>
            </w:r>
          </w:p>
        </w:tc>
        <w:tc>
          <w:tcPr>
            <w:tcW w:w="2134" w:type="dxa"/>
            <w:vAlign w:val="bottom"/>
          </w:tcPr>
          <w:p w14:paraId="7EC0977C" w14:textId="31D67E71" w:rsidR="1362D8E9" w:rsidRDefault="1362D8E9" w:rsidP="1362D8E9">
            <w:pPr>
              <w:spacing w:before="0"/>
            </w:pPr>
            <w:r>
              <w:t>Tableau</w:t>
            </w:r>
          </w:p>
        </w:tc>
        <w:tc>
          <w:tcPr>
            <w:tcW w:w="4951" w:type="dxa"/>
            <w:vAlign w:val="bottom"/>
          </w:tcPr>
          <w:p w14:paraId="2EE614E3" w14:textId="0965AFB2" w:rsidR="1362D8E9" w:rsidRDefault="1362D8E9" w:rsidP="1362D8E9">
            <w:pPr>
              <w:spacing w:before="0"/>
            </w:pPr>
            <w:r>
              <w:t>Data visualization tool for business intelligence.</w:t>
            </w:r>
          </w:p>
        </w:tc>
      </w:tr>
      <w:tr w:rsidR="1362D8E9" w14:paraId="5747EF98" w14:textId="77777777" w:rsidTr="380DFAE7">
        <w:trPr>
          <w:trHeight w:val="300"/>
        </w:trPr>
        <w:tc>
          <w:tcPr>
            <w:tcW w:w="2275" w:type="dxa"/>
            <w:vAlign w:val="bottom"/>
          </w:tcPr>
          <w:p w14:paraId="4C2D269A" w14:textId="30239952" w:rsidR="1362D8E9" w:rsidRDefault="1362D8E9" w:rsidP="1362D8E9">
            <w:pPr>
              <w:spacing w:before="0"/>
            </w:pPr>
            <w:r>
              <w:t>Data Analytics Platforms</w:t>
            </w:r>
          </w:p>
        </w:tc>
        <w:tc>
          <w:tcPr>
            <w:tcW w:w="2134" w:type="dxa"/>
            <w:vAlign w:val="bottom"/>
          </w:tcPr>
          <w:p w14:paraId="0DDEA3EC" w14:textId="15CF8733" w:rsidR="1362D8E9" w:rsidRDefault="1362D8E9" w:rsidP="1362D8E9">
            <w:pPr>
              <w:spacing w:before="0"/>
            </w:pPr>
            <w:r>
              <w:t>Power BI</w:t>
            </w:r>
          </w:p>
        </w:tc>
        <w:tc>
          <w:tcPr>
            <w:tcW w:w="4951" w:type="dxa"/>
            <w:vAlign w:val="bottom"/>
          </w:tcPr>
          <w:p w14:paraId="38DBA35B" w14:textId="05E89734" w:rsidR="1362D8E9" w:rsidRDefault="1362D8E9" w:rsidP="1362D8E9">
            <w:pPr>
              <w:spacing w:before="0"/>
            </w:pPr>
            <w:r>
              <w:t>Business analytics service for data visualization.</w:t>
            </w:r>
          </w:p>
        </w:tc>
      </w:tr>
      <w:tr w:rsidR="1362D8E9" w14:paraId="2BC7FB57" w14:textId="77777777" w:rsidTr="380DFAE7">
        <w:trPr>
          <w:trHeight w:val="300"/>
        </w:trPr>
        <w:tc>
          <w:tcPr>
            <w:tcW w:w="2275" w:type="dxa"/>
            <w:vAlign w:val="bottom"/>
          </w:tcPr>
          <w:p w14:paraId="6B1F0385" w14:textId="433849DF" w:rsidR="1362D8E9" w:rsidRDefault="1362D8E9" w:rsidP="1362D8E9">
            <w:pPr>
              <w:spacing w:before="0"/>
            </w:pPr>
            <w:r>
              <w:t>Data Analytics Platforms</w:t>
            </w:r>
          </w:p>
        </w:tc>
        <w:tc>
          <w:tcPr>
            <w:tcW w:w="2134" w:type="dxa"/>
            <w:vAlign w:val="bottom"/>
          </w:tcPr>
          <w:p w14:paraId="282E557E" w14:textId="7FBCC06E" w:rsidR="1362D8E9" w:rsidRDefault="1362D8E9" w:rsidP="1362D8E9">
            <w:pPr>
              <w:spacing w:before="0"/>
            </w:pPr>
            <w:r>
              <w:t>Google Data Studio</w:t>
            </w:r>
          </w:p>
        </w:tc>
        <w:tc>
          <w:tcPr>
            <w:tcW w:w="4951" w:type="dxa"/>
            <w:vAlign w:val="bottom"/>
          </w:tcPr>
          <w:p w14:paraId="40F68C2E" w14:textId="3035252B" w:rsidR="1362D8E9" w:rsidRDefault="1362D8E9" w:rsidP="1362D8E9">
            <w:pPr>
              <w:spacing w:before="0"/>
            </w:pPr>
            <w:r>
              <w:t>Data visualization and reporting tool.</w:t>
            </w:r>
          </w:p>
        </w:tc>
      </w:tr>
      <w:tr w:rsidR="1362D8E9" w14:paraId="3A896A8C" w14:textId="77777777" w:rsidTr="380DFAE7">
        <w:trPr>
          <w:trHeight w:val="300"/>
        </w:trPr>
        <w:tc>
          <w:tcPr>
            <w:tcW w:w="2275" w:type="dxa"/>
            <w:vAlign w:val="bottom"/>
          </w:tcPr>
          <w:p w14:paraId="4B91CD7C" w14:textId="1BE449C8" w:rsidR="1362D8E9" w:rsidRDefault="1362D8E9" w:rsidP="1362D8E9">
            <w:pPr>
              <w:spacing w:before="0"/>
            </w:pPr>
            <w:r>
              <w:t>Global Research Networks Access</w:t>
            </w:r>
          </w:p>
        </w:tc>
        <w:tc>
          <w:tcPr>
            <w:tcW w:w="2134" w:type="dxa"/>
            <w:vAlign w:val="bottom"/>
          </w:tcPr>
          <w:p w14:paraId="6E4393FA" w14:textId="7379D754" w:rsidR="1362D8E9" w:rsidRDefault="1362D8E9" w:rsidP="1362D8E9">
            <w:pPr>
              <w:spacing w:before="0"/>
            </w:pPr>
            <w:r>
              <w:t>Google Scholar</w:t>
            </w:r>
          </w:p>
        </w:tc>
        <w:tc>
          <w:tcPr>
            <w:tcW w:w="4951" w:type="dxa"/>
            <w:vAlign w:val="bottom"/>
          </w:tcPr>
          <w:p w14:paraId="526292B3" w14:textId="2AD4E32B" w:rsidR="1362D8E9" w:rsidRDefault="1362D8E9" w:rsidP="1362D8E9">
            <w:pPr>
              <w:spacing w:before="0"/>
            </w:pPr>
            <w:r>
              <w:t>Search engine for scholarly literature.</w:t>
            </w:r>
          </w:p>
        </w:tc>
      </w:tr>
      <w:tr w:rsidR="1362D8E9" w14:paraId="5723558D" w14:textId="77777777" w:rsidTr="380DFAE7">
        <w:trPr>
          <w:trHeight w:val="300"/>
        </w:trPr>
        <w:tc>
          <w:tcPr>
            <w:tcW w:w="2275" w:type="dxa"/>
            <w:vAlign w:val="bottom"/>
          </w:tcPr>
          <w:p w14:paraId="45FC5713" w14:textId="4269010C" w:rsidR="1362D8E9" w:rsidRDefault="1362D8E9" w:rsidP="1362D8E9">
            <w:pPr>
              <w:spacing w:before="0"/>
            </w:pPr>
            <w:r>
              <w:lastRenderedPageBreak/>
              <w:t>Global Research Networks Access</w:t>
            </w:r>
          </w:p>
        </w:tc>
        <w:tc>
          <w:tcPr>
            <w:tcW w:w="2134" w:type="dxa"/>
            <w:vAlign w:val="bottom"/>
          </w:tcPr>
          <w:p w14:paraId="2089C23B" w14:textId="36B7C2D3" w:rsidR="1362D8E9" w:rsidRDefault="1362D8E9" w:rsidP="1362D8E9">
            <w:pPr>
              <w:spacing w:before="0"/>
            </w:pPr>
            <w:r>
              <w:t>Web of Science</w:t>
            </w:r>
          </w:p>
        </w:tc>
        <w:tc>
          <w:tcPr>
            <w:tcW w:w="4951" w:type="dxa"/>
            <w:vAlign w:val="bottom"/>
          </w:tcPr>
          <w:p w14:paraId="03B6284B" w14:textId="0C5B19E0" w:rsidR="1362D8E9" w:rsidRDefault="1362D8E9" w:rsidP="1362D8E9">
            <w:pPr>
              <w:spacing w:before="0"/>
            </w:pPr>
            <w:r>
              <w:t>Comprehensive research platform.</w:t>
            </w:r>
          </w:p>
        </w:tc>
      </w:tr>
      <w:tr w:rsidR="1362D8E9" w14:paraId="29F4BF89" w14:textId="77777777" w:rsidTr="380DFAE7">
        <w:trPr>
          <w:trHeight w:val="300"/>
        </w:trPr>
        <w:tc>
          <w:tcPr>
            <w:tcW w:w="2275" w:type="dxa"/>
            <w:vAlign w:val="bottom"/>
          </w:tcPr>
          <w:p w14:paraId="2CBA40D7" w14:textId="4E1388C3" w:rsidR="1362D8E9" w:rsidRDefault="1362D8E9" w:rsidP="1362D8E9">
            <w:pPr>
              <w:spacing w:before="0"/>
            </w:pPr>
            <w:r>
              <w:t>Global Research Networks Access</w:t>
            </w:r>
          </w:p>
        </w:tc>
        <w:tc>
          <w:tcPr>
            <w:tcW w:w="2134" w:type="dxa"/>
            <w:vAlign w:val="bottom"/>
          </w:tcPr>
          <w:p w14:paraId="4EBC4919" w14:textId="5D2B846E" w:rsidR="1362D8E9" w:rsidRDefault="1362D8E9" w:rsidP="1362D8E9">
            <w:pPr>
              <w:spacing w:before="0"/>
            </w:pPr>
            <w:r>
              <w:t>Scopus</w:t>
            </w:r>
          </w:p>
        </w:tc>
        <w:tc>
          <w:tcPr>
            <w:tcW w:w="4951" w:type="dxa"/>
            <w:vAlign w:val="bottom"/>
          </w:tcPr>
          <w:p w14:paraId="2458A5D1" w14:textId="2FD66386" w:rsidR="1362D8E9" w:rsidRDefault="1362D8E9" w:rsidP="1362D8E9">
            <w:pPr>
              <w:spacing w:before="0"/>
            </w:pPr>
            <w:r>
              <w:t>Abstract and citation database of peer-reviewed literature.</w:t>
            </w:r>
          </w:p>
        </w:tc>
      </w:tr>
      <w:tr w:rsidR="1362D8E9" w14:paraId="516AA15F" w14:textId="77777777" w:rsidTr="380DFAE7">
        <w:trPr>
          <w:trHeight w:val="300"/>
        </w:trPr>
        <w:tc>
          <w:tcPr>
            <w:tcW w:w="2275" w:type="dxa"/>
            <w:vAlign w:val="bottom"/>
          </w:tcPr>
          <w:p w14:paraId="61C5B2AC" w14:textId="707F3D53" w:rsidR="1362D8E9" w:rsidRDefault="1362D8E9" w:rsidP="1362D8E9">
            <w:pPr>
              <w:spacing w:before="0"/>
            </w:pPr>
            <w:r>
              <w:t>Global Research Networks Access</w:t>
            </w:r>
          </w:p>
        </w:tc>
        <w:tc>
          <w:tcPr>
            <w:tcW w:w="2134" w:type="dxa"/>
            <w:vAlign w:val="bottom"/>
          </w:tcPr>
          <w:p w14:paraId="21590D36" w14:textId="0844F889" w:rsidR="1362D8E9" w:rsidRDefault="1362D8E9" w:rsidP="1362D8E9">
            <w:pPr>
              <w:spacing w:before="0"/>
            </w:pPr>
            <w:proofErr w:type="spellStart"/>
            <w:r>
              <w:t>arXiv</w:t>
            </w:r>
            <w:proofErr w:type="spellEnd"/>
          </w:p>
        </w:tc>
        <w:tc>
          <w:tcPr>
            <w:tcW w:w="4951" w:type="dxa"/>
            <w:vAlign w:val="bottom"/>
          </w:tcPr>
          <w:p w14:paraId="6E1A7A6C" w14:textId="2EE35D11" w:rsidR="1362D8E9" w:rsidRDefault="1362D8E9" w:rsidP="1362D8E9">
            <w:pPr>
              <w:spacing w:before="0"/>
            </w:pPr>
            <w:r>
              <w:t>Open access repository of scientific papers.</w:t>
            </w:r>
          </w:p>
        </w:tc>
      </w:tr>
      <w:tr w:rsidR="1362D8E9" w14:paraId="03BB17F7" w14:textId="77777777" w:rsidTr="380DFAE7">
        <w:trPr>
          <w:trHeight w:val="300"/>
        </w:trPr>
        <w:tc>
          <w:tcPr>
            <w:tcW w:w="2275" w:type="dxa"/>
            <w:vAlign w:val="bottom"/>
          </w:tcPr>
          <w:p w14:paraId="4DC86825" w14:textId="775CA44C" w:rsidR="1362D8E9" w:rsidRDefault="1362D8E9" w:rsidP="1362D8E9">
            <w:pPr>
              <w:spacing w:before="0"/>
            </w:pPr>
            <w:r>
              <w:t>Global Research Networks Access</w:t>
            </w:r>
          </w:p>
        </w:tc>
        <w:tc>
          <w:tcPr>
            <w:tcW w:w="2134" w:type="dxa"/>
            <w:vAlign w:val="bottom"/>
          </w:tcPr>
          <w:p w14:paraId="5DEA4000" w14:textId="6CA6478E" w:rsidR="1362D8E9" w:rsidRDefault="1362D8E9" w:rsidP="1362D8E9">
            <w:pPr>
              <w:spacing w:before="0"/>
            </w:pPr>
            <w:r>
              <w:t>PubMed Central</w:t>
            </w:r>
          </w:p>
        </w:tc>
        <w:tc>
          <w:tcPr>
            <w:tcW w:w="4951" w:type="dxa"/>
            <w:vAlign w:val="bottom"/>
          </w:tcPr>
          <w:p w14:paraId="01B822B7" w14:textId="411E2A8E" w:rsidR="1362D8E9" w:rsidRDefault="1362D8E9" w:rsidP="1362D8E9">
            <w:pPr>
              <w:spacing w:before="0"/>
            </w:pPr>
            <w:r>
              <w:t>Free full-text archive of biomedical and life sciences journal literature.</w:t>
            </w:r>
          </w:p>
        </w:tc>
      </w:tr>
      <w:tr w:rsidR="1362D8E9" w14:paraId="4F2FCC3C" w14:textId="77777777" w:rsidTr="380DFAE7">
        <w:trPr>
          <w:trHeight w:val="300"/>
        </w:trPr>
        <w:tc>
          <w:tcPr>
            <w:tcW w:w="2275" w:type="dxa"/>
            <w:vAlign w:val="bottom"/>
          </w:tcPr>
          <w:p w14:paraId="48D1ACB7" w14:textId="3F7163A6" w:rsidR="1362D8E9" w:rsidRDefault="1362D8E9" w:rsidP="1362D8E9">
            <w:pPr>
              <w:spacing w:before="0"/>
            </w:pPr>
            <w:r>
              <w:t>Global Research Networks Access</w:t>
            </w:r>
          </w:p>
        </w:tc>
        <w:tc>
          <w:tcPr>
            <w:tcW w:w="2134" w:type="dxa"/>
            <w:vAlign w:val="bottom"/>
          </w:tcPr>
          <w:p w14:paraId="1E0F6189" w14:textId="13252715" w:rsidR="1362D8E9" w:rsidRDefault="1362D8E9" w:rsidP="1362D8E9">
            <w:pPr>
              <w:spacing w:before="0"/>
            </w:pPr>
            <w:r>
              <w:t>SSRN</w:t>
            </w:r>
          </w:p>
        </w:tc>
        <w:tc>
          <w:tcPr>
            <w:tcW w:w="4951" w:type="dxa"/>
            <w:vAlign w:val="bottom"/>
          </w:tcPr>
          <w:p w14:paraId="50599653" w14:textId="74B875D7" w:rsidR="1362D8E9" w:rsidRDefault="1362D8E9" w:rsidP="1362D8E9">
            <w:pPr>
              <w:spacing w:before="0"/>
            </w:pPr>
            <w:r>
              <w:t>Repository for research in the social sciences and humanities.</w:t>
            </w:r>
          </w:p>
        </w:tc>
      </w:tr>
      <w:tr w:rsidR="1362D8E9" w14:paraId="0541C794" w14:textId="77777777" w:rsidTr="380DFAE7">
        <w:trPr>
          <w:trHeight w:val="300"/>
        </w:trPr>
        <w:tc>
          <w:tcPr>
            <w:tcW w:w="2275" w:type="dxa"/>
            <w:vAlign w:val="bottom"/>
          </w:tcPr>
          <w:p w14:paraId="5D43830D" w14:textId="30C654EB" w:rsidR="1362D8E9" w:rsidRDefault="1362D8E9" w:rsidP="1362D8E9">
            <w:pPr>
              <w:spacing w:before="0"/>
            </w:pPr>
            <w:r>
              <w:t>Training and Development</w:t>
            </w:r>
          </w:p>
        </w:tc>
        <w:tc>
          <w:tcPr>
            <w:tcW w:w="2134" w:type="dxa"/>
            <w:vAlign w:val="bottom"/>
          </w:tcPr>
          <w:p w14:paraId="3E06D23E" w14:textId="4148220E" w:rsidR="1362D8E9" w:rsidRDefault="1362D8E9" w:rsidP="1362D8E9">
            <w:pPr>
              <w:spacing w:before="0"/>
            </w:pPr>
            <w:r>
              <w:t>Coursera</w:t>
            </w:r>
          </w:p>
        </w:tc>
        <w:tc>
          <w:tcPr>
            <w:tcW w:w="4951" w:type="dxa"/>
            <w:vAlign w:val="bottom"/>
          </w:tcPr>
          <w:p w14:paraId="0B80D145" w14:textId="424F914E" w:rsidR="1362D8E9" w:rsidRDefault="1362D8E9" w:rsidP="1362D8E9">
            <w:pPr>
              <w:spacing w:before="0"/>
            </w:pPr>
            <w:r>
              <w:t>Online learning platform offering courses from universities and colleges.</w:t>
            </w:r>
          </w:p>
        </w:tc>
      </w:tr>
      <w:tr w:rsidR="1362D8E9" w14:paraId="40C39815" w14:textId="77777777" w:rsidTr="380DFAE7">
        <w:trPr>
          <w:trHeight w:val="300"/>
        </w:trPr>
        <w:tc>
          <w:tcPr>
            <w:tcW w:w="2275" w:type="dxa"/>
            <w:vAlign w:val="bottom"/>
          </w:tcPr>
          <w:p w14:paraId="51E74C88" w14:textId="7D0C392E" w:rsidR="1362D8E9" w:rsidRDefault="1362D8E9" w:rsidP="1362D8E9">
            <w:pPr>
              <w:spacing w:before="0"/>
            </w:pPr>
            <w:r>
              <w:t>Training and Development</w:t>
            </w:r>
          </w:p>
        </w:tc>
        <w:tc>
          <w:tcPr>
            <w:tcW w:w="2134" w:type="dxa"/>
            <w:vAlign w:val="bottom"/>
          </w:tcPr>
          <w:p w14:paraId="06730A72" w14:textId="46008B6B" w:rsidR="1362D8E9" w:rsidRDefault="1362D8E9" w:rsidP="1362D8E9">
            <w:pPr>
              <w:spacing w:before="0"/>
            </w:pPr>
            <w:r>
              <w:t>edX</w:t>
            </w:r>
          </w:p>
        </w:tc>
        <w:tc>
          <w:tcPr>
            <w:tcW w:w="4951" w:type="dxa"/>
            <w:vAlign w:val="bottom"/>
          </w:tcPr>
          <w:p w14:paraId="10482623" w14:textId="1125FFCD" w:rsidR="1362D8E9" w:rsidRDefault="1362D8E9" w:rsidP="1362D8E9">
            <w:pPr>
              <w:spacing w:before="0"/>
            </w:pPr>
            <w:r>
              <w:t>Online learning platform offering courses from universities and colleges.</w:t>
            </w:r>
          </w:p>
        </w:tc>
      </w:tr>
      <w:tr w:rsidR="1362D8E9" w14:paraId="56B37726" w14:textId="77777777" w:rsidTr="380DFAE7">
        <w:trPr>
          <w:trHeight w:val="300"/>
        </w:trPr>
        <w:tc>
          <w:tcPr>
            <w:tcW w:w="2275" w:type="dxa"/>
            <w:vAlign w:val="bottom"/>
          </w:tcPr>
          <w:p w14:paraId="48E42AD2" w14:textId="0830C75E" w:rsidR="1362D8E9" w:rsidRDefault="1362D8E9" w:rsidP="1362D8E9">
            <w:pPr>
              <w:spacing w:before="0"/>
            </w:pPr>
            <w:r>
              <w:t>Training and Development</w:t>
            </w:r>
          </w:p>
        </w:tc>
        <w:tc>
          <w:tcPr>
            <w:tcW w:w="2134" w:type="dxa"/>
            <w:vAlign w:val="bottom"/>
          </w:tcPr>
          <w:p w14:paraId="000135F4" w14:textId="731217DB" w:rsidR="1362D8E9" w:rsidRDefault="1362D8E9" w:rsidP="1362D8E9">
            <w:pPr>
              <w:spacing w:before="0"/>
            </w:pPr>
            <w:r>
              <w:t>LinkedIn Learning</w:t>
            </w:r>
          </w:p>
        </w:tc>
        <w:tc>
          <w:tcPr>
            <w:tcW w:w="4951" w:type="dxa"/>
            <w:vAlign w:val="bottom"/>
          </w:tcPr>
          <w:p w14:paraId="46492D99" w14:textId="6A59B57E" w:rsidR="1362D8E9" w:rsidRDefault="1362D8E9" w:rsidP="1362D8E9">
            <w:pPr>
              <w:spacing w:before="0"/>
            </w:pPr>
            <w:r>
              <w:t>Online learning platform offering video courses taught by industry experts.</w:t>
            </w:r>
          </w:p>
        </w:tc>
      </w:tr>
      <w:tr w:rsidR="1362D8E9" w14:paraId="4AFB91B9" w14:textId="77777777" w:rsidTr="380DFAE7">
        <w:trPr>
          <w:trHeight w:val="300"/>
        </w:trPr>
        <w:tc>
          <w:tcPr>
            <w:tcW w:w="2275" w:type="dxa"/>
            <w:vAlign w:val="bottom"/>
          </w:tcPr>
          <w:p w14:paraId="64248879" w14:textId="65105889" w:rsidR="1362D8E9" w:rsidRDefault="1362D8E9" w:rsidP="1362D8E9">
            <w:pPr>
              <w:spacing w:before="0"/>
            </w:pPr>
            <w:r>
              <w:t>Training and Development</w:t>
            </w:r>
          </w:p>
        </w:tc>
        <w:tc>
          <w:tcPr>
            <w:tcW w:w="2134" w:type="dxa"/>
            <w:vAlign w:val="bottom"/>
          </w:tcPr>
          <w:p w14:paraId="6CE3F573" w14:textId="029DF62C" w:rsidR="1362D8E9" w:rsidRDefault="1362D8E9" w:rsidP="1362D8E9">
            <w:pPr>
              <w:spacing w:before="0"/>
            </w:pPr>
            <w:proofErr w:type="spellStart"/>
            <w:r>
              <w:t>GoToWebinar</w:t>
            </w:r>
            <w:proofErr w:type="spellEnd"/>
          </w:p>
        </w:tc>
        <w:tc>
          <w:tcPr>
            <w:tcW w:w="4951" w:type="dxa"/>
            <w:vAlign w:val="bottom"/>
          </w:tcPr>
          <w:p w14:paraId="16C1E9B9" w14:textId="533C4E55" w:rsidR="1362D8E9" w:rsidRDefault="1362D8E9" w:rsidP="1362D8E9">
            <w:pPr>
              <w:spacing w:before="0"/>
            </w:pPr>
            <w:r>
              <w:t>Tool for hosting webinars and online seminars.</w:t>
            </w:r>
          </w:p>
        </w:tc>
      </w:tr>
      <w:tr w:rsidR="1362D8E9" w14:paraId="0FF94F28" w14:textId="77777777" w:rsidTr="380DFAE7">
        <w:trPr>
          <w:trHeight w:val="300"/>
        </w:trPr>
        <w:tc>
          <w:tcPr>
            <w:tcW w:w="2275" w:type="dxa"/>
            <w:vAlign w:val="bottom"/>
          </w:tcPr>
          <w:p w14:paraId="042A7A3E" w14:textId="5609EAB7" w:rsidR="1362D8E9" w:rsidRDefault="1362D8E9" w:rsidP="1362D8E9">
            <w:pPr>
              <w:spacing w:before="0"/>
            </w:pPr>
            <w:r>
              <w:t>Training and Development</w:t>
            </w:r>
          </w:p>
        </w:tc>
        <w:tc>
          <w:tcPr>
            <w:tcW w:w="2134" w:type="dxa"/>
            <w:vAlign w:val="bottom"/>
          </w:tcPr>
          <w:p w14:paraId="673AE80C" w14:textId="75C9E099" w:rsidR="1362D8E9" w:rsidRDefault="1362D8E9" w:rsidP="1362D8E9">
            <w:pPr>
              <w:spacing w:before="0"/>
            </w:pPr>
            <w:proofErr w:type="spellStart"/>
            <w:r>
              <w:t>WebEx</w:t>
            </w:r>
            <w:proofErr w:type="spellEnd"/>
          </w:p>
        </w:tc>
        <w:tc>
          <w:tcPr>
            <w:tcW w:w="4951" w:type="dxa"/>
            <w:vAlign w:val="bottom"/>
          </w:tcPr>
          <w:p w14:paraId="44490508" w14:textId="51FB43F5" w:rsidR="1362D8E9" w:rsidRDefault="1362D8E9" w:rsidP="1362D8E9">
            <w:pPr>
              <w:spacing w:before="0"/>
            </w:pPr>
            <w:r>
              <w:t>Video conferencing tool for webinars and online meetings.</w:t>
            </w:r>
          </w:p>
        </w:tc>
      </w:tr>
      <w:tr w:rsidR="1362D8E9" w14:paraId="5CD4FA65" w14:textId="77777777" w:rsidTr="380DFAE7">
        <w:trPr>
          <w:trHeight w:val="300"/>
        </w:trPr>
        <w:tc>
          <w:tcPr>
            <w:tcW w:w="2275" w:type="dxa"/>
            <w:vAlign w:val="bottom"/>
          </w:tcPr>
          <w:p w14:paraId="034DD58A" w14:textId="100E9D01" w:rsidR="1362D8E9" w:rsidRDefault="1362D8E9" w:rsidP="1362D8E9">
            <w:pPr>
              <w:spacing w:before="0"/>
            </w:pPr>
            <w:r>
              <w:t>Innovation Incubators</w:t>
            </w:r>
          </w:p>
        </w:tc>
        <w:tc>
          <w:tcPr>
            <w:tcW w:w="2134" w:type="dxa"/>
            <w:vAlign w:val="bottom"/>
          </w:tcPr>
          <w:p w14:paraId="73A3E0ED" w14:textId="76624619" w:rsidR="1362D8E9" w:rsidRDefault="1362D8E9" w:rsidP="1362D8E9">
            <w:pPr>
              <w:spacing w:before="0"/>
            </w:pPr>
            <w:proofErr w:type="spellStart"/>
            <w:r>
              <w:t>IdeaScale</w:t>
            </w:r>
            <w:proofErr w:type="spellEnd"/>
          </w:p>
        </w:tc>
        <w:tc>
          <w:tcPr>
            <w:tcW w:w="4951" w:type="dxa"/>
            <w:vAlign w:val="bottom"/>
          </w:tcPr>
          <w:p w14:paraId="297B84B2" w14:textId="1912DFCC" w:rsidR="1362D8E9" w:rsidRDefault="1362D8E9" w:rsidP="1362D8E9">
            <w:pPr>
              <w:spacing w:before="0"/>
            </w:pPr>
            <w:r>
              <w:t>Idea management software to capture and develop new ideas.</w:t>
            </w:r>
          </w:p>
        </w:tc>
      </w:tr>
      <w:tr w:rsidR="1362D8E9" w14:paraId="6D120708" w14:textId="77777777" w:rsidTr="380DFAE7">
        <w:trPr>
          <w:trHeight w:val="300"/>
        </w:trPr>
        <w:tc>
          <w:tcPr>
            <w:tcW w:w="2275" w:type="dxa"/>
            <w:vAlign w:val="bottom"/>
          </w:tcPr>
          <w:p w14:paraId="293E76FF" w14:textId="3C139EBA" w:rsidR="1362D8E9" w:rsidRDefault="1362D8E9" w:rsidP="1362D8E9">
            <w:pPr>
              <w:spacing w:before="0"/>
            </w:pPr>
            <w:r>
              <w:t>Innovation Incubators</w:t>
            </w:r>
          </w:p>
        </w:tc>
        <w:tc>
          <w:tcPr>
            <w:tcW w:w="2134" w:type="dxa"/>
            <w:vAlign w:val="bottom"/>
          </w:tcPr>
          <w:p w14:paraId="29A0F049" w14:textId="055B4D59" w:rsidR="1362D8E9" w:rsidRDefault="1362D8E9" w:rsidP="1362D8E9">
            <w:pPr>
              <w:spacing w:before="0"/>
            </w:pPr>
            <w:proofErr w:type="spellStart"/>
            <w:r>
              <w:t>Brightidea</w:t>
            </w:r>
            <w:proofErr w:type="spellEnd"/>
          </w:p>
        </w:tc>
        <w:tc>
          <w:tcPr>
            <w:tcW w:w="4951" w:type="dxa"/>
            <w:vAlign w:val="bottom"/>
          </w:tcPr>
          <w:p w14:paraId="7A641B2E" w14:textId="5EE7CE7E" w:rsidR="1362D8E9" w:rsidRDefault="1362D8E9" w:rsidP="1362D8E9">
            <w:pPr>
              <w:spacing w:before="0"/>
            </w:pPr>
            <w:r>
              <w:t>Innovation management platform to collect and implement ideas.</w:t>
            </w:r>
          </w:p>
        </w:tc>
      </w:tr>
      <w:tr w:rsidR="1362D8E9" w14:paraId="5582D8C8" w14:textId="77777777" w:rsidTr="380DFAE7">
        <w:trPr>
          <w:trHeight w:val="300"/>
        </w:trPr>
        <w:tc>
          <w:tcPr>
            <w:tcW w:w="2275" w:type="dxa"/>
            <w:vAlign w:val="bottom"/>
          </w:tcPr>
          <w:p w14:paraId="458FC0D1" w14:textId="004ECF35" w:rsidR="1362D8E9" w:rsidRDefault="1362D8E9" w:rsidP="1362D8E9">
            <w:pPr>
              <w:spacing w:before="0"/>
            </w:pPr>
            <w:r>
              <w:t>Innovation Incubators</w:t>
            </w:r>
          </w:p>
        </w:tc>
        <w:tc>
          <w:tcPr>
            <w:tcW w:w="2134" w:type="dxa"/>
            <w:vAlign w:val="bottom"/>
          </w:tcPr>
          <w:p w14:paraId="7F7DBF00" w14:textId="30F9D676" w:rsidR="1362D8E9" w:rsidRDefault="1362D8E9" w:rsidP="1362D8E9">
            <w:pPr>
              <w:spacing w:before="0"/>
            </w:pPr>
            <w:r>
              <w:t>Adobe XD</w:t>
            </w:r>
          </w:p>
        </w:tc>
        <w:tc>
          <w:tcPr>
            <w:tcW w:w="4951" w:type="dxa"/>
            <w:vAlign w:val="bottom"/>
          </w:tcPr>
          <w:p w14:paraId="26351073" w14:textId="293B8F20" w:rsidR="1362D8E9" w:rsidRDefault="1362D8E9" w:rsidP="1362D8E9">
            <w:pPr>
              <w:spacing w:before="0"/>
            </w:pPr>
            <w:r>
              <w:t>Tool for designing</w:t>
            </w:r>
          </w:p>
        </w:tc>
      </w:tr>
      <w:tr w:rsidR="1362D8E9" w14:paraId="62B3BFB4" w14:textId="77777777" w:rsidTr="380DFAE7">
        <w:trPr>
          <w:trHeight w:val="300"/>
        </w:trPr>
        <w:tc>
          <w:tcPr>
            <w:tcW w:w="2275" w:type="dxa"/>
            <w:vAlign w:val="bottom"/>
          </w:tcPr>
          <w:p w14:paraId="00C87037" w14:textId="466FDCCC" w:rsidR="1362D8E9" w:rsidRDefault="1362D8E9" w:rsidP="1362D8E9">
            <w:pPr>
              <w:spacing w:before="0"/>
            </w:pPr>
            <w:r>
              <w:t>Innovation Incubators</w:t>
            </w:r>
          </w:p>
        </w:tc>
        <w:tc>
          <w:tcPr>
            <w:tcW w:w="2134" w:type="dxa"/>
            <w:vAlign w:val="bottom"/>
          </w:tcPr>
          <w:p w14:paraId="5E808A49" w14:textId="0B7734B4" w:rsidR="1362D8E9" w:rsidRDefault="1362D8E9" w:rsidP="1362D8E9">
            <w:pPr>
              <w:spacing w:before="0"/>
            </w:pPr>
            <w:r>
              <w:t>Figma</w:t>
            </w:r>
          </w:p>
        </w:tc>
        <w:tc>
          <w:tcPr>
            <w:tcW w:w="4951" w:type="dxa"/>
            <w:vAlign w:val="bottom"/>
          </w:tcPr>
          <w:p w14:paraId="28CDE237" w14:textId="13A3CC8E" w:rsidR="1362D8E9" w:rsidRDefault="1362D8E9" w:rsidP="1362D8E9">
            <w:pPr>
              <w:spacing w:before="0"/>
            </w:pPr>
            <w:r>
              <w:t>Interface design tool with real-time collaboration.</w:t>
            </w:r>
          </w:p>
        </w:tc>
      </w:tr>
      <w:tr w:rsidR="1362D8E9" w14:paraId="13F7754A" w14:textId="77777777" w:rsidTr="380DFAE7">
        <w:trPr>
          <w:trHeight w:val="300"/>
        </w:trPr>
        <w:tc>
          <w:tcPr>
            <w:tcW w:w="2275" w:type="dxa"/>
            <w:vAlign w:val="bottom"/>
          </w:tcPr>
          <w:p w14:paraId="3276916D" w14:textId="7E70D9B2" w:rsidR="1362D8E9" w:rsidRDefault="1362D8E9" w:rsidP="1362D8E9">
            <w:pPr>
              <w:spacing w:before="0"/>
            </w:pPr>
            <w:r>
              <w:t>Innovation Incubators</w:t>
            </w:r>
          </w:p>
        </w:tc>
        <w:tc>
          <w:tcPr>
            <w:tcW w:w="2134" w:type="dxa"/>
            <w:vAlign w:val="bottom"/>
          </w:tcPr>
          <w:p w14:paraId="07441B20" w14:textId="77E6BD35" w:rsidR="1362D8E9" w:rsidRDefault="1362D8E9" w:rsidP="1362D8E9">
            <w:pPr>
              <w:spacing w:before="0"/>
            </w:pPr>
            <w:proofErr w:type="spellStart"/>
            <w:r>
              <w:t>InVision</w:t>
            </w:r>
            <w:proofErr w:type="spellEnd"/>
          </w:p>
        </w:tc>
        <w:tc>
          <w:tcPr>
            <w:tcW w:w="4951" w:type="dxa"/>
            <w:vAlign w:val="bottom"/>
          </w:tcPr>
          <w:p w14:paraId="1BDA1A29" w14:textId="0D1880DF" w:rsidR="1362D8E9" w:rsidRDefault="1362D8E9" w:rsidP="1362D8E9">
            <w:pPr>
              <w:spacing w:before="0"/>
            </w:pPr>
            <w:r>
              <w:t>Prototyping and collaboration tool for designers.</w:t>
            </w:r>
          </w:p>
        </w:tc>
      </w:tr>
      <w:tr w:rsidR="1362D8E9" w14:paraId="2F959FBE" w14:textId="77777777" w:rsidTr="380DFAE7">
        <w:trPr>
          <w:trHeight w:val="300"/>
        </w:trPr>
        <w:tc>
          <w:tcPr>
            <w:tcW w:w="2275" w:type="dxa"/>
            <w:vAlign w:val="bottom"/>
          </w:tcPr>
          <w:p w14:paraId="0EC46A99" w14:textId="74BEFB24" w:rsidR="1362D8E9" w:rsidRDefault="1362D8E9" w:rsidP="1362D8E9">
            <w:pPr>
              <w:spacing w:before="0"/>
            </w:pPr>
            <w:r>
              <w:t>Sustainability Integration</w:t>
            </w:r>
          </w:p>
        </w:tc>
        <w:tc>
          <w:tcPr>
            <w:tcW w:w="2134" w:type="dxa"/>
            <w:vAlign w:val="bottom"/>
          </w:tcPr>
          <w:p w14:paraId="5F9612F0" w14:textId="587589CC" w:rsidR="1362D8E9" w:rsidRDefault="1362D8E9" w:rsidP="1362D8E9">
            <w:pPr>
              <w:spacing w:before="0"/>
            </w:pPr>
            <w:r>
              <w:t>Siemens Building Technologies</w:t>
            </w:r>
          </w:p>
        </w:tc>
        <w:tc>
          <w:tcPr>
            <w:tcW w:w="4951" w:type="dxa"/>
            <w:vAlign w:val="bottom"/>
          </w:tcPr>
          <w:p w14:paraId="0625AD80" w14:textId="2A7495BC" w:rsidR="1362D8E9" w:rsidRDefault="1362D8E9" w:rsidP="1362D8E9">
            <w:pPr>
              <w:spacing w:before="0"/>
            </w:pPr>
            <w:r>
              <w:t>Energy management systems for optimizing energy use.</w:t>
            </w:r>
          </w:p>
        </w:tc>
      </w:tr>
      <w:tr w:rsidR="1362D8E9" w14:paraId="5F0750C7" w14:textId="77777777" w:rsidTr="380DFAE7">
        <w:trPr>
          <w:trHeight w:val="300"/>
        </w:trPr>
        <w:tc>
          <w:tcPr>
            <w:tcW w:w="2275" w:type="dxa"/>
            <w:vAlign w:val="bottom"/>
          </w:tcPr>
          <w:p w14:paraId="75FB430A" w14:textId="67A6A871" w:rsidR="1362D8E9" w:rsidRDefault="1362D8E9" w:rsidP="1362D8E9">
            <w:pPr>
              <w:spacing w:before="0"/>
            </w:pPr>
            <w:r>
              <w:t>Sustainability Integration</w:t>
            </w:r>
          </w:p>
        </w:tc>
        <w:tc>
          <w:tcPr>
            <w:tcW w:w="2134" w:type="dxa"/>
            <w:vAlign w:val="bottom"/>
          </w:tcPr>
          <w:p w14:paraId="6B7108BC" w14:textId="37ABB168" w:rsidR="1362D8E9" w:rsidRDefault="1362D8E9" w:rsidP="1362D8E9">
            <w:pPr>
              <w:spacing w:before="0"/>
            </w:pPr>
            <w:r>
              <w:t>Honeywell Building Solutions</w:t>
            </w:r>
          </w:p>
        </w:tc>
        <w:tc>
          <w:tcPr>
            <w:tcW w:w="4951" w:type="dxa"/>
            <w:vAlign w:val="bottom"/>
          </w:tcPr>
          <w:p w14:paraId="0EDEEE4A" w14:textId="47830463" w:rsidR="1362D8E9" w:rsidRDefault="1362D8E9" w:rsidP="1362D8E9">
            <w:pPr>
              <w:spacing w:before="0"/>
            </w:pPr>
            <w:r>
              <w:t xml:space="preserve">Technology and services for </w:t>
            </w:r>
            <w:r w:rsidR="00C322D1">
              <w:t>upcycling</w:t>
            </w:r>
            <w:r>
              <w:t xml:space="preserve"> building operations.</w:t>
            </w:r>
          </w:p>
        </w:tc>
      </w:tr>
      <w:tr w:rsidR="1362D8E9" w14:paraId="23263DA8" w14:textId="77777777" w:rsidTr="380DFAE7">
        <w:trPr>
          <w:trHeight w:val="300"/>
        </w:trPr>
        <w:tc>
          <w:tcPr>
            <w:tcW w:w="2275" w:type="dxa"/>
            <w:vAlign w:val="bottom"/>
          </w:tcPr>
          <w:p w14:paraId="7D0D3DFF" w14:textId="250A2E89" w:rsidR="1362D8E9" w:rsidRDefault="1362D8E9" w:rsidP="1362D8E9">
            <w:pPr>
              <w:spacing w:before="0"/>
            </w:pPr>
            <w:r>
              <w:lastRenderedPageBreak/>
              <w:t>Sustainability Integration</w:t>
            </w:r>
          </w:p>
        </w:tc>
        <w:tc>
          <w:tcPr>
            <w:tcW w:w="2134" w:type="dxa"/>
            <w:vAlign w:val="bottom"/>
          </w:tcPr>
          <w:p w14:paraId="23D10F5B" w14:textId="57C8834C" w:rsidR="1362D8E9" w:rsidRDefault="1362D8E9" w:rsidP="1362D8E9">
            <w:pPr>
              <w:spacing w:before="0"/>
            </w:pPr>
            <w:r>
              <w:t>Waste Management Software</w:t>
            </w:r>
          </w:p>
        </w:tc>
        <w:tc>
          <w:tcPr>
            <w:tcW w:w="4951" w:type="dxa"/>
            <w:vAlign w:val="bottom"/>
          </w:tcPr>
          <w:p w14:paraId="67E1ED42" w14:textId="7A4D6007" w:rsidR="1362D8E9" w:rsidRDefault="1362D8E9" w:rsidP="1362D8E9">
            <w:pPr>
              <w:spacing w:before="0"/>
            </w:pPr>
            <w:r>
              <w:t>Software for efficient waste handling and recycling.</w:t>
            </w:r>
          </w:p>
        </w:tc>
      </w:tr>
      <w:tr w:rsidR="1362D8E9" w14:paraId="678B0437" w14:textId="77777777" w:rsidTr="380DFAE7">
        <w:trPr>
          <w:trHeight w:val="300"/>
        </w:trPr>
        <w:tc>
          <w:tcPr>
            <w:tcW w:w="2275" w:type="dxa"/>
            <w:vAlign w:val="bottom"/>
          </w:tcPr>
          <w:p w14:paraId="33904971" w14:textId="2CE84979" w:rsidR="1362D8E9" w:rsidRDefault="1362D8E9" w:rsidP="1362D8E9">
            <w:pPr>
              <w:spacing w:before="0"/>
            </w:pPr>
            <w:r>
              <w:t>Sustainability Integration</w:t>
            </w:r>
          </w:p>
        </w:tc>
        <w:tc>
          <w:tcPr>
            <w:tcW w:w="2134" w:type="dxa"/>
            <w:vAlign w:val="bottom"/>
          </w:tcPr>
          <w:p w14:paraId="066C8329" w14:textId="596BFEDA" w:rsidR="1362D8E9" w:rsidRDefault="1362D8E9" w:rsidP="1362D8E9">
            <w:pPr>
              <w:spacing w:before="0"/>
            </w:pPr>
            <w:proofErr w:type="spellStart"/>
            <w:r>
              <w:t>RecycleTrack</w:t>
            </w:r>
            <w:proofErr w:type="spellEnd"/>
            <w:r>
              <w:t xml:space="preserve"> Systems</w:t>
            </w:r>
          </w:p>
        </w:tc>
        <w:tc>
          <w:tcPr>
            <w:tcW w:w="4951" w:type="dxa"/>
            <w:vAlign w:val="bottom"/>
          </w:tcPr>
          <w:p w14:paraId="17858A8A" w14:textId="3DE95B1B" w:rsidR="1362D8E9" w:rsidRDefault="1362D8E9" w:rsidP="1362D8E9">
            <w:pPr>
              <w:spacing w:before="0"/>
            </w:pPr>
            <w:r>
              <w:t>Technology-driven waste and recycling management service.</w:t>
            </w:r>
          </w:p>
        </w:tc>
      </w:tr>
      <w:tr w:rsidR="1362D8E9" w14:paraId="6425F141" w14:textId="77777777" w:rsidTr="380DFAE7">
        <w:trPr>
          <w:trHeight w:val="300"/>
        </w:trPr>
        <w:tc>
          <w:tcPr>
            <w:tcW w:w="2275" w:type="dxa"/>
            <w:vAlign w:val="bottom"/>
          </w:tcPr>
          <w:p w14:paraId="716C8C65" w14:textId="48AE6264" w:rsidR="1362D8E9" w:rsidRDefault="1362D8E9" w:rsidP="1362D8E9">
            <w:pPr>
              <w:spacing w:before="0"/>
            </w:pPr>
            <w:r>
              <w:t>Ethical Research Practices</w:t>
            </w:r>
          </w:p>
        </w:tc>
        <w:tc>
          <w:tcPr>
            <w:tcW w:w="2134" w:type="dxa"/>
            <w:vAlign w:val="bottom"/>
          </w:tcPr>
          <w:p w14:paraId="495C235D" w14:textId="32132110" w:rsidR="1362D8E9" w:rsidRDefault="1362D8E9" w:rsidP="1362D8E9">
            <w:pPr>
              <w:spacing w:before="0"/>
            </w:pPr>
            <w:r>
              <w:t>IRBNet</w:t>
            </w:r>
          </w:p>
        </w:tc>
        <w:tc>
          <w:tcPr>
            <w:tcW w:w="4951" w:type="dxa"/>
            <w:vAlign w:val="bottom"/>
          </w:tcPr>
          <w:p w14:paraId="362E378C" w14:textId="3233F892" w:rsidR="1362D8E9" w:rsidRDefault="1362D8E9" w:rsidP="1362D8E9">
            <w:pPr>
              <w:spacing w:before="0"/>
            </w:pPr>
            <w:r>
              <w:t>Web-based solution for research ethics compliance.</w:t>
            </w:r>
          </w:p>
        </w:tc>
      </w:tr>
      <w:tr w:rsidR="1362D8E9" w14:paraId="2505794E" w14:textId="77777777" w:rsidTr="380DFAE7">
        <w:trPr>
          <w:trHeight w:val="300"/>
        </w:trPr>
        <w:tc>
          <w:tcPr>
            <w:tcW w:w="2275" w:type="dxa"/>
            <w:vAlign w:val="bottom"/>
          </w:tcPr>
          <w:p w14:paraId="05896657" w14:textId="18356CB7" w:rsidR="1362D8E9" w:rsidRDefault="1362D8E9" w:rsidP="1362D8E9">
            <w:pPr>
              <w:spacing w:before="0"/>
            </w:pPr>
            <w:r>
              <w:t>Ethical Research Practices</w:t>
            </w:r>
          </w:p>
        </w:tc>
        <w:tc>
          <w:tcPr>
            <w:tcW w:w="2134" w:type="dxa"/>
            <w:vAlign w:val="bottom"/>
          </w:tcPr>
          <w:p w14:paraId="08C25B56" w14:textId="3A76C72D" w:rsidR="1362D8E9" w:rsidRDefault="1362D8E9" w:rsidP="1362D8E9">
            <w:pPr>
              <w:spacing w:before="0"/>
            </w:pPr>
            <w:r>
              <w:t>Mentor IRB</w:t>
            </w:r>
          </w:p>
        </w:tc>
        <w:tc>
          <w:tcPr>
            <w:tcW w:w="4951" w:type="dxa"/>
            <w:vAlign w:val="bottom"/>
          </w:tcPr>
          <w:p w14:paraId="04C4A525" w14:textId="72999DC9" w:rsidR="1362D8E9" w:rsidRDefault="1362D8E9" w:rsidP="1362D8E9">
            <w:pPr>
              <w:spacing w:before="0"/>
            </w:pPr>
            <w:r>
              <w:t>Ethics compliance software for managing research ethics submissions.</w:t>
            </w:r>
          </w:p>
        </w:tc>
      </w:tr>
      <w:tr w:rsidR="1362D8E9" w14:paraId="00B62584" w14:textId="77777777" w:rsidTr="380DFAE7">
        <w:trPr>
          <w:trHeight w:val="300"/>
        </w:trPr>
        <w:tc>
          <w:tcPr>
            <w:tcW w:w="2275" w:type="dxa"/>
            <w:vAlign w:val="bottom"/>
          </w:tcPr>
          <w:p w14:paraId="1A566D30" w14:textId="1A55E924" w:rsidR="1362D8E9" w:rsidRDefault="1362D8E9" w:rsidP="1362D8E9">
            <w:pPr>
              <w:spacing w:before="0"/>
            </w:pPr>
            <w:r>
              <w:t>Ethical Research Practices</w:t>
            </w:r>
          </w:p>
        </w:tc>
        <w:tc>
          <w:tcPr>
            <w:tcW w:w="2134" w:type="dxa"/>
            <w:vAlign w:val="bottom"/>
          </w:tcPr>
          <w:p w14:paraId="18D29D59" w14:textId="0BDE87D3" w:rsidR="1362D8E9" w:rsidRDefault="1362D8E9" w:rsidP="1362D8E9">
            <w:pPr>
              <w:spacing w:before="0"/>
            </w:pPr>
            <w:proofErr w:type="spellStart"/>
            <w:r>
              <w:t>ProtonDrive</w:t>
            </w:r>
            <w:proofErr w:type="spellEnd"/>
          </w:p>
        </w:tc>
        <w:tc>
          <w:tcPr>
            <w:tcW w:w="4951" w:type="dxa"/>
            <w:vAlign w:val="bottom"/>
          </w:tcPr>
          <w:p w14:paraId="5D665FE1" w14:textId="02C8DD59" w:rsidR="1362D8E9" w:rsidRDefault="1362D8E9" w:rsidP="1362D8E9">
            <w:pPr>
              <w:spacing w:before="0"/>
            </w:pPr>
            <w:r>
              <w:t>Secure cloud storage service for data protection.</w:t>
            </w:r>
          </w:p>
        </w:tc>
      </w:tr>
      <w:tr w:rsidR="1362D8E9" w14:paraId="79E66FB8" w14:textId="77777777" w:rsidTr="380DFAE7">
        <w:trPr>
          <w:trHeight w:val="300"/>
        </w:trPr>
        <w:tc>
          <w:tcPr>
            <w:tcW w:w="2275" w:type="dxa"/>
            <w:vAlign w:val="bottom"/>
          </w:tcPr>
          <w:p w14:paraId="280EED32" w14:textId="3DDDC847" w:rsidR="1362D8E9" w:rsidRDefault="1362D8E9" w:rsidP="1362D8E9">
            <w:pPr>
              <w:spacing w:before="0"/>
            </w:pPr>
            <w:r>
              <w:t>Ethical Research Practices</w:t>
            </w:r>
          </w:p>
        </w:tc>
        <w:tc>
          <w:tcPr>
            <w:tcW w:w="2134" w:type="dxa"/>
            <w:vAlign w:val="bottom"/>
          </w:tcPr>
          <w:p w14:paraId="6C9ECFF3" w14:textId="1178A8D5" w:rsidR="1362D8E9" w:rsidRDefault="1362D8E9" w:rsidP="1362D8E9">
            <w:pPr>
              <w:spacing w:before="0"/>
            </w:pPr>
            <w:proofErr w:type="spellStart"/>
            <w:r>
              <w:t>Tresorit</w:t>
            </w:r>
            <w:proofErr w:type="spellEnd"/>
          </w:p>
        </w:tc>
        <w:tc>
          <w:tcPr>
            <w:tcW w:w="4951" w:type="dxa"/>
            <w:vAlign w:val="bottom"/>
          </w:tcPr>
          <w:p w14:paraId="51D937E6" w14:textId="0770E3C4" w:rsidR="1362D8E9" w:rsidRDefault="1362D8E9" w:rsidP="1362D8E9">
            <w:pPr>
              <w:spacing w:before="0"/>
            </w:pPr>
            <w:r>
              <w:t>Secure cloud storage for confidential documents and data.</w:t>
            </w:r>
          </w:p>
        </w:tc>
      </w:tr>
      <w:tr w:rsidR="1362D8E9" w14:paraId="201A94B3" w14:textId="77777777" w:rsidTr="380DFAE7">
        <w:trPr>
          <w:trHeight w:val="300"/>
        </w:trPr>
        <w:tc>
          <w:tcPr>
            <w:tcW w:w="2275" w:type="dxa"/>
            <w:vAlign w:val="bottom"/>
          </w:tcPr>
          <w:p w14:paraId="317BCB2F" w14:textId="750B684C" w:rsidR="1362D8E9" w:rsidRDefault="1362D8E9"/>
        </w:tc>
        <w:tc>
          <w:tcPr>
            <w:tcW w:w="2134" w:type="dxa"/>
            <w:vAlign w:val="bottom"/>
          </w:tcPr>
          <w:p w14:paraId="32740108" w14:textId="1AD400D9" w:rsidR="1362D8E9" w:rsidRDefault="1362D8E9"/>
        </w:tc>
        <w:tc>
          <w:tcPr>
            <w:tcW w:w="4951" w:type="dxa"/>
            <w:vAlign w:val="bottom"/>
          </w:tcPr>
          <w:p w14:paraId="6542874A" w14:textId="2240F33B" w:rsidR="1362D8E9" w:rsidRDefault="1362D8E9"/>
        </w:tc>
      </w:tr>
      <w:tr w:rsidR="1362D8E9" w14:paraId="2EA239EF" w14:textId="77777777" w:rsidTr="380DFAE7">
        <w:trPr>
          <w:trHeight w:val="300"/>
        </w:trPr>
        <w:tc>
          <w:tcPr>
            <w:tcW w:w="2275" w:type="dxa"/>
            <w:vAlign w:val="bottom"/>
          </w:tcPr>
          <w:p w14:paraId="570861F8" w14:textId="7E00BD40" w:rsidR="1362D8E9" w:rsidRDefault="1362D8E9"/>
        </w:tc>
        <w:tc>
          <w:tcPr>
            <w:tcW w:w="2134" w:type="dxa"/>
            <w:vAlign w:val="bottom"/>
          </w:tcPr>
          <w:p w14:paraId="0C9C506C" w14:textId="095AC365" w:rsidR="1362D8E9" w:rsidRDefault="1362D8E9"/>
        </w:tc>
        <w:tc>
          <w:tcPr>
            <w:tcW w:w="4951" w:type="dxa"/>
            <w:vAlign w:val="bottom"/>
          </w:tcPr>
          <w:p w14:paraId="1E511003" w14:textId="209C4652" w:rsidR="1362D8E9" w:rsidRDefault="1362D8E9"/>
        </w:tc>
      </w:tr>
      <w:tr w:rsidR="1362D8E9" w14:paraId="79D463EE" w14:textId="77777777" w:rsidTr="380DFAE7">
        <w:trPr>
          <w:trHeight w:val="300"/>
        </w:trPr>
        <w:tc>
          <w:tcPr>
            <w:tcW w:w="2275" w:type="dxa"/>
            <w:vAlign w:val="bottom"/>
          </w:tcPr>
          <w:p w14:paraId="52B2AD9F" w14:textId="5D2B2664" w:rsidR="1362D8E9" w:rsidRDefault="1362D8E9"/>
        </w:tc>
        <w:tc>
          <w:tcPr>
            <w:tcW w:w="2134" w:type="dxa"/>
            <w:vAlign w:val="bottom"/>
          </w:tcPr>
          <w:p w14:paraId="41BF5BCB" w14:textId="7796AC9E" w:rsidR="1362D8E9" w:rsidRDefault="1362D8E9"/>
        </w:tc>
        <w:tc>
          <w:tcPr>
            <w:tcW w:w="4951" w:type="dxa"/>
            <w:vAlign w:val="bottom"/>
          </w:tcPr>
          <w:p w14:paraId="5C921051" w14:textId="0EEFDEA4" w:rsidR="1362D8E9" w:rsidRDefault="1362D8E9"/>
        </w:tc>
      </w:tr>
      <w:tr w:rsidR="1362D8E9" w14:paraId="65CE1365" w14:textId="77777777" w:rsidTr="380DFAE7">
        <w:trPr>
          <w:trHeight w:val="300"/>
        </w:trPr>
        <w:tc>
          <w:tcPr>
            <w:tcW w:w="2275" w:type="dxa"/>
            <w:vAlign w:val="bottom"/>
          </w:tcPr>
          <w:p w14:paraId="065682D4" w14:textId="0C2104AC" w:rsidR="1362D8E9" w:rsidRDefault="1362D8E9"/>
          <w:p w14:paraId="44C3740A" w14:textId="3053076A" w:rsidR="1362D8E9" w:rsidRDefault="537F4F2C" w:rsidP="1362D8E9">
            <w:r>
              <w:t>ANNEX G:</w:t>
            </w:r>
            <w:r w:rsidR="1362D8E9">
              <w:br/>
            </w:r>
          </w:p>
          <w:p w14:paraId="2D6D5F3D" w14:textId="5259FC92" w:rsidR="1362D8E9" w:rsidRDefault="1362D8E9" w:rsidP="1362D8E9"/>
          <w:p w14:paraId="03D822F5" w14:textId="1AC7EA9C" w:rsidR="1362D8E9" w:rsidRDefault="06EAFED3" w:rsidP="1362D8E9">
            <w:r>
              <w:t>ANNEX D:</w:t>
            </w:r>
          </w:p>
          <w:p w14:paraId="1B37AED6" w14:textId="043D4147" w:rsidR="1362D8E9" w:rsidRDefault="1362D8E9" w:rsidP="1362D8E9"/>
          <w:p w14:paraId="0A0993F0" w14:textId="0BECBF5B" w:rsidR="1362D8E9" w:rsidRDefault="1362D8E9" w:rsidP="1362D8E9"/>
          <w:p w14:paraId="2C58A07A" w14:textId="54F560DE" w:rsidR="1362D8E9" w:rsidRDefault="1362D8E9" w:rsidP="1362D8E9">
            <w:r>
              <w:br/>
            </w:r>
          </w:p>
          <w:p w14:paraId="20CB81A7" w14:textId="5715AA33" w:rsidR="1362D8E9" w:rsidRDefault="1362D8E9" w:rsidP="1362D8E9"/>
          <w:p w14:paraId="462E7B87" w14:textId="5F79B8E9" w:rsidR="1362D8E9" w:rsidRDefault="1362D8E9" w:rsidP="1362D8E9"/>
          <w:p w14:paraId="6E1D71E4" w14:textId="2B0EBDD0" w:rsidR="1362D8E9" w:rsidRDefault="1362D8E9" w:rsidP="1362D8E9"/>
          <w:p w14:paraId="22FDC824" w14:textId="526874AA" w:rsidR="1362D8E9" w:rsidRDefault="1362D8E9" w:rsidP="1362D8E9"/>
          <w:p w14:paraId="543DD7B8" w14:textId="433D1DE6" w:rsidR="1362D8E9" w:rsidRDefault="1362D8E9" w:rsidP="1362D8E9"/>
          <w:p w14:paraId="7AFFF2E9" w14:textId="4963AC46" w:rsidR="1362D8E9" w:rsidRDefault="1362D8E9" w:rsidP="1362D8E9"/>
          <w:p w14:paraId="22043BA7" w14:textId="3B2EF90B" w:rsidR="1362D8E9" w:rsidRDefault="1362D8E9" w:rsidP="1362D8E9"/>
          <w:p w14:paraId="6F779E64" w14:textId="290AB9F5" w:rsidR="1362D8E9" w:rsidRDefault="1362D8E9" w:rsidP="1362D8E9"/>
          <w:p w14:paraId="63962ACB" w14:textId="54FCDD18" w:rsidR="1362D8E9" w:rsidRDefault="1362D8E9" w:rsidP="1362D8E9"/>
          <w:p w14:paraId="2A113ED5" w14:textId="68607DF6" w:rsidR="1362D8E9" w:rsidRDefault="1362D8E9" w:rsidP="1362D8E9"/>
          <w:p w14:paraId="7555B5EA" w14:textId="47735BB9" w:rsidR="1362D8E9" w:rsidRDefault="1362D8E9" w:rsidP="1362D8E9"/>
          <w:p w14:paraId="6535EE72" w14:textId="3610AAC2" w:rsidR="1362D8E9" w:rsidRDefault="1362D8E9" w:rsidP="1362D8E9"/>
          <w:p w14:paraId="438717D1" w14:textId="0F3C2EFB" w:rsidR="1362D8E9" w:rsidRDefault="1362D8E9" w:rsidP="1362D8E9"/>
          <w:p w14:paraId="1BBD0693" w14:textId="00136C6A" w:rsidR="1362D8E9" w:rsidRDefault="1362D8E9" w:rsidP="1362D8E9"/>
          <w:p w14:paraId="41C503B2" w14:textId="17637FE5" w:rsidR="1362D8E9" w:rsidRDefault="1362D8E9" w:rsidP="1362D8E9"/>
          <w:p w14:paraId="0AF2AEB3" w14:textId="386D25C3" w:rsidR="1362D8E9" w:rsidRDefault="1362D8E9" w:rsidP="1362D8E9"/>
          <w:p w14:paraId="56AE671B" w14:textId="07C65C0C" w:rsidR="1362D8E9" w:rsidRDefault="1362D8E9" w:rsidP="1362D8E9"/>
          <w:p w14:paraId="4E9CD573" w14:textId="7657BBA0" w:rsidR="1362D8E9" w:rsidRDefault="1362D8E9" w:rsidP="1362D8E9"/>
          <w:p w14:paraId="74547B17" w14:textId="46C06BC6" w:rsidR="1362D8E9" w:rsidRDefault="1362D8E9" w:rsidP="1362D8E9"/>
          <w:p w14:paraId="268043FE" w14:textId="7C566A77" w:rsidR="1362D8E9" w:rsidRDefault="1362D8E9" w:rsidP="1362D8E9"/>
          <w:p w14:paraId="2F005281" w14:textId="2830EFF6" w:rsidR="1362D8E9" w:rsidRDefault="1362D8E9" w:rsidP="1362D8E9"/>
          <w:p w14:paraId="4D1ABBF1" w14:textId="3015FED6" w:rsidR="1362D8E9" w:rsidRDefault="1362D8E9" w:rsidP="1362D8E9"/>
          <w:p w14:paraId="34C2EB15" w14:textId="31E38324" w:rsidR="1362D8E9" w:rsidRDefault="1362D8E9" w:rsidP="1362D8E9"/>
          <w:p w14:paraId="5B817BAD" w14:textId="0E79D8E0" w:rsidR="1362D8E9" w:rsidRDefault="1362D8E9" w:rsidP="1362D8E9"/>
          <w:p w14:paraId="66E70E77" w14:textId="5CE446F5" w:rsidR="1362D8E9" w:rsidRDefault="1362D8E9" w:rsidP="1362D8E9"/>
          <w:p w14:paraId="3C5877D2" w14:textId="4CEC21F6" w:rsidR="1362D8E9" w:rsidRDefault="1362D8E9" w:rsidP="1362D8E9"/>
          <w:p w14:paraId="2E15E94D" w14:textId="5819A5D9" w:rsidR="1362D8E9" w:rsidRDefault="1362D8E9" w:rsidP="1362D8E9"/>
          <w:p w14:paraId="08309919" w14:textId="602032EC" w:rsidR="1362D8E9" w:rsidRDefault="1362D8E9" w:rsidP="1362D8E9"/>
          <w:p w14:paraId="2F5F5954" w14:textId="2C629AE9" w:rsidR="1362D8E9" w:rsidRDefault="1362D8E9" w:rsidP="1362D8E9"/>
          <w:p w14:paraId="16F85A88" w14:textId="0AEBA6EA" w:rsidR="1362D8E9" w:rsidRDefault="1362D8E9" w:rsidP="1362D8E9"/>
          <w:p w14:paraId="329B7743" w14:textId="4A13A5DB" w:rsidR="1362D8E9" w:rsidRDefault="1362D8E9" w:rsidP="1362D8E9"/>
          <w:p w14:paraId="7A9DFF53" w14:textId="5B75BF35" w:rsidR="1362D8E9" w:rsidRDefault="1362D8E9" w:rsidP="1362D8E9"/>
          <w:p w14:paraId="324D044D" w14:textId="3C6C3FFB" w:rsidR="1362D8E9" w:rsidRDefault="1362D8E9" w:rsidP="1362D8E9"/>
          <w:p w14:paraId="4EC6009A" w14:textId="5F28CE84" w:rsidR="1362D8E9" w:rsidRDefault="1362D8E9" w:rsidP="1362D8E9"/>
          <w:p w14:paraId="18B2371B" w14:textId="7917B0A0" w:rsidR="1362D8E9" w:rsidRDefault="1362D8E9" w:rsidP="1362D8E9"/>
          <w:p w14:paraId="14BD8CDC" w14:textId="64A90910" w:rsidR="1362D8E9" w:rsidRDefault="1362D8E9" w:rsidP="1362D8E9"/>
          <w:p w14:paraId="51720B9F" w14:textId="6D6945F8" w:rsidR="1362D8E9" w:rsidRDefault="1362D8E9" w:rsidP="1362D8E9"/>
          <w:p w14:paraId="4607CBB3" w14:textId="6E82A40F" w:rsidR="1362D8E9" w:rsidRDefault="1362D8E9" w:rsidP="1362D8E9"/>
          <w:p w14:paraId="57F643E6" w14:textId="2E4B4BB9" w:rsidR="1362D8E9" w:rsidRDefault="1362D8E9" w:rsidP="1362D8E9"/>
          <w:p w14:paraId="4D74E535" w14:textId="060F07EC" w:rsidR="1362D8E9" w:rsidRDefault="1362D8E9" w:rsidP="1362D8E9"/>
          <w:p w14:paraId="50F86101" w14:textId="39DA1B01" w:rsidR="1362D8E9" w:rsidRDefault="1362D8E9" w:rsidP="1362D8E9"/>
          <w:p w14:paraId="0F0E8E30" w14:textId="0D1CC932" w:rsidR="1362D8E9" w:rsidRDefault="1362D8E9" w:rsidP="1362D8E9"/>
          <w:p w14:paraId="7CFA07E6" w14:textId="6D000AD7" w:rsidR="1362D8E9" w:rsidRDefault="1362D8E9" w:rsidP="1362D8E9"/>
          <w:p w14:paraId="339DE3F8" w14:textId="5FD778C0" w:rsidR="1362D8E9" w:rsidRDefault="1362D8E9" w:rsidP="1362D8E9"/>
          <w:p w14:paraId="1001B0D2" w14:textId="7F0AA8CF" w:rsidR="1362D8E9" w:rsidRDefault="1362D8E9" w:rsidP="1362D8E9"/>
          <w:p w14:paraId="2D601476" w14:textId="186747C8" w:rsidR="1362D8E9" w:rsidRDefault="1362D8E9" w:rsidP="1362D8E9"/>
          <w:p w14:paraId="3EB9801A" w14:textId="0E3BD3C0" w:rsidR="1362D8E9" w:rsidRDefault="1362D8E9" w:rsidP="1362D8E9"/>
          <w:p w14:paraId="00C287FE" w14:textId="6F631E18" w:rsidR="1362D8E9" w:rsidRDefault="1362D8E9" w:rsidP="1362D8E9"/>
          <w:p w14:paraId="27884B15" w14:textId="0D2D1A52" w:rsidR="1362D8E9" w:rsidRDefault="1362D8E9" w:rsidP="1362D8E9"/>
          <w:p w14:paraId="7282EB90" w14:textId="0763D4C7" w:rsidR="1362D8E9" w:rsidRDefault="1362D8E9" w:rsidP="1362D8E9"/>
          <w:p w14:paraId="40EDDD38" w14:textId="56F537E9" w:rsidR="1362D8E9" w:rsidRDefault="1362D8E9" w:rsidP="1362D8E9"/>
          <w:p w14:paraId="350B1C0D" w14:textId="35E98F0B" w:rsidR="1362D8E9" w:rsidRDefault="1362D8E9" w:rsidP="1362D8E9"/>
          <w:p w14:paraId="01DDB62A" w14:textId="118EACFD" w:rsidR="1362D8E9" w:rsidRDefault="1362D8E9" w:rsidP="1362D8E9"/>
          <w:p w14:paraId="53F560C9" w14:textId="59554ABE" w:rsidR="1362D8E9" w:rsidRDefault="1362D8E9" w:rsidP="1362D8E9"/>
          <w:p w14:paraId="2028E760" w14:textId="17DB0DB2" w:rsidR="1362D8E9" w:rsidRDefault="1362D8E9" w:rsidP="1362D8E9"/>
          <w:p w14:paraId="7608FBD4" w14:textId="12782F14" w:rsidR="1362D8E9" w:rsidRDefault="1362D8E9" w:rsidP="1362D8E9"/>
          <w:p w14:paraId="477AF2AC" w14:textId="1986C4E7" w:rsidR="1362D8E9" w:rsidRDefault="1362D8E9" w:rsidP="1362D8E9"/>
          <w:p w14:paraId="45CF820D" w14:textId="7BD10AA8" w:rsidR="1362D8E9" w:rsidRDefault="1362D8E9" w:rsidP="1362D8E9"/>
          <w:p w14:paraId="2799FEE1" w14:textId="38045EA8" w:rsidR="1362D8E9" w:rsidRDefault="1362D8E9" w:rsidP="1362D8E9"/>
          <w:p w14:paraId="5D986DEE" w14:textId="0CD0CBEF" w:rsidR="1362D8E9" w:rsidRDefault="1362D8E9" w:rsidP="1362D8E9"/>
          <w:p w14:paraId="1EA70171" w14:textId="2A217445" w:rsidR="1362D8E9" w:rsidRDefault="1362D8E9" w:rsidP="1362D8E9"/>
          <w:p w14:paraId="2FB7532C" w14:textId="3818C9E1" w:rsidR="1362D8E9" w:rsidRDefault="1362D8E9" w:rsidP="1362D8E9"/>
          <w:p w14:paraId="5CD468AB" w14:textId="11A52C3C" w:rsidR="1362D8E9" w:rsidRDefault="1362D8E9" w:rsidP="1362D8E9"/>
          <w:p w14:paraId="18B5F59F" w14:textId="3C698967" w:rsidR="1362D8E9" w:rsidRDefault="1362D8E9" w:rsidP="1362D8E9"/>
          <w:p w14:paraId="2E45AE35" w14:textId="0EDC2E26" w:rsidR="1362D8E9" w:rsidRDefault="1362D8E9" w:rsidP="1362D8E9"/>
          <w:p w14:paraId="3AEBE081" w14:textId="4D02E668" w:rsidR="1362D8E9" w:rsidRDefault="1362D8E9" w:rsidP="1362D8E9"/>
          <w:p w14:paraId="5B08B1A9" w14:textId="0E7FDA02" w:rsidR="1362D8E9" w:rsidRDefault="1362D8E9" w:rsidP="1362D8E9"/>
          <w:p w14:paraId="13AF3AD9" w14:textId="31C4E5B5" w:rsidR="1362D8E9" w:rsidRDefault="1362D8E9" w:rsidP="1362D8E9"/>
          <w:p w14:paraId="6FFCC2BC" w14:textId="1161130D" w:rsidR="1362D8E9" w:rsidRDefault="1362D8E9" w:rsidP="1362D8E9"/>
          <w:p w14:paraId="67B8BC7B" w14:textId="0F4D8443" w:rsidR="1362D8E9" w:rsidRDefault="1362D8E9" w:rsidP="1362D8E9"/>
          <w:p w14:paraId="723CD435" w14:textId="568FDEF3" w:rsidR="1362D8E9" w:rsidRDefault="1362D8E9" w:rsidP="1362D8E9"/>
          <w:p w14:paraId="3AE17D1B" w14:textId="66DB3213" w:rsidR="1362D8E9" w:rsidRDefault="1362D8E9" w:rsidP="1362D8E9"/>
          <w:p w14:paraId="64F95564" w14:textId="78A7E1E1" w:rsidR="1362D8E9" w:rsidRDefault="1362D8E9" w:rsidP="1362D8E9"/>
          <w:p w14:paraId="54B530E5" w14:textId="2F479B23" w:rsidR="1362D8E9" w:rsidRDefault="1362D8E9" w:rsidP="1362D8E9"/>
          <w:p w14:paraId="78BDB615" w14:textId="6AA752F7" w:rsidR="1362D8E9" w:rsidRDefault="1362D8E9" w:rsidP="1362D8E9"/>
        </w:tc>
        <w:tc>
          <w:tcPr>
            <w:tcW w:w="2134" w:type="dxa"/>
            <w:vAlign w:val="bottom"/>
          </w:tcPr>
          <w:p w14:paraId="06A01BB6" w14:textId="6788906A" w:rsidR="1362D8E9" w:rsidRDefault="1362D8E9"/>
        </w:tc>
        <w:tc>
          <w:tcPr>
            <w:tcW w:w="4951" w:type="dxa"/>
            <w:vAlign w:val="bottom"/>
          </w:tcPr>
          <w:p w14:paraId="4D1AFC56" w14:textId="11A70ABA" w:rsidR="1362D8E9" w:rsidRDefault="1362D8E9"/>
        </w:tc>
      </w:tr>
      <w:tr w:rsidR="1362D8E9" w14:paraId="0BA6B030" w14:textId="77777777" w:rsidTr="380DFAE7">
        <w:trPr>
          <w:trHeight w:val="300"/>
        </w:trPr>
        <w:tc>
          <w:tcPr>
            <w:tcW w:w="2275" w:type="dxa"/>
            <w:vAlign w:val="bottom"/>
          </w:tcPr>
          <w:p w14:paraId="4609C8C9" w14:textId="189F44DB" w:rsidR="1362D8E9" w:rsidRDefault="1362D8E9"/>
        </w:tc>
        <w:tc>
          <w:tcPr>
            <w:tcW w:w="2134" w:type="dxa"/>
            <w:vAlign w:val="bottom"/>
          </w:tcPr>
          <w:p w14:paraId="4FC348BF" w14:textId="42393F0A" w:rsidR="1362D8E9" w:rsidRDefault="1362D8E9"/>
        </w:tc>
        <w:tc>
          <w:tcPr>
            <w:tcW w:w="4951" w:type="dxa"/>
            <w:vAlign w:val="bottom"/>
          </w:tcPr>
          <w:p w14:paraId="1DECED4D" w14:textId="1405A0E1" w:rsidR="1362D8E9" w:rsidRDefault="1362D8E9"/>
        </w:tc>
      </w:tr>
      <w:tr w:rsidR="1362D8E9" w14:paraId="7FF19123" w14:textId="77777777" w:rsidTr="380DFAE7">
        <w:trPr>
          <w:trHeight w:val="300"/>
        </w:trPr>
        <w:tc>
          <w:tcPr>
            <w:tcW w:w="2275" w:type="dxa"/>
            <w:vAlign w:val="bottom"/>
          </w:tcPr>
          <w:p w14:paraId="22D09752" w14:textId="469710F4" w:rsidR="1362D8E9" w:rsidRDefault="1362D8E9"/>
        </w:tc>
        <w:tc>
          <w:tcPr>
            <w:tcW w:w="2134" w:type="dxa"/>
            <w:vAlign w:val="bottom"/>
          </w:tcPr>
          <w:p w14:paraId="448A92E2" w14:textId="41200FED" w:rsidR="1362D8E9" w:rsidRDefault="1362D8E9"/>
        </w:tc>
        <w:tc>
          <w:tcPr>
            <w:tcW w:w="4951" w:type="dxa"/>
            <w:vAlign w:val="bottom"/>
          </w:tcPr>
          <w:p w14:paraId="2336E379" w14:textId="1CF872C4" w:rsidR="1362D8E9" w:rsidRDefault="1362D8E9"/>
        </w:tc>
      </w:tr>
      <w:tr w:rsidR="1362D8E9" w14:paraId="0AB68CFE" w14:textId="77777777" w:rsidTr="380DFAE7">
        <w:trPr>
          <w:trHeight w:val="300"/>
        </w:trPr>
        <w:tc>
          <w:tcPr>
            <w:tcW w:w="2275" w:type="dxa"/>
            <w:vAlign w:val="bottom"/>
          </w:tcPr>
          <w:p w14:paraId="51BA6F2F" w14:textId="50E380B7" w:rsidR="1362D8E9" w:rsidRDefault="1362D8E9"/>
        </w:tc>
        <w:tc>
          <w:tcPr>
            <w:tcW w:w="2134" w:type="dxa"/>
            <w:vAlign w:val="bottom"/>
          </w:tcPr>
          <w:p w14:paraId="191ECF50" w14:textId="3ABB5C9C" w:rsidR="1362D8E9" w:rsidRDefault="1362D8E9"/>
        </w:tc>
        <w:tc>
          <w:tcPr>
            <w:tcW w:w="4951" w:type="dxa"/>
            <w:vAlign w:val="bottom"/>
          </w:tcPr>
          <w:p w14:paraId="53CCA9F8" w14:textId="5805C733" w:rsidR="1362D8E9" w:rsidRDefault="1362D8E9"/>
        </w:tc>
      </w:tr>
      <w:tr w:rsidR="1362D8E9" w14:paraId="31AB7B8A" w14:textId="77777777" w:rsidTr="380DFAE7">
        <w:trPr>
          <w:trHeight w:val="300"/>
        </w:trPr>
        <w:tc>
          <w:tcPr>
            <w:tcW w:w="2275" w:type="dxa"/>
            <w:vAlign w:val="bottom"/>
          </w:tcPr>
          <w:p w14:paraId="243A6ACF" w14:textId="2981192E" w:rsidR="1362D8E9" w:rsidRDefault="1362D8E9"/>
        </w:tc>
        <w:tc>
          <w:tcPr>
            <w:tcW w:w="2134" w:type="dxa"/>
            <w:vAlign w:val="bottom"/>
          </w:tcPr>
          <w:p w14:paraId="3AE43717" w14:textId="5EDAF1FA" w:rsidR="1362D8E9" w:rsidRDefault="1362D8E9"/>
        </w:tc>
        <w:tc>
          <w:tcPr>
            <w:tcW w:w="4951" w:type="dxa"/>
            <w:vAlign w:val="bottom"/>
          </w:tcPr>
          <w:p w14:paraId="2357721B" w14:textId="6EED7D7A" w:rsidR="1362D8E9" w:rsidRDefault="1362D8E9"/>
        </w:tc>
      </w:tr>
    </w:tbl>
    <w:p w14:paraId="1A029DB2" w14:textId="4D366199" w:rsidR="00DF0630" w:rsidRPr="00C856AD" w:rsidRDefault="00DF0630" w:rsidP="1362D8E9"/>
    <w:p w14:paraId="5145EF88" w14:textId="0D3CB4BD" w:rsidR="00DF0630" w:rsidRPr="00C856AD" w:rsidRDefault="00DF0630" w:rsidP="1362D8E9">
      <w:r>
        <w:br/>
      </w:r>
      <w:r w:rsidR="1362D8E9">
        <w:rPr>
          <w:noProof/>
        </w:rPr>
        <w:drawing>
          <wp:anchor distT="0" distB="0" distL="114300" distR="114300" simplePos="0" relativeHeight="251657216" behindDoc="1" locked="0" layoutInCell="1" allowOverlap="1" wp14:anchorId="7E92EB56" wp14:editId="068B9078">
            <wp:simplePos x="0" y="0"/>
            <wp:positionH relativeFrom="column">
              <wp:align>left</wp:align>
            </wp:positionH>
            <wp:positionV relativeFrom="paragraph">
              <wp:posOffset>0</wp:posOffset>
            </wp:positionV>
            <wp:extent cx="7219950" cy="3188812"/>
            <wp:effectExtent l="0" t="0" r="0" b="0"/>
            <wp:wrapNone/>
            <wp:docPr id="760181139" name="Picture 760181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219950" cy="3188812"/>
                    </a:xfrm>
                    <a:prstGeom prst="rect">
                      <a:avLst/>
                    </a:prstGeom>
                  </pic:spPr>
                </pic:pic>
              </a:graphicData>
            </a:graphic>
            <wp14:sizeRelH relativeFrom="page">
              <wp14:pctWidth>0</wp14:pctWidth>
            </wp14:sizeRelH>
            <wp14:sizeRelV relativeFrom="page">
              <wp14:pctHeight>0</wp14:pctHeight>
            </wp14:sizeRelV>
          </wp:anchor>
        </w:drawing>
      </w:r>
    </w:p>
    <w:sectPr w:rsidR="00DF0630" w:rsidRPr="00C856AD">
      <w:headerReference w:type="even" r:id="rId24"/>
      <w:headerReference w:type="default" r:id="rId25"/>
      <w:footerReference w:type="even" r:id="rId26"/>
      <w:footerReference w:type="default" r:id="rId27"/>
      <w:headerReference w:type="first" r:id="rId28"/>
      <w:footerReference w:type="first" r:id="rId29"/>
      <w:pgSz w:w="12240" w:h="15840"/>
      <w:pgMar w:top="1080" w:right="1440" w:bottom="1080" w:left="1440" w:header="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ea Vaz" w:date="2024-02-09T00:59:00Z" w:initials="RV">
    <w:p w14:paraId="22C5C713" w14:textId="3661903F" w:rsidR="008148E8" w:rsidRDefault="008148E8" w:rsidP="008148E8">
      <w:pPr>
        <w:pStyle w:val="CommentText"/>
        <w:ind w:left="0"/>
      </w:pPr>
      <w:r>
        <w:rPr>
          <w:rStyle w:val="CommentReference"/>
        </w:rPr>
        <w:annotationRef/>
      </w:r>
      <w:r>
        <w:rPr>
          <w:lang w:val="en-GB"/>
        </w:rPr>
        <w:t xml:space="preserve">We don’t know yet that using technology will definitely reduce waste and lower the C footprint, etc. We should be careful with how we write. We don’t know how much environmental and other cost setting up the system will take in the first place. </w:t>
      </w:r>
    </w:p>
  </w:comment>
  <w:comment w:id="7" w:author="Maxime Bouillon" w:date="2024-02-08T14:49:00Z" w:initials="MB">
    <w:p w14:paraId="49BC4634" w14:textId="54D9E383" w:rsidR="006A5443" w:rsidRDefault="006A5443" w:rsidP="006A5443">
      <w:pPr>
        <w:pStyle w:val="CommentText"/>
        <w:ind w:left="0"/>
      </w:pPr>
      <w:r>
        <w:rPr>
          <w:rStyle w:val="CommentReference"/>
        </w:rPr>
        <w:annotationRef/>
      </w:r>
      <w:r>
        <w:t>Understand where you’re going here, but this analogy isn’t really on point. It’s more about finding a system where a mine isn’t needed anymore, or finding ways to create multiple values (multiple mines) at several point of the chain</w:t>
      </w:r>
    </w:p>
  </w:comment>
  <w:comment w:id="8" w:author="Chris Verhoef" w:date="2024-02-11T19:01:00Z" w:initials="CV">
    <w:p w14:paraId="0669CE5F" w14:textId="77777777" w:rsidR="00B6367B" w:rsidRDefault="00B6367B" w:rsidP="00B6367B">
      <w:pPr>
        <w:pStyle w:val="CommentText"/>
        <w:ind w:left="0"/>
      </w:pPr>
      <w:r>
        <w:rPr>
          <w:rStyle w:val="CommentReference"/>
        </w:rPr>
        <w:annotationRef/>
      </w:r>
      <w:r>
        <w:rPr>
          <w:lang w:val="en-US"/>
        </w:rPr>
        <w:t xml:space="preserve">Thank you good Comment. </w:t>
      </w:r>
    </w:p>
  </w:comment>
  <w:comment w:id="9" w:author="Chris Verhoef" w:date="2024-02-11T19:01:00Z" w:initials="CV">
    <w:p w14:paraId="46C975C7" w14:textId="77777777" w:rsidR="00B6367B" w:rsidRDefault="00B6367B" w:rsidP="00B6367B">
      <w:pPr>
        <w:pStyle w:val="CommentText"/>
        <w:ind w:left="0"/>
      </w:pPr>
      <w:r>
        <w:rPr>
          <w:rStyle w:val="CommentReference"/>
        </w:rPr>
        <w:annotationRef/>
      </w:r>
      <w:r>
        <w:rPr>
          <w:lang w:val="en-US"/>
        </w:rPr>
        <w:t>Changed to match your example, Changed mission to match</w:t>
      </w:r>
    </w:p>
  </w:comment>
  <w:comment w:id="10" w:author="Rea Vaz" w:date="2024-02-09T00:56:00Z" w:initials="RV">
    <w:p w14:paraId="0BDB81EA" w14:textId="16338E88" w:rsidR="00383A9B" w:rsidRDefault="00383A9B" w:rsidP="00383A9B">
      <w:pPr>
        <w:pStyle w:val="CommentText"/>
        <w:ind w:left="0"/>
      </w:pPr>
      <w:r>
        <w:rPr>
          <w:rStyle w:val="CommentReference"/>
        </w:rPr>
        <w:annotationRef/>
      </w:r>
      <w:r>
        <w:rPr>
          <w:lang w:val="en-GB"/>
        </w:rPr>
        <w:t>Keeping in mind that we want to do half yearly projects</w:t>
      </w:r>
    </w:p>
  </w:comment>
  <w:comment w:id="11" w:author="Chris Verhoef" w:date="2024-02-11T19:14:00Z" w:initials="CV">
    <w:p w14:paraId="41DB1D61" w14:textId="77777777" w:rsidR="002B6785" w:rsidRDefault="002B6785" w:rsidP="002B6785">
      <w:pPr>
        <w:pStyle w:val="CommentText"/>
        <w:ind w:left="0"/>
      </w:pPr>
      <w:r>
        <w:rPr>
          <w:rStyle w:val="CommentReference"/>
        </w:rPr>
        <w:annotationRef/>
      </w:r>
      <w:r>
        <w:rPr>
          <w:lang w:val="en-US"/>
        </w:rPr>
        <w:t xml:space="preserve">We have a cycle for half a year for the students. Yes. </w:t>
      </w:r>
    </w:p>
  </w:comment>
  <w:comment w:id="12" w:author="Maxime Bouillon" w:date="2024-02-08T14:50:00Z" w:initials="MB">
    <w:p w14:paraId="7076D3DF" w14:textId="6A816A36" w:rsidR="00181197" w:rsidRDefault="00181197" w:rsidP="00181197">
      <w:pPr>
        <w:pStyle w:val="CommentText"/>
        <w:ind w:left="0"/>
      </w:pPr>
      <w:r>
        <w:rPr>
          <w:rStyle w:val="CommentReference"/>
        </w:rPr>
        <w:annotationRef/>
      </w:r>
      <w:r>
        <w:t xml:space="preserve">How significantly? </w:t>
      </w:r>
    </w:p>
  </w:comment>
  <w:comment w:id="13" w:author="Maxime Bouillon" w:date="2024-02-08T14:51:00Z" w:initials="MB">
    <w:p w14:paraId="470CE916" w14:textId="77777777" w:rsidR="00AE3EC2" w:rsidRDefault="00AE3EC2" w:rsidP="00AE3EC2">
      <w:pPr>
        <w:pStyle w:val="CommentText"/>
        <w:ind w:left="0"/>
      </w:pPr>
      <w:r>
        <w:rPr>
          <w:rStyle w:val="CommentReference"/>
        </w:rPr>
        <w:annotationRef/>
      </w:r>
      <w:r>
        <w:t>Not a one-size fits all solution, creating a plurality of networks with their own goal, ambitions and solution</w:t>
      </w:r>
    </w:p>
  </w:comment>
  <w:comment w:id="14" w:author="Maxime Bouillon" w:date="2024-02-08T14:52:00Z" w:initials="MB">
    <w:p w14:paraId="5A7DF863" w14:textId="77777777" w:rsidR="0019448B" w:rsidRDefault="0019448B" w:rsidP="0019448B">
      <w:pPr>
        <w:pStyle w:val="CommentText"/>
        <w:ind w:left="0"/>
      </w:pPr>
      <w:r>
        <w:rPr>
          <w:rStyle w:val="CommentReference"/>
        </w:rPr>
        <w:annotationRef/>
      </w:r>
      <w:r>
        <w:t>What are they made of? Proportion of academy/industry/government/students</w:t>
      </w:r>
    </w:p>
  </w:comment>
  <w:comment w:id="15" w:author="Maxime Bouillon" w:date="2024-02-08T14:55:00Z" w:initials="MB">
    <w:p w14:paraId="1A66C552" w14:textId="628B0BD2" w:rsidR="00410F0D" w:rsidRDefault="00410F0D" w:rsidP="00410F0D">
      <w:pPr>
        <w:pStyle w:val="CommentText"/>
        <w:ind w:left="0"/>
      </w:pPr>
      <w:r>
        <w:rPr>
          <w:rStyle w:val="CommentReference"/>
        </w:rPr>
        <w:annotationRef/>
      </w:r>
      <w:r>
        <w:t xml:space="preserve">Missing the action part here. </w:t>
      </w:r>
      <w:r>
        <w:fldChar w:fldCharType="begin"/>
      </w:r>
      <w:r>
        <w:instrText>HYPERLINK "mailto:ms0063855@windesheim.nl"</w:instrText>
      </w:r>
      <w:bookmarkStart w:id="17" w:name="_@_0878A4F104C64AE9A3C985372630B0C4Z"/>
      <w:r>
        <w:fldChar w:fldCharType="separate"/>
      </w:r>
      <w:bookmarkEnd w:id="17"/>
      <w:r w:rsidRPr="00410F0D">
        <w:rPr>
          <w:rStyle w:val="Mention"/>
          <w:noProof/>
        </w:rPr>
        <w:t>@Michiel Steeman</w:t>
      </w:r>
      <w:r>
        <w:fldChar w:fldCharType="end"/>
      </w:r>
      <w:r>
        <w:t xml:space="preserve"> &amp; </w:t>
      </w:r>
      <w:r>
        <w:fldChar w:fldCharType="begin"/>
      </w:r>
      <w:r>
        <w:instrText>HYPERLINK "mailto:un0121919@windesheim.nl"</w:instrText>
      </w:r>
      <w:bookmarkStart w:id="18" w:name="_@_98F905A36E2C47A2AB3CD40E59C794A1Z"/>
      <w:r>
        <w:fldChar w:fldCharType="separate"/>
      </w:r>
      <w:bookmarkEnd w:id="18"/>
      <w:r w:rsidRPr="00410F0D">
        <w:rPr>
          <w:rStyle w:val="Mention"/>
          <w:noProof/>
        </w:rPr>
        <w:t>@Chris Verhoef</w:t>
      </w:r>
      <w:r>
        <w:fldChar w:fldCharType="end"/>
      </w:r>
      <w:r>
        <w:t xml:space="preserve"> this bit is really close to the agency presentation from Kees. It’s not only about empowering, it’s about empowering and engaging, creating awareness, willingness and ability to act. Collaborating with him here would be a must to get traction fast, and he wants to work with students</w:t>
      </w:r>
    </w:p>
  </w:comment>
  <w:comment w:id="16" w:author="Chris Verhoef" w:date="2024-02-11T19:25:00Z" w:initials="CV">
    <w:p w14:paraId="6FE23EAF" w14:textId="77777777" w:rsidR="00425B1A" w:rsidRDefault="00425B1A" w:rsidP="00425B1A">
      <w:pPr>
        <w:pStyle w:val="CommentText"/>
        <w:ind w:left="0"/>
      </w:pPr>
      <w:r>
        <w:rPr>
          <w:rStyle w:val="CommentReference"/>
        </w:rPr>
        <w:annotationRef/>
      </w:r>
      <w:r>
        <w:rPr>
          <w:lang w:val="en-US"/>
        </w:rPr>
        <w:t>Yes, I have already reached out</w:t>
      </w:r>
    </w:p>
  </w:comment>
  <w:comment w:id="19" w:author="Maxime Bouillon" w:date="2024-02-08T14:55:00Z" w:initials="MB">
    <w:p w14:paraId="69B6AA18" w14:textId="0D4A8D65" w:rsidR="002459D3" w:rsidRDefault="002459D3" w:rsidP="002459D3">
      <w:pPr>
        <w:pStyle w:val="CommentText"/>
        <w:ind w:left="0"/>
      </w:pPr>
      <w:r>
        <w:rPr>
          <w:rStyle w:val="CommentReference"/>
        </w:rPr>
        <w:annotationRef/>
      </w:r>
      <w:r>
        <w:t>How much?</w:t>
      </w:r>
    </w:p>
  </w:comment>
  <w:comment w:id="20" w:author="Maxime Bouillon" w:date="2024-02-08T14:55:00Z" w:initials="MB">
    <w:p w14:paraId="6D5831D2" w14:textId="77777777" w:rsidR="00AC277E" w:rsidRDefault="00AC277E" w:rsidP="00AC277E">
      <w:pPr>
        <w:pStyle w:val="CommentText"/>
        <w:ind w:left="0"/>
      </w:pPr>
      <w:r>
        <w:rPr>
          <w:rStyle w:val="CommentReference"/>
        </w:rPr>
        <w:annotationRef/>
      </w:r>
      <w:r>
        <w:t>Adoption of what?</w:t>
      </w:r>
    </w:p>
  </w:comment>
  <w:comment w:id="21" w:author="Chris Verhoef" w:date="2024-02-11T19:42:00Z" w:initials="CV">
    <w:p w14:paraId="0636AD41" w14:textId="77777777" w:rsidR="00A71D8D" w:rsidRDefault="00A71D8D" w:rsidP="00A71D8D">
      <w:pPr>
        <w:pStyle w:val="CommentText"/>
        <w:ind w:left="0"/>
      </w:pPr>
      <w:r>
        <w:rPr>
          <w:rStyle w:val="CommentReference"/>
        </w:rPr>
        <w:annotationRef/>
      </w:r>
      <w:r>
        <w:rPr>
          <w:lang w:val="en-US"/>
        </w:rPr>
        <w:t>UPCYCLING! Thank you maxime</w:t>
      </w:r>
    </w:p>
  </w:comment>
  <w:comment w:id="27" w:author="Maxime Bouillon" w:date="2024-02-08T15:58:00Z" w:initials="MB">
    <w:p w14:paraId="5F232873" w14:textId="6DB8BEEC" w:rsidR="006D0CC5" w:rsidRDefault="006D0CC5" w:rsidP="006D0CC5">
      <w:pPr>
        <w:pStyle w:val="CommentText"/>
        <w:ind w:left="0"/>
      </w:pPr>
      <w:r>
        <w:rPr>
          <w:rStyle w:val="CommentReference"/>
        </w:rPr>
        <w:annotationRef/>
      </w:r>
      <w:r>
        <w:t>Keep thinking it has to be network of networks</w:t>
      </w:r>
    </w:p>
  </w:comment>
  <w:comment w:id="28" w:author="Chris Verhoef" w:date="2024-02-11T19:43:00Z" w:initials="CV">
    <w:p w14:paraId="4F65B4E2" w14:textId="77777777" w:rsidR="00A71D8D" w:rsidRDefault="00A71D8D" w:rsidP="00A71D8D">
      <w:pPr>
        <w:pStyle w:val="CommentText"/>
        <w:ind w:left="0"/>
      </w:pPr>
      <w:r>
        <w:rPr>
          <w:rStyle w:val="CommentReference"/>
        </w:rPr>
        <w:annotationRef/>
      </w:r>
      <w:r>
        <w:rPr>
          <w:lang w:val="en-US"/>
        </w:rPr>
        <w:t>Issn’t that the devition of it. But Maybe You’re right!</w:t>
      </w:r>
    </w:p>
  </w:comment>
  <w:comment w:id="29" w:author="Maxime Bouillon" w:date="2024-02-08T16:00:00Z" w:initials="MB">
    <w:p w14:paraId="5A8602C8" w14:textId="27157D07" w:rsidR="009E0DE2" w:rsidRDefault="009E0DE2" w:rsidP="009E0DE2">
      <w:pPr>
        <w:pStyle w:val="CommentText"/>
        <w:ind w:left="0"/>
      </w:pPr>
      <w:r>
        <w:rPr>
          <w:rStyle w:val="CommentReference"/>
        </w:rPr>
        <w:annotationRef/>
      </w:r>
      <w:r>
        <w:t>Idem as before, not only empowering</w:t>
      </w:r>
    </w:p>
  </w:comment>
  <w:comment w:id="30" w:author="Maxime Bouillon" w:date="2024-02-08T16:00:00Z" w:initials="MB">
    <w:p w14:paraId="4B4F3448" w14:textId="77777777" w:rsidR="009E0DE2" w:rsidRDefault="009E0DE2" w:rsidP="009E0DE2">
      <w:pPr>
        <w:pStyle w:val="CommentText"/>
        <w:ind w:left="0"/>
      </w:pPr>
      <w:r>
        <w:rPr>
          <w:rStyle w:val="CommentReference"/>
        </w:rPr>
        <w:annotationRef/>
      </w:r>
      <w:r>
        <w:t xml:space="preserve">See article via link: </w:t>
      </w:r>
      <w:hyperlink r:id="rId1" w:history="1">
        <w:r w:rsidRPr="00A118D2">
          <w:rPr>
            <w:rStyle w:val="Hyperlink"/>
          </w:rPr>
          <w:t>https://www.linkedin.com/posts/kees-klomp-5029b54_de-kern-van-het-onderzoek-dat-remko-van-der-activity-6907938293082927104-Rid9/?utm_source=linkedin_share&amp;utm_medium=member_desktop_web</w:t>
        </w:r>
      </w:hyperlink>
    </w:p>
  </w:comment>
  <w:comment w:id="31" w:author="Maxime Bouillon" w:date="2024-02-08T16:00:00Z" w:initials="MB">
    <w:p w14:paraId="6C4B825C" w14:textId="004B7FD1" w:rsidR="009E0DE2" w:rsidRDefault="009E0DE2" w:rsidP="009E0DE2">
      <w:pPr>
        <w:pStyle w:val="CommentText"/>
        <w:ind w:left="0"/>
      </w:pPr>
      <w:r>
        <w:rPr>
          <w:rStyle w:val="CommentReference"/>
        </w:rPr>
        <w:annotationRef/>
      </w:r>
      <w:r>
        <w:rPr>
          <w:noProof/>
        </w:rPr>
        <w:drawing>
          <wp:inline distT="0" distB="0" distL="0" distR="0" wp14:anchorId="6B733822" wp14:editId="3EA42F5D">
            <wp:extent cx="5943600" cy="3372485"/>
            <wp:effectExtent l="0" t="0" r="0" b="0"/>
            <wp:docPr id="242804785"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66416" name="Picture 1997466416" descr="diagram"/>
                    <pic:cNvPicPr/>
                  </pic:nvPicPr>
                  <pic:blipFill>
                    <a:blip r:embed="rId2">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comment>
  <w:comment w:id="32" w:author="Maxime Bouillon" w:date="2024-02-08T16:02:00Z" w:initials="MB">
    <w:p w14:paraId="349A19F9" w14:textId="77777777" w:rsidR="007C5DAB" w:rsidRDefault="007C5DAB" w:rsidP="007C5DAB">
      <w:pPr>
        <w:pStyle w:val="CommentText"/>
        <w:ind w:left="0"/>
      </w:pPr>
      <w:r>
        <w:rPr>
          <w:rStyle w:val="CommentReference"/>
        </w:rPr>
        <w:annotationRef/>
      </w:r>
      <w:r>
        <w:t>It’s then a combination of wanting, thinking/knowing &amp; being able to/doing. And this approach reviewed for all types of partners, being academia, industry, governments &amp; students</w:t>
      </w:r>
    </w:p>
  </w:comment>
  <w:comment w:id="34" w:author="Rea Vaz" w:date="2024-02-09T01:18:00Z" w:initials="RV">
    <w:p w14:paraId="08B53C13" w14:textId="77777777" w:rsidR="00DB1375" w:rsidRDefault="00DB1375" w:rsidP="00DB1375">
      <w:pPr>
        <w:pStyle w:val="CommentText"/>
        <w:ind w:left="0"/>
      </w:pPr>
      <w:r>
        <w:rPr>
          <w:rStyle w:val="CommentReference"/>
        </w:rPr>
        <w:annotationRef/>
      </w:r>
      <w:r>
        <w:rPr>
          <w:lang w:val="en-GB"/>
        </w:rPr>
        <w:t>Most of the time the SC exists. They are not building new ones.</w:t>
      </w:r>
    </w:p>
  </w:comment>
  <w:comment w:id="35" w:author="Maxime Bouillon" w:date="2024-02-08T16:03:00Z" w:initials="MB">
    <w:p w14:paraId="1E71F0DC" w14:textId="664400F9" w:rsidR="00746C52" w:rsidRDefault="00746C52" w:rsidP="00746C52">
      <w:pPr>
        <w:pStyle w:val="CommentText"/>
        <w:ind w:left="0"/>
      </w:pPr>
      <w:r>
        <w:rPr>
          <w:rStyle w:val="CommentReference"/>
        </w:rPr>
        <w:annotationRef/>
      </w:r>
      <w:r>
        <w:t>I don’t think this is us. None of us at the lectoraat has any type of pioneering insight sustainbability/impact-wise, if anything we’re behind. We need to identify the innovators/pioneers and put them under the spotlight</w:t>
      </w:r>
    </w:p>
  </w:comment>
  <w:comment w:id="36" w:author="Maxime Bouillon" w:date="2024-02-08T16:03:00Z" w:initials="MB">
    <w:p w14:paraId="11CDEC79" w14:textId="77777777" w:rsidR="00746C52" w:rsidRDefault="00746C52" w:rsidP="00746C52">
      <w:pPr>
        <w:pStyle w:val="CommentText"/>
        <w:ind w:left="0"/>
      </w:pPr>
      <w:r>
        <w:rPr>
          <w:rStyle w:val="CommentReference"/>
        </w:rPr>
        <w:annotationRef/>
      </w:r>
      <w:r>
        <w:t>Please not that word in first</w:t>
      </w:r>
    </w:p>
  </w:comment>
  <w:comment w:id="37" w:author="Maxime Bouillon" w:date="2024-02-08T16:16:00Z" w:initials="MB">
    <w:p w14:paraId="5E30AF7C" w14:textId="77777777" w:rsidR="00FE48A9" w:rsidRDefault="00FE48A9" w:rsidP="00FE48A9">
      <w:pPr>
        <w:pStyle w:val="CommentText"/>
        <w:ind w:left="0"/>
      </w:pPr>
      <w:r>
        <w:rPr>
          <w:rStyle w:val="CommentReference"/>
        </w:rPr>
        <w:annotationRef/>
      </w:r>
      <w:r>
        <w:rPr>
          <w:lang w:val="en-US"/>
        </w:rPr>
        <w:t xml:space="preserve">I have difficulties understanding what is targeted here and how it’ll help. This is broad, and misses novelty </w:t>
      </w:r>
    </w:p>
  </w:comment>
  <w:comment w:id="38" w:author="Rea Vaz" w:date="2024-02-09T01:24:00Z" w:initials="RV">
    <w:p w14:paraId="1BA072D0" w14:textId="77777777" w:rsidR="00E31274" w:rsidRDefault="00E31274" w:rsidP="00E31274">
      <w:pPr>
        <w:pStyle w:val="CommentText"/>
        <w:ind w:left="0"/>
      </w:pPr>
      <w:r>
        <w:rPr>
          <w:rStyle w:val="CommentReference"/>
        </w:rPr>
        <w:annotationRef/>
      </w:r>
      <w:r>
        <w:rPr>
          <w:lang w:val="en-US"/>
        </w:rPr>
        <w:t xml:space="preserve">Can we work with what we have? Seems more sustainable. Also it’s not necessary and many partners may not have the resources for this. </w:t>
      </w:r>
    </w:p>
  </w:comment>
  <w:comment w:id="39" w:author="Rea Vaz" w:date="2024-02-09T01:26:00Z" w:initials="RV">
    <w:p w14:paraId="4B83FBFA" w14:textId="77777777" w:rsidR="00CF6ADB" w:rsidRDefault="00CF6ADB" w:rsidP="00CF6ADB">
      <w:pPr>
        <w:pStyle w:val="CommentText"/>
        <w:ind w:left="0"/>
      </w:pPr>
      <w:r>
        <w:rPr>
          <w:rStyle w:val="CommentReference"/>
        </w:rPr>
        <w:annotationRef/>
      </w:r>
      <w:r>
        <w:rPr>
          <w:lang w:val="en-GB"/>
        </w:rPr>
        <w:t xml:space="preserve">I feel like we are making this all about who we consider to be ‘experts’ which may not be true. A lot of local value chains have people who have worked in the field that they supply for a long time. They are invaluable to the process. </w:t>
      </w:r>
    </w:p>
  </w:comment>
  <w:comment w:id="40" w:author="Rea Vaz" w:date="2024-02-09T01:32:00Z" w:initials="RV">
    <w:p w14:paraId="7DAA8588" w14:textId="77777777" w:rsidR="00DF7323" w:rsidRDefault="00DF7323" w:rsidP="00DF7323">
      <w:pPr>
        <w:pStyle w:val="CommentText"/>
        <w:ind w:left="0"/>
      </w:pPr>
      <w:r>
        <w:rPr>
          <w:rStyle w:val="CommentReference"/>
        </w:rPr>
        <w:annotationRef/>
      </w:r>
      <w:r>
        <w:rPr>
          <w:lang w:val="en-GB"/>
        </w:rPr>
        <w:t xml:space="preserve">Not sure about this. </w:t>
      </w:r>
    </w:p>
  </w:comment>
  <w:comment w:id="41" w:author="Maxime Bouillon" w:date="2024-02-08T16:17:00Z" w:initials="MB">
    <w:p w14:paraId="0A59D43D" w14:textId="760C6F58" w:rsidR="00D335D2" w:rsidRDefault="00D335D2" w:rsidP="00D335D2">
      <w:pPr>
        <w:pStyle w:val="CommentText"/>
        <w:ind w:left="0"/>
      </w:pPr>
      <w:r>
        <w:rPr>
          <w:rStyle w:val="CommentReference"/>
        </w:rPr>
        <w:annotationRef/>
      </w:r>
      <w:r>
        <w:t>Idem as before, this is missing engagement elements, done this way, it will look like any educational platform ever created/existing</w:t>
      </w:r>
    </w:p>
  </w:comment>
  <w:comment w:id="42" w:author="Rea Vaz" w:date="2024-02-09T01:34:00Z" w:initials="RV">
    <w:p w14:paraId="0D91D5EC" w14:textId="77777777" w:rsidR="004D0B80" w:rsidRDefault="004D0B80" w:rsidP="004D0B80">
      <w:pPr>
        <w:pStyle w:val="CommentText"/>
        <w:ind w:left="0"/>
      </w:pPr>
      <w:r>
        <w:rPr>
          <w:rStyle w:val="CommentReference"/>
        </w:rPr>
        <w:annotationRef/>
      </w:r>
      <w:r>
        <w:rPr>
          <w:lang w:val="en-GB"/>
        </w:rPr>
        <w:t>Developed by whom and on the basis of what?</w:t>
      </w:r>
    </w:p>
  </w:comment>
  <w:comment w:id="43" w:author="Maxime Bouillon" w:date="2024-02-08T16:19:00Z" w:initials="MB">
    <w:p w14:paraId="28CF5FB9" w14:textId="6BDC7248" w:rsidR="00A67AC0" w:rsidRDefault="00A67AC0" w:rsidP="00A67AC0">
      <w:pPr>
        <w:pStyle w:val="CommentText"/>
        <w:ind w:left="0"/>
      </w:pPr>
      <w:r>
        <w:rPr>
          <w:rStyle w:val="CommentReference"/>
        </w:rPr>
        <w:annotationRef/>
      </w:r>
      <w:r>
        <w:t xml:space="preserve">Is this the approach part we had in mind from the start? </w:t>
      </w:r>
    </w:p>
  </w:comment>
  <w:comment w:id="44" w:author="Rea Vaz" w:date="2024-02-09T01:35:00Z" w:initials="RV">
    <w:p w14:paraId="01C23089" w14:textId="77777777" w:rsidR="00722862" w:rsidRDefault="00722862" w:rsidP="00722862">
      <w:pPr>
        <w:pStyle w:val="CommentText"/>
        <w:ind w:left="0"/>
      </w:pPr>
      <w:r>
        <w:rPr>
          <w:rStyle w:val="CommentReference"/>
        </w:rPr>
        <w:annotationRef/>
      </w:r>
      <w:r>
        <w:rPr>
          <w:lang w:val="en-GB"/>
        </w:rPr>
        <w:t>Shouldn’t this be anyone in the VC?</w:t>
      </w:r>
    </w:p>
  </w:comment>
  <w:comment w:id="45" w:author="Rea Vaz" w:date="2024-02-09T01:40:00Z" w:initials="RV">
    <w:p w14:paraId="2BE543D7" w14:textId="77777777" w:rsidR="000C48B0" w:rsidRDefault="000C48B0" w:rsidP="000C48B0">
      <w:pPr>
        <w:pStyle w:val="CommentText"/>
        <w:ind w:left="0"/>
      </w:pPr>
      <w:r>
        <w:rPr>
          <w:rStyle w:val="CommentReference"/>
        </w:rPr>
        <w:annotationRef/>
      </w:r>
      <w:r>
        <w:rPr>
          <w:lang w:val="en-GB"/>
        </w:rPr>
        <w:t>Don’t know if this is the right word….</w:t>
      </w:r>
    </w:p>
  </w:comment>
  <w:comment w:id="46" w:author="Rea Vaz" w:date="2024-02-09T01:40:00Z" w:initials="RV">
    <w:p w14:paraId="4C1D7966" w14:textId="77777777" w:rsidR="009E3FE1" w:rsidRDefault="009E3FE1" w:rsidP="009E3FE1">
      <w:pPr>
        <w:pStyle w:val="CommentText"/>
        <w:ind w:left="0"/>
      </w:pPr>
      <w:r>
        <w:rPr>
          <w:rStyle w:val="CommentReference"/>
        </w:rPr>
        <w:annotationRef/>
      </w:r>
      <w:r>
        <w:rPr>
          <w:lang w:val="en-GB"/>
        </w:rPr>
        <w:t xml:space="preserve">To improve on it I hope. </w:t>
      </w:r>
    </w:p>
  </w:comment>
  <w:comment w:id="47" w:author="Maxime Bouillon" w:date="2024-02-08T16:19:00Z" w:initials="MB">
    <w:p w14:paraId="61DB447F" w14:textId="44A6570A" w:rsidR="00605611" w:rsidRDefault="00605611" w:rsidP="00605611">
      <w:pPr>
        <w:pStyle w:val="CommentText"/>
        <w:ind w:left="0"/>
      </w:pPr>
      <w:r>
        <w:rPr>
          <w:rStyle w:val="CommentReference"/>
        </w:rPr>
        <w:annotationRef/>
      </w:r>
      <w:r>
        <w:t>We’d have to create them before, no?</w:t>
      </w:r>
    </w:p>
  </w:comment>
  <w:comment w:id="48" w:author="Rea Vaz" w:date="2024-02-09T01:42:00Z" w:initials="RV">
    <w:p w14:paraId="17D2F44E" w14:textId="77777777" w:rsidR="009E3FE1" w:rsidRDefault="009E3FE1" w:rsidP="009E3FE1">
      <w:pPr>
        <w:pStyle w:val="CommentText"/>
        <w:ind w:left="0"/>
      </w:pPr>
      <w:r>
        <w:rPr>
          <w:rStyle w:val="CommentReference"/>
        </w:rPr>
        <w:annotationRef/>
      </w:r>
      <w:r>
        <w:rPr>
          <w:lang w:val="en-GB"/>
        </w:rPr>
        <w:t xml:space="preserve">Again this wording is the problem. We are looking especially into chains with sustainability and resilience problems. And we are looking at internal disruptions (here I mean any issues that pop-up) so its more an investigation and then adoption of practises. </w:t>
      </w:r>
    </w:p>
  </w:comment>
  <w:comment w:id="49" w:author="Rea Vaz" w:date="2024-02-09T01:43:00Z" w:initials="RV">
    <w:p w14:paraId="7BB40054" w14:textId="77777777" w:rsidR="00CF78BD" w:rsidRDefault="00CF78BD" w:rsidP="00CF78BD">
      <w:pPr>
        <w:pStyle w:val="CommentText"/>
        <w:ind w:left="0"/>
      </w:pPr>
      <w:r>
        <w:rPr>
          <w:rStyle w:val="CommentReference"/>
        </w:rPr>
        <w:annotationRef/>
      </w:r>
      <w:r>
        <w:rPr>
          <w:lang w:val="en-GB"/>
        </w:rPr>
        <w:t xml:space="preserve">This will also need to be developed and adapted several times before we reach the stage that it can be implemented flawlessly. </w:t>
      </w:r>
    </w:p>
  </w:comment>
  <w:comment w:id="50" w:author="Rea Vaz" w:date="2024-02-09T01:44:00Z" w:initials="RV">
    <w:p w14:paraId="4A83E0E1" w14:textId="77777777" w:rsidR="00A72A10" w:rsidRDefault="00A72A10" w:rsidP="00A72A10">
      <w:pPr>
        <w:pStyle w:val="CommentText"/>
        <w:ind w:left="0"/>
      </w:pPr>
      <w:r>
        <w:rPr>
          <w:rStyle w:val="CommentReference"/>
        </w:rPr>
        <w:annotationRef/>
      </w:r>
      <w:r>
        <w:rPr>
          <w:lang w:val="en-GB"/>
        </w:rPr>
        <w:t xml:space="preserve">Ideally in the same industry and different SC’s </w:t>
      </w:r>
    </w:p>
  </w:comment>
  <w:comment w:id="51" w:author="Rea Vaz" w:date="2024-02-09T01:44:00Z" w:initials="RV">
    <w:p w14:paraId="5BC59966" w14:textId="28934E54" w:rsidR="00CF78BD" w:rsidRDefault="00CF78BD" w:rsidP="00CF78BD">
      <w:pPr>
        <w:pStyle w:val="CommentText"/>
        <w:ind w:left="0"/>
      </w:pPr>
      <w:r>
        <w:rPr>
          <w:rStyle w:val="CommentReference"/>
        </w:rPr>
        <w:annotationRef/>
      </w:r>
      <w:r>
        <w:rPr>
          <w:lang w:val="en-GB"/>
        </w:rP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C5C713" w15:done="1"/>
  <w15:commentEx w15:paraId="49BC4634" w15:done="0"/>
  <w15:commentEx w15:paraId="0669CE5F" w15:paraIdParent="49BC4634" w15:done="0"/>
  <w15:commentEx w15:paraId="46C975C7" w15:paraIdParent="49BC4634" w15:done="0"/>
  <w15:commentEx w15:paraId="0BDB81EA" w15:done="0"/>
  <w15:commentEx w15:paraId="41DB1D61" w15:paraIdParent="0BDB81EA" w15:done="0"/>
  <w15:commentEx w15:paraId="7076D3DF" w15:done="0"/>
  <w15:commentEx w15:paraId="470CE916" w15:done="0"/>
  <w15:commentEx w15:paraId="5A7DF863" w15:done="1"/>
  <w15:commentEx w15:paraId="1A66C552" w15:done="0"/>
  <w15:commentEx w15:paraId="6FE23EAF" w15:paraIdParent="1A66C552" w15:done="0"/>
  <w15:commentEx w15:paraId="69B6AA18" w15:done="1"/>
  <w15:commentEx w15:paraId="6D5831D2" w15:done="0"/>
  <w15:commentEx w15:paraId="0636AD41" w15:paraIdParent="6D5831D2" w15:done="0"/>
  <w15:commentEx w15:paraId="5F232873" w15:done="0"/>
  <w15:commentEx w15:paraId="4F65B4E2" w15:paraIdParent="5F232873" w15:done="0"/>
  <w15:commentEx w15:paraId="5A8602C8" w15:done="0"/>
  <w15:commentEx w15:paraId="4B4F3448" w15:paraIdParent="5A8602C8" w15:done="0"/>
  <w15:commentEx w15:paraId="6C4B825C" w15:paraIdParent="5A8602C8" w15:done="0"/>
  <w15:commentEx w15:paraId="349A19F9" w15:paraIdParent="5A8602C8" w15:done="0"/>
  <w15:commentEx w15:paraId="08B53C13" w15:done="0"/>
  <w15:commentEx w15:paraId="1E71F0DC" w15:done="0"/>
  <w15:commentEx w15:paraId="11CDEC79" w15:done="0"/>
  <w15:commentEx w15:paraId="5E30AF7C" w15:done="0"/>
  <w15:commentEx w15:paraId="1BA072D0" w15:done="0"/>
  <w15:commentEx w15:paraId="4B83FBFA" w15:done="0"/>
  <w15:commentEx w15:paraId="7DAA8588" w15:done="0"/>
  <w15:commentEx w15:paraId="0A59D43D" w15:done="0"/>
  <w15:commentEx w15:paraId="0D91D5EC" w15:done="0"/>
  <w15:commentEx w15:paraId="28CF5FB9" w15:done="0"/>
  <w15:commentEx w15:paraId="01C23089" w15:done="0"/>
  <w15:commentEx w15:paraId="2BE543D7" w15:done="0"/>
  <w15:commentEx w15:paraId="4C1D7966" w15:done="0"/>
  <w15:commentEx w15:paraId="61DB447F" w15:done="0"/>
  <w15:commentEx w15:paraId="17D2F44E" w15:done="0"/>
  <w15:commentEx w15:paraId="7BB40054" w15:paraIdParent="17D2F44E" w15:done="0"/>
  <w15:commentEx w15:paraId="4A83E0E1" w15:done="0"/>
  <w15:commentEx w15:paraId="5BC599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B25ED2" w16cex:dateUtc="2024-02-08T23:59:00Z"/>
  <w16cex:commentExtensible w16cex:durableId="53518BB1" w16cex:dateUtc="2024-02-08T13:49:00Z"/>
  <w16cex:commentExtensible w16cex:durableId="19341343" w16cex:dateUtc="2024-02-11T18:01:00Z"/>
  <w16cex:commentExtensible w16cex:durableId="5B281355" w16cex:dateUtc="2024-02-11T18:01:00Z"/>
  <w16cex:commentExtensible w16cex:durableId="43946D4B" w16cex:dateUtc="2024-02-08T23:56:00Z"/>
  <w16cex:commentExtensible w16cex:durableId="70592571" w16cex:dateUtc="2024-02-11T18:14:00Z"/>
  <w16cex:commentExtensible w16cex:durableId="26F2C256" w16cex:dateUtc="2024-02-08T13:50:00Z"/>
  <w16cex:commentExtensible w16cex:durableId="3EDDAAF2" w16cex:dateUtc="2024-02-08T13:51:00Z"/>
  <w16cex:commentExtensible w16cex:durableId="1A620A02" w16cex:dateUtc="2024-02-08T13:52:00Z"/>
  <w16cex:commentExtensible w16cex:durableId="4A360D08" w16cex:dateUtc="2024-02-08T13:55:00Z"/>
  <w16cex:commentExtensible w16cex:durableId="514CC5E7" w16cex:dateUtc="2024-02-11T18:25:00Z"/>
  <w16cex:commentExtensible w16cex:durableId="10C796D3" w16cex:dateUtc="2024-02-08T13:55:00Z"/>
  <w16cex:commentExtensible w16cex:durableId="3CF48470" w16cex:dateUtc="2024-02-08T13:55:00Z"/>
  <w16cex:commentExtensible w16cex:durableId="68A39740" w16cex:dateUtc="2024-02-11T18:42:00Z"/>
  <w16cex:commentExtensible w16cex:durableId="02ACB4E8" w16cex:dateUtc="2024-02-08T14:58:00Z"/>
  <w16cex:commentExtensible w16cex:durableId="35EE911F" w16cex:dateUtc="2024-02-11T18:43:00Z"/>
  <w16cex:commentExtensible w16cex:durableId="476FCDE4" w16cex:dateUtc="2024-02-08T15:00:00Z"/>
  <w16cex:commentExtensible w16cex:durableId="1348056E" w16cex:dateUtc="2024-02-08T15:00:00Z"/>
  <w16cex:commentExtensible w16cex:durableId="2B455513" w16cex:dateUtc="2024-02-08T15:00:00Z"/>
  <w16cex:commentExtensible w16cex:durableId="48628963" w16cex:dateUtc="2024-02-08T15:02:00Z"/>
  <w16cex:commentExtensible w16cex:durableId="280D9B0F" w16cex:dateUtc="2024-02-09T00:18:00Z"/>
  <w16cex:commentExtensible w16cex:durableId="53C507A9" w16cex:dateUtc="2024-02-08T15:03:00Z"/>
  <w16cex:commentExtensible w16cex:durableId="539EC614" w16cex:dateUtc="2024-02-08T15:03:00Z"/>
  <w16cex:commentExtensible w16cex:durableId="099A24D1" w16cex:dateUtc="2024-02-08T15:16:00Z"/>
  <w16cex:commentExtensible w16cex:durableId="66803FAA" w16cex:dateUtc="2024-02-09T00:24:00Z"/>
  <w16cex:commentExtensible w16cex:durableId="7B888C20" w16cex:dateUtc="2024-02-09T00:26:00Z"/>
  <w16cex:commentExtensible w16cex:durableId="72722E6A" w16cex:dateUtc="2024-02-09T00:32:00Z"/>
  <w16cex:commentExtensible w16cex:durableId="3DF4E37B" w16cex:dateUtc="2024-02-08T15:17:00Z"/>
  <w16cex:commentExtensible w16cex:durableId="2DAA84F6" w16cex:dateUtc="2024-02-09T00:34:00Z"/>
  <w16cex:commentExtensible w16cex:durableId="786CE8BF" w16cex:dateUtc="2024-02-08T15:19:00Z"/>
  <w16cex:commentExtensible w16cex:durableId="7EA00443" w16cex:dateUtc="2024-02-09T00:35:00Z"/>
  <w16cex:commentExtensible w16cex:durableId="0D9236C4" w16cex:dateUtc="2024-02-09T00:40:00Z"/>
  <w16cex:commentExtensible w16cex:durableId="4239AE75" w16cex:dateUtc="2024-02-09T00:40:00Z"/>
  <w16cex:commentExtensible w16cex:durableId="7DDD9119" w16cex:dateUtc="2024-02-08T15:19:00Z"/>
  <w16cex:commentExtensible w16cex:durableId="2E29CDA9" w16cex:dateUtc="2024-02-09T00:42:00Z"/>
  <w16cex:commentExtensible w16cex:durableId="1D6B5433" w16cex:dateUtc="2024-02-09T00:43:00Z"/>
  <w16cex:commentExtensible w16cex:durableId="1D5A02DD" w16cex:dateUtc="2024-02-09T00:44:00Z"/>
  <w16cex:commentExtensible w16cex:durableId="6538C1C4" w16cex:dateUtc="2024-02-09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C5C713" w16cid:durableId="2AB25ED2"/>
  <w16cid:commentId w16cid:paraId="49BC4634" w16cid:durableId="53518BB1"/>
  <w16cid:commentId w16cid:paraId="0669CE5F" w16cid:durableId="19341343"/>
  <w16cid:commentId w16cid:paraId="46C975C7" w16cid:durableId="5B281355"/>
  <w16cid:commentId w16cid:paraId="0BDB81EA" w16cid:durableId="43946D4B"/>
  <w16cid:commentId w16cid:paraId="41DB1D61" w16cid:durableId="70592571"/>
  <w16cid:commentId w16cid:paraId="7076D3DF" w16cid:durableId="26F2C256"/>
  <w16cid:commentId w16cid:paraId="470CE916" w16cid:durableId="3EDDAAF2"/>
  <w16cid:commentId w16cid:paraId="5A7DF863" w16cid:durableId="1A620A02"/>
  <w16cid:commentId w16cid:paraId="1A66C552" w16cid:durableId="4A360D08"/>
  <w16cid:commentId w16cid:paraId="6FE23EAF" w16cid:durableId="514CC5E7"/>
  <w16cid:commentId w16cid:paraId="69B6AA18" w16cid:durableId="10C796D3"/>
  <w16cid:commentId w16cid:paraId="6D5831D2" w16cid:durableId="3CF48470"/>
  <w16cid:commentId w16cid:paraId="0636AD41" w16cid:durableId="68A39740"/>
  <w16cid:commentId w16cid:paraId="5F232873" w16cid:durableId="02ACB4E8"/>
  <w16cid:commentId w16cid:paraId="4F65B4E2" w16cid:durableId="35EE911F"/>
  <w16cid:commentId w16cid:paraId="5A8602C8" w16cid:durableId="476FCDE4"/>
  <w16cid:commentId w16cid:paraId="4B4F3448" w16cid:durableId="1348056E"/>
  <w16cid:commentId w16cid:paraId="6C4B825C" w16cid:durableId="2B455513"/>
  <w16cid:commentId w16cid:paraId="349A19F9" w16cid:durableId="48628963"/>
  <w16cid:commentId w16cid:paraId="08B53C13" w16cid:durableId="280D9B0F"/>
  <w16cid:commentId w16cid:paraId="1E71F0DC" w16cid:durableId="53C507A9"/>
  <w16cid:commentId w16cid:paraId="11CDEC79" w16cid:durableId="539EC614"/>
  <w16cid:commentId w16cid:paraId="5E30AF7C" w16cid:durableId="099A24D1"/>
  <w16cid:commentId w16cid:paraId="1BA072D0" w16cid:durableId="66803FAA"/>
  <w16cid:commentId w16cid:paraId="4B83FBFA" w16cid:durableId="7B888C20"/>
  <w16cid:commentId w16cid:paraId="7DAA8588" w16cid:durableId="72722E6A"/>
  <w16cid:commentId w16cid:paraId="0A59D43D" w16cid:durableId="3DF4E37B"/>
  <w16cid:commentId w16cid:paraId="0D91D5EC" w16cid:durableId="2DAA84F6"/>
  <w16cid:commentId w16cid:paraId="28CF5FB9" w16cid:durableId="786CE8BF"/>
  <w16cid:commentId w16cid:paraId="01C23089" w16cid:durableId="7EA00443"/>
  <w16cid:commentId w16cid:paraId="2BE543D7" w16cid:durableId="0D9236C4"/>
  <w16cid:commentId w16cid:paraId="4C1D7966" w16cid:durableId="4239AE75"/>
  <w16cid:commentId w16cid:paraId="61DB447F" w16cid:durableId="7DDD9119"/>
  <w16cid:commentId w16cid:paraId="17D2F44E" w16cid:durableId="2E29CDA9"/>
  <w16cid:commentId w16cid:paraId="7BB40054" w16cid:durableId="1D6B5433"/>
  <w16cid:commentId w16cid:paraId="4A83E0E1" w16cid:durableId="1D5A02DD"/>
  <w16cid:commentId w16cid:paraId="5BC59966" w16cid:durableId="6538C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F509" w14:textId="77777777" w:rsidR="006D1546" w:rsidRDefault="006D1546">
      <w:pPr>
        <w:spacing w:before="0" w:line="240" w:lineRule="auto"/>
      </w:pPr>
      <w:r>
        <w:separator/>
      </w:r>
    </w:p>
  </w:endnote>
  <w:endnote w:type="continuationSeparator" w:id="0">
    <w:p w14:paraId="648920CD" w14:textId="77777777" w:rsidR="006D1546" w:rsidRDefault="006D154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E5C2" w14:textId="77777777" w:rsidR="004B422E" w:rsidRDefault="004B42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0814" w14:textId="735C6737" w:rsidR="00AB2F00" w:rsidRDefault="00AB2F00">
    <w:pPr>
      <w:pBdr>
        <w:top w:val="nil"/>
        <w:left w:val="nil"/>
        <w:bottom w:val="nil"/>
        <w:right w:val="nil"/>
        <w:between w:val="nil"/>
      </w:pBdr>
      <w:spacing w:after="14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29178" w14:textId="62F1A218" w:rsidR="00AB2F00" w:rsidRDefault="00AB2F00">
    <w:pPr>
      <w:pBdr>
        <w:top w:val="nil"/>
        <w:left w:val="nil"/>
        <w:bottom w:val="nil"/>
        <w:right w:val="nil"/>
        <w:between w:val="nil"/>
      </w:pBdr>
      <w:spacing w:after="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FF31" w14:textId="77777777" w:rsidR="006D1546" w:rsidRDefault="006D1546">
      <w:pPr>
        <w:spacing w:before="0" w:line="240" w:lineRule="auto"/>
      </w:pPr>
      <w:r>
        <w:separator/>
      </w:r>
    </w:p>
  </w:footnote>
  <w:footnote w:type="continuationSeparator" w:id="0">
    <w:p w14:paraId="22FD07D4" w14:textId="77777777" w:rsidR="006D1546" w:rsidRDefault="006D1546">
      <w:pPr>
        <w:spacing w:before="0" w:line="240" w:lineRule="auto"/>
      </w:pPr>
      <w:r>
        <w:continuationSeparator/>
      </w:r>
    </w:p>
  </w:footnote>
  <w:footnote w:id="1">
    <w:p w14:paraId="1A52C18E" w14:textId="22E37B04" w:rsidR="380DFAE7" w:rsidRDefault="380DFAE7" w:rsidP="380DFAE7">
      <w:pPr>
        <w:rPr>
          <w:lang w:val="en-US"/>
        </w:rPr>
      </w:pPr>
      <w:r w:rsidRPr="380DFAE7">
        <w:rPr>
          <w:rStyle w:val="FootnoteReference"/>
        </w:rPr>
        <w:footnoteRef/>
      </w:r>
      <w:r>
        <w:t xml:space="preserve"> </w:t>
      </w:r>
      <w:r w:rsidRPr="380DFAE7">
        <w:rPr>
          <w:lang w:val="en-US"/>
        </w:rPr>
        <w:t xml:space="preserve">comprehensive metrics into supply chain operations which are to be used to select projects </w:t>
      </w:r>
      <w:r w:rsidRPr="380DFAE7">
        <w:rPr>
          <w:rFonts w:ascii="Segoe UI" w:hAnsi="Segoe UI" w:cs="Segoe UI"/>
          <w:b/>
          <w:bCs/>
          <w:lang w:val="en-US"/>
        </w:rPr>
        <w:t>ISC SCS CSS</w:t>
      </w:r>
      <w:r w:rsidRPr="380DFAE7">
        <w:rPr>
          <w:rFonts w:ascii="Segoe UI" w:hAnsi="Segoe UI" w:cs="Segoe UI"/>
          <w:lang w:val="en-US"/>
        </w:rPr>
        <w:t xml:space="preserve">  </w:t>
      </w:r>
      <w:r w:rsidRPr="380DFAE7">
        <w:rPr>
          <w:lang w:val="en-US"/>
        </w:rPr>
        <w:t>[See Annex A], enabling businesses to measure and understand their environmental impact accurately and enabling VCR to select projects with the most potential impact. This initiative aims to make sustainability a quantifiable and actionable goal within supply chains.</w:t>
      </w:r>
    </w:p>
    <w:p w14:paraId="6154A239" w14:textId="7955B008" w:rsidR="380DFAE7" w:rsidRDefault="380DFAE7" w:rsidP="380DFAE7">
      <w:pPr>
        <w:pStyle w:val="FootnoteText"/>
      </w:pPr>
    </w:p>
  </w:footnote>
  <w:footnote w:id="2">
    <w:p w14:paraId="44653FC3" w14:textId="7115C9E2" w:rsidR="380DFAE7" w:rsidRDefault="380DFAE7" w:rsidP="380DFAE7">
      <w:pPr>
        <w:rPr>
          <w:lang w:val="en-US"/>
        </w:rPr>
      </w:pPr>
      <w:r w:rsidRPr="380DFAE7">
        <w:rPr>
          <w:rStyle w:val="FootnoteReference"/>
        </w:rPr>
        <w:footnoteRef/>
      </w:r>
      <w:r>
        <w:t xml:space="preserve"> </w:t>
      </w:r>
      <w:r w:rsidRPr="380DFAE7">
        <w:rPr>
          <w:lang w:val="en-US"/>
        </w:rPr>
        <w:t xml:space="preserve">comprehensive metrics into supply chain operations which are to be used to select projects </w:t>
      </w:r>
      <w:r w:rsidRPr="380DFAE7">
        <w:rPr>
          <w:rFonts w:ascii="Segoe UI" w:hAnsi="Segoe UI" w:cs="Segoe UI"/>
          <w:b/>
          <w:bCs/>
          <w:lang w:val="en-US"/>
        </w:rPr>
        <w:t>ISC SCS CSS</w:t>
      </w:r>
      <w:r w:rsidRPr="380DFAE7">
        <w:rPr>
          <w:rFonts w:ascii="Segoe UI" w:hAnsi="Segoe UI" w:cs="Segoe UI"/>
          <w:lang w:val="en-US"/>
        </w:rPr>
        <w:t xml:space="preserve">  </w:t>
      </w:r>
      <w:r w:rsidRPr="380DFAE7">
        <w:rPr>
          <w:lang w:val="en-US"/>
        </w:rPr>
        <w:t>[See Annex A], enabling businesses to measure and understand their environmental impact accurately and enabling VCR to select projects with the most potential impact. This initiative aims to make sustainability a quantifiable and actionable goal within supply chains.</w:t>
      </w:r>
    </w:p>
    <w:p w14:paraId="58C6962E" w14:textId="21EFCC25" w:rsidR="380DFAE7" w:rsidRDefault="380DFAE7" w:rsidP="380DFAE7">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ACE3A" w14:textId="77777777" w:rsidR="004B422E" w:rsidRDefault="004B42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4970" w14:textId="77777777" w:rsidR="004B422E" w:rsidRDefault="004B42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60A7D" w14:textId="1CB1FFCC" w:rsidR="00AB2F00" w:rsidRDefault="00AB2F00">
    <w:pPr>
      <w:pBdr>
        <w:top w:val="nil"/>
        <w:left w:val="nil"/>
        <w:bottom w:val="nil"/>
        <w:right w:val="nil"/>
        <w:between w:val="nil"/>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6EDD"/>
    <w:multiLevelType w:val="hybridMultilevel"/>
    <w:tmpl w:val="4FD6151E"/>
    <w:lvl w:ilvl="0" w:tplc="9C96CFDE">
      <w:start w:val="1"/>
      <w:numFmt w:val="bullet"/>
      <w:lvlText w:val=""/>
      <w:lvlJc w:val="left"/>
      <w:pPr>
        <w:ind w:left="720" w:hanging="360"/>
      </w:pPr>
      <w:rPr>
        <w:rFonts w:ascii="Symbol" w:hAnsi="Symbol" w:hint="default"/>
      </w:rPr>
    </w:lvl>
    <w:lvl w:ilvl="1" w:tplc="0FB84378">
      <w:start w:val="1"/>
      <w:numFmt w:val="bullet"/>
      <w:lvlText w:val="o"/>
      <w:lvlJc w:val="left"/>
      <w:pPr>
        <w:ind w:left="1440" w:hanging="360"/>
      </w:pPr>
      <w:rPr>
        <w:rFonts w:ascii="Courier New" w:hAnsi="Courier New" w:hint="default"/>
      </w:rPr>
    </w:lvl>
    <w:lvl w:ilvl="2" w:tplc="C8ECB18C">
      <w:start w:val="1"/>
      <w:numFmt w:val="bullet"/>
      <w:lvlText w:val=""/>
      <w:lvlJc w:val="left"/>
      <w:pPr>
        <w:ind w:left="2160" w:hanging="360"/>
      </w:pPr>
      <w:rPr>
        <w:rFonts w:ascii="Wingdings" w:hAnsi="Wingdings" w:hint="default"/>
      </w:rPr>
    </w:lvl>
    <w:lvl w:ilvl="3" w:tplc="FF04DD0C">
      <w:start w:val="1"/>
      <w:numFmt w:val="bullet"/>
      <w:lvlText w:val=""/>
      <w:lvlJc w:val="left"/>
      <w:pPr>
        <w:ind w:left="2880" w:hanging="360"/>
      </w:pPr>
      <w:rPr>
        <w:rFonts w:ascii="Symbol" w:hAnsi="Symbol" w:hint="default"/>
      </w:rPr>
    </w:lvl>
    <w:lvl w:ilvl="4" w:tplc="B4FCB97C">
      <w:start w:val="1"/>
      <w:numFmt w:val="bullet"/>
      <w:lvlText w:val="o"/>
      <w:lvlJc w:val="left"/>
      <w:pPr>
        <w:ind w:left="3600" w:hanging="360"/>
      </w:pPr>
      <w:rPr>
        <w:rFonts w:ascii="Courier New" w:hAnsi="Courier New" w:hint="default"/>
      </w:rPr>
    </w:lvl>
    <w:lvl w:ilvl="5" w:tplc="4F0CEFFE">
      <w:start w:val="1"/>
      <w:numFmt w:val="bullet"/>
      <w:lvlText w:val=""/>
      <w:lvlJc w:val="left"/>
      <w:pPr>
        <w:ind w:left="4320" w:hanging="360"/>
      </w:pPr>
      <w:rPr>
        <w:rFonts w:ascii="Wingdings" w:hAnsi="Wingdings" w:hint="default"/>
      </w:rPr>
    </w:lvl>
    <w:lvl w:ilvl="6" w:tplc="6D54CAAC">
      <w:start w:val="1"/>
      <w:numFmt w:val="bullet"/>
      <w:lvlText w:val=""/>
      <w:lvlJc w:val="left"/>
      <w:pPr>
        <w:ind w:left="5040" w:hanging="360"/>
      </w:pPr>
      <w:rPr>
        <w:rFonts w:ascii="Symbol" w:hAnsi="Symbol" w:hint="default"/>
      </w:rPr>
    </w:lvl>
    <w:lvl w:ilvl="7" w:tplc="B8400CA4">
      <w:start w:val="1"/>
      <w:numFmt w:val="bullet"/>
      <w:lvlText w:val="o"/>
      <w:lvlJc w:val="left"/>
      <w:pPr>
        <w:ind w:left="5760" w:hanging="360"/>
      </w:pPr>
      <w:rPr>
        <w:rFonts w:ascii="Courier New" w:hAnsi="Courier New" w:hint="default"/>
      </w:rPr>
    </w:lvl>
    <w:lvl w:ilvl="8" w:tplc="326A9E12">
      <w:start w:val="1"/>
      <w:numFmt w:val="bullet"/>
      <w:lvlText w:val=""/>
      <w:lvlJc w:val="left"/>
      <w:pPr>
        <w:ind w:left="6480" w:hanging="360"/>
      </w:pPr>
      <w:rPr>
        <w:rFonts w:ascii="Wingdings" w:hAnsi="Wingdings" w:hint="default"/>
      </w:rPr>
    </w:lvl>
  </w:abstractNum>
  <w:abstractNum w:abstractNumId="1" w15:restartNumberingAfterBreak="0">
    <w:nsid w:val="06B04C11"/>
    <w:multiLevelType w:val="multilevel"/>
    <w:tmpl w:val="EABA7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A4B6F"/>
    <w:multiLevelType w:val="multilevel"/>
    <w:tmpl w:val="4DEE0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73613"/>
    <w:multiLevelType w:val="hybridMultilevel"/>
    <w:tmpl w:val="8368BC02"/>
    <w:lvl w:ilvl="0" w:tplc="340AEE0E">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0C2B0D8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B3D816"/>
    <w:multiLevelType w:val="hybridMultilevel"/>
    <w:tmpl w:val="E1225D64"/>
    <w:lvl w:ilvl="0" w:tplc="22E8A008">
      <w:start w:val="1"/>
      <w:numFmt w:val="bullet"/>
      <w:lvlText w:val=""/>
      <w:lvlJc w:val="left"/>
      <w:pPr>
        <w:ind w:left="720" w:hanging="360"/>
      </w:pPr>
      <w:rPr>
        <w:rFonts w:ascii="Symbol" w:hAnsi="Symbol" w:hint="default"/>
      </w:rPr>
    </w:lvl>
    <w:lvl w:ilvl="1" w:tplc="F8C0A67C">
      <w:start w:val="1"/>
      <w:numFmt w:val="bullet"/>
      <w:lvlText w:val="o"/>
      <w:lvlJc w:val="left"/>
      <w:pPr>
        <w:ind w:left="1440" w:hanging="360"/>
      </w:pPr>
      <w:rPr>
        <w:rFonts w:ascii="Courier New" w:hAnsi="Courier New" w:hint="default"/>
      </w:rPr>
    </w:lvl>
    <w:lvl w:ilvl="2" w:tplc="719E2D3A">
      <w:start w:val="1"/>
      <w:numFmt w:val="bullet"/>
      <w:lvlText w:val=""/>
      <w:lvlJc w:val="left"/>
      <w:pPr>
        <w:ind w:left="2160" w:hanging="360"/>
      </w:pPr>
      <w:rPr>
        <w:rFonts w:ascii="Wingdings" w:hAnsi="Wingdings" w:hint="default"/>
      </w:rPr>
    </w:lvl>
    <w:lvl w:ilvl="3" w:tplc="6C58CEC2">
      <w:start w:val="1"/>
      <w:numFmt w:val="bullet"/>
      <w:lvlText w:val=""/>
      <w:lvlJc w:val="left"/>
      <w:pPr>
        <w:ind w:left="2880" w:hanging="360"/>
      </w:pPr>
      <w:rPr>
        <w:rFonts w:ascii="Symbol" w:hAnsi="Symbol" w:hint="default"/>
      </w:rPr>
    </w:lvl>
    <w:lvl w:ilvl="4" w:tplc="716E0678">
      <w:start w:val="1"/>
      <w:numFmt w:val="bullet"/>
      <w:lvlText w:val="o"/>
      <w:lvlJc w:val="left"/>
      <w:pPr>
        <w:ind w:left="3600" w:hanging="360"/>
      </w:pPr>
      <w:rPr>
        <w:rFonts w:ascii="Courier New" w:hAnsi="Courier New" w:hint="default"/>
      </w:rPr>
    </w:lvl>
    <w:lvl w:ilvl="5" w:tplc="9F1208D8">
      <w:start w:val="1"/>
      <w:numFmt w:val="bullet"/>
      <w:lvlText w:val=""/>
      <w:lvlJc w:val="left"/>
      <w:pPr>
        <w:ind w:left="4320" w:hanging="360"/>
      </w:pPr>
      <w:rPr>
        <w:rFonts w:ascii="Wingdings" w:hAnsi="Wingdings" w:hint="default"/>
      </w:rPr>
    </w:lvl>
    <w:lvl w:ilvl="6" w:tplc="C8AE508C">
      <w:start w:val="1"/>
      <w:numFmt w:val="bullet"/>
      <w:lvlText w:val=""/>
      <w:lvlJc w:val="left"/>
      <w:pPr>
        <w:ind w:left="5040" w:hanging="360"/>
      </w:pPr>
      <w:rPr>
        <w:rFonts w:ascii="Symbol" w:hAnsi="Symbol" w:hint="default"/>
      </w:rPr>
    </w:lvl>
    <w:lvl w:ilvl="7" w:tplc="89C4C142">
      <w:start w:val="1"/>
      <w:numFmt w:val="bullet"/>
      <w:lvlText w:val="o"/>
      <w:lvlJc w:val="left"/>
      <w:pPr>
        <w:ind w:left="5760" w:hanging="360"/>
      </w:pPr>
      <w:rPr>
        <w:rFonts w:ascii="Courier New" w:hAnsi="Courier New" w:hint="default"/>
      </w:rPr>
    </w:lvl>
    <w:lvl w:ilvl="8" w:tplc="B3766A6E">
      <w:start w:val="1"/>
      <w:numFmt w:val="bullet"/>
      <w:lvlText w:val=""/>
      <w:lvlJc w:val="left"/>
      <w:pPr>
        <w:ind w:left="6480" w:hanging="360"/>
      </w:pPr>
      <w:rPr>
        <w:rFonts w:ascii="Wingdings" w:hAnsi="Wingdings" w:hint="default"/>
      </w:rPr>
    </w:lvl>
  </w:abstractNum>
  <w:abstractNum w:abstractNumId="6" w15:restartNumberingAfterBreak="0">
    <w:nsid w:val="123C460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E3271DB"/>
    <w:multiLevelType w:val="hybridMultilevel"/>
    <w:tmpl w:val="9C2A818A"/>
    <w:lvl w:ilvl="0" w:tplc="3D728F28">
      <w:numFmt w:val="bullet"/>
      <w:lvlText w:val="-"/>
      <w:lvlJc w:val="left"/>
      <w:pPr>
        <w:ind w:left="345" w:hanging="360"/>
      </w:pPr>
      <w:rPr>
        <w:rFonts w:ascii="Roboto" w:eastAsia="Roboto" w:hAnsi="Roboto" w:cs="Roboto" w:hint="default"/>
      </w:rPr>
    </w:lvl>
    <w:lvl w:ilvl="1" w:tplc="20000003" w:tentative="1">
      <w:start w:val="1"/>
      <w:numFmt w:val="bullet"/>
      <w:lvlText w:val="o"/>
      <w:lvlJc w:val="left"/>
      <w:pPr>
        <w:ind w:left="1065" w:hanging="360"/>
      </w:pPr>
      <w:rPr>
        <w:rFonts w:ascii="Courier New" w:hAnsi="Courier New" w:cs="Courier New" w:hint="default"/>
      </w:rPr>
    </w:lvl>
    <w:lvl w:ilvl="2" w:tplc="20000005" w:tentative="1">
      <w:start w:val="1"/>
      <w:numFmt w:val="bullet"/>
      <w:lvlText w:val=""/>
      <w:lvlJc w:val="left"/>
      <w:pPr>
        <w:ind w:left="1785" w:hanging="360"/>
      </w:pPr>
      <w:rPr>
        <w:rFonts w:ascii="Wingdings" w:hAnsi="Wingdings" w:hint="default"/>
      </w:rPr>
    </w:lvl>
    <w:lvl w:ilvl="3" w:tplc="20000001" w:tentative="1">
      <w:start w:val="1"/>
      <w:numFmt w:val="bullet"/>
      <w:lvlText w:val=""/>
      <w:lvlJc w:val="left"/>
      <w:pPr>
        <w:ind w:left="2505" w:hanging="360"/>
      </w:pPr>
      <w:rPr>
        <w:rFonts w:ascii="Symbol" w:hAnsi="Symbol" w:hint="default"/>
      </w:rPr>
    </w:lvl>
    <w:lvl w:ilvl="4" w:tplc="20000003" w:tentative="1">
      <w:start w:val="1"/>
      <w:numFmt w:val="bullet"/>
      <w:lvlText w:val="o"/>
      <w:lvlJc w:val="left"/>
      <w:pPr>
        <w:ind w:left="3225" w:hanging="360"/>
      </w:pPr>
      <w:rPr>
        <w:rFonts w:ascii="Courier New" w:hAnsi="Courier New" w:cs="Courier New" w:hint="default"/>
      </w:rPr>
    </w:lvl>
    <w:lvl w:ilvl="5" w:tplc="20000005" w:tentative="1">
      <w:start w:val="1"/>
      <w:numFmt w:val="bullet"/>
      <w:lvlText w:val=""/>
      <w:lvlJc w:val="left"/>
      <w:pPr>
        <w:ind w:left="3945" w:hanging="360"/>
      </w:pPr>
      <w:rPr>
        <w:rFonts w:ascii="Wingdings" w:hAnsi="Wingdings" w:hint="default"/>
      </w:rPr>
    </w:lvl>
    <w:lvl w:ilvl="6" w:tplc="20000001" w:tentative="1">
      <w:start w:val="1"/>
      <w:numFmt w:val="bullet"/>
      <w:lvlText w:val=""/>
      <w:lvlJc w:val="left"/>
      <w:pPr>
        <w:ind w:left="4665" w:hanging="360"/>
      </w:pPr>
      <w:rPr>
        <w:rFonts w:ascii="Symbol" w:hAnsi="Symbol" w:hint="default"/>
      </w:rPr>
    </w:lvl>
    <w:lvl w:ilvl="7" w:tplc="20000003" w:tentative="1">
      <w:start w:val="1"/>
      <w:numFmt w:val="bullet"/>
      <w:lvlText w:val="o"/>
      <w:lvlJc w:val="left"/>
      <w:pPr>
        <w:ind w:left="5385" w:hanging="360"/>
      </w:pPr>
      <w:rPr>
        <w:rFonts w:ascii="Courier New" w:hAnsi="Courier New" w:cs="Courier New" w:hint="default"/>
      </w:rPr>
    </w:lvl>
    <w:lvl w:ilvl="8" w:tplc="20000005" w:tentative="1">
      <w:start w:val="1"/>
      <w:numFmt w:val="bullet"/>
      <w:lvlText w:val=""/>
      <w:lvlJc w:val="left"/>
      <w:pPr>
        <w:ind w:left="6105" w:hanging="360"/>
      </w:pPr>
      <w:rPr>
        <w:rFonts w:ascii="Wingdings" w:hAnsi="Wingdings" w:hint="default"/>
      </w:rPr>
    </w:lvl>
  </w:abstractNum>
  <w:abstractNum w:abstractNumId="8" w15:restartNumberingAfterBreak="0">
    <w:nsid w:val="337F4BEC"/>
    <w:multiLevelType w:val="hybridMultilevel"/>
    <w:tmpl w:val="7E4A4DC8"/>
    <w:lvl w:ilvl="0" w:tplc="4CF48424">
      <w:start w:val="1"/>
      <w:numFmt w:val="bullet"/>
      <w:lvlText w:val="-"/>
      <w:lvlJc w:val="left"/>
      <w:pPr>
        <w:ind w:left="720" w:hanging="360"/>
      </w:pPr>
      <w:rPr>
        <w:rFonts w:ascii="Calibri" w:hAnsi="Calibri" w:hint="default"/>
      </w:rPr>
    </w:lvl>
    <w:lvl w:ilvl="1" w:tplc="B748E156">
      <w:start w:val="1"/>
      <w:numFmt w:val="bullet"/>
      <w:lvlText w:val="o"/>
      <w:lvlJc w:val="left"/>
      <w:pPr>
        <w:ind w:left="1440" w:hanging="360"/>
      </w:pPr>
      <w:rPr>
        <w:rFonts w:ascii="Courier New" w:hAnsi="Courier New" w:hint="default"/>
      </w:rPr>
    </w:lvl>
    <w:lvl w:ilvl="2" w:tplc="55808A74">
      <w:start w:val="1"/>
      <w:numFmt w:val="bullet"/>
      <w:lvlText w:val=""/>
      <w:lvlJc w:val="left"/>
      <w:pPr>
        <w:ind w:left="2160" w:hanging="360"/>
      </w:pPr>
      <w:rPr>
        <w:rFonts w:ascii="Wingdings" w:hAnsi="Wingdings" w:hint="default"/>
      </w:rPr>
    </w:lvl>
    <w:lvl w:ilvl="3" w:tplc="24DC69BC">
      <w:start w:val="1"/>
      <w:numFmt w:val="bullet"/>
      <w:lvlText w:val=""/>
      <w:lvlJc w:val="left"/>
      <w:pPr>
        <w:ind w:left="2880" w:hanging="360"/>
      </w:pPr>
      <w:rPr>
        <w:rFonts w:ascii="Symbol" w:hAnsi="Symbol" w:hint="default"/>
      </w:rPr>
    </w:lvl>
    <w:lvl w:ilvl="4" w:tplc="E2685F32">
      <w:start w:val="1"/>
      <w:numFmt w:val="bullet"/>
      <w:lvlText w:val="o"/>
      <w:lvlJc w:val="left"/>
      <w:pPr>
        <w:ind w:left="3600" w:hanging="360"/>
      </w:pPr>
      <w:rPr>
        <w:rFonts w:ascii="Courier New" w:hAnsi="Courier New" w:hint="default"/>
      </w:rPr>
    </w:lvl>
    <w:lvl w:ilvl="5" w:tplc="68505B66">
      <w:start w:val="1"/>
      <w:numFmt w:val="bullet"/>
      <w:lvlText w:val=""/>
      <w:lvlJc w:val="left"/>
      <w:pPr>
        <w:ind w:left="4320" w:hanging="360"/>
      </w:pPr>
      <w:rPr>
        <w:rFonts w:ascii="Wingdings" w:hAnsi="Wingdings" w:hint="default"/>
      </w:rPr>
    </w:lvl>
    <w:lvl w:ilvl="6" w:tplc="E654A30A">
      <w:start w:val="1"/>
      <w:numFmt w:val="bullet"/>
      <w:lvlText w:val=""/>
      <w:lvlJc w:val="left"/>
      <w:pPr>
        <w:ind w:left="5040" w:hanging="360"/>
      </w:pPr>
      <w:rPr>
        <w:rFonts w:ascii="Symbol" w:hAnsi="Symbol" w:hint="default"/>
      </w:rPr>
    </w:lvl>
    <w:lvl w:ilvl="7" w:tplc="1EA4CD7C">
      <w:start w:val="1"/>
      <w:numFmt w:val="bullet"/>
      <w:lvlText w:val="o"/>
      <w:lvlJc w:val="left"/>
      <w:pPr>
        <w:ind w:left="5760" w:hanging="360"/>
      </w:pPr>
      <w:rPr>
        <w:rFonts w:ascii="Courier New" w:hAnsi="Courier New" w:hint="default"/>
      </w:rPr>
    </w:lvl>
    <w:lvl w:ilvl="8" w:tplc="A6AA6562">
      <w:start w:val="1"/>
      <w:numFmt w:val="bullet"/>
      <w:lvlText w:val=""/>
      <w:lvlJc w:val="left"/>
      <w:pPr>
        <w:ind w:left="6480" w:hanging="360"/>
      </w:pPr>
      <w:rPr>
        <w:rFonts w:ascii="Wingdings" w:hAnsi="Wingdings" w:hint="default"/>
      </w:rPr>
    </w:lvl>
  </w:abstractNum>
  <w:abstractNum w:abstractNumId="9" w15:restartNumberingAfterBreak="0">
    <w:nsid w:val="3DAF6EF1"/>
    <w:multiLevelType w:val="hybridMultilevel"/>
    <w:tmpl w:val="D68A0772"/>
    <w:lvl w:ilvl="0" w:tplc="E49CE980">
      <w:start w:val="1"/>
      <w:numFmt w:val="bullet"/>
      <w:lvlText w:val="-"/>
      <w:lvlJc w:val="left"/>
      <w:pPr>
        <w:ind w:left="720" w:hanging="360"/>
      </w:pPr>
      <w:rPr>
        <w:rFonts w:ascii="Calibri" w:hAnsi="Calibri" w:hint="default"/>
      </w:rPr>
    </w:lvl>
    <w:lvl w:ilvl="1" w:tplc="81C6F20C">
      <w:start w:val="1"/>
      <w:numFmt w:val="bullet"/>
      <w:lvlText w:val="o"/>
      <w:lvlJc w:val="left"/>
      <w:pPr>
        <w:ind w:left="1440" w:hanging="360"/>
      </w:pPr>
      <w:rPr>
        <w:rFonts w:ascii="Courier New" w:hAnsi="Courier New" w:hint="default"/>
      </w:rPr>
    </w:lvl>
    <w:lvl w:ilvl="2" w:tplc="48F0B7B8">
      <w:start w:val="1"/>
      <w:numFmt w:val="bullet"/>
      <w:lvlText w:val=""/>
      <w:lvlJc w:val="left"/>
      <w:pPr>
        <w:ind w:left="2160" w:hanging="360"/>
      </w:pPr>
      <w:rPr>
        <w:rFonts w:ascii="Wingdings" w:hAnsi="Wingdings" w:hint="default"/>
      </w:rPr>
    </w:lvl>
    <w:lvl w:ilvl="3" w:tplc="8A569880">
      <w:start w:val="1"/>
      <w:numFmt w:val="bullet"/>
      <w:lvlText w:val=""/>
      <w:lvlJc w:val="left"/>
      <w:pPr>
        <w:ind w:left="2880" w:hanging="360"/>
      </w:pPr>
      <w:rPr>
        <w:rFonts w:ascii="Symbol" w:hAnsi="Symbol" w:hint="default"/>
      </w:rPr>
    </w:lvl>
    <w:lvl w:ilvl="4" w:tplc="E384C1B8">
      <w:start w:val="1"/>
      <w:numFmt w:val="bullet"/>
      <w:lvlText w:val="o"/>
      <w:lvlJc w:val="left"/>
      <w:pPr>
        <w:ind w:left="3600" w:hanging="360"/>
      </w:pPr>
      <w:rPr>
        <w:rFonts w:ascii="Courier New" w:hAnsi="Courier New" w:hint="default"/>
      </w:rPr>
    </w:lvl>
    <w:lvl w:ilvl="5" w:tplc="51A21034">
      <w:start w:val="1"/>
      <w:numFmt w:val="bullet"/>
      <w:lvlText w:val=""/>
      <w:lvlJc w:val="left"/>
      <w:pPr>
        <w:ind w:left="4320" w:hanging="360"/>
      </w:pPr>
      <w:rPr>
        <w:rFonts w:ascii="Wingdings" w:hAnsi="Wingdings" w:hint="default"/>
      </w:rPr>
    </w:lvl>
    <w:lvl w:ilvl="6" w:tplc="018CC18C">
      <w:start w:val="1"/>
      <w:numFmt w:val="bullet"/>
      <w:lvlText w:val=""/>
      <w:lvlJc w:val="left"/>
      <w:pPr>
        <w:ind w:left="5040" w:hanging="360"/>
      </w:pPr>
      <w:rPr>
        <w:rFonts w:ascii="Symbol" w:hAnsi="Symbol" w:hint="default"/>
      </w:rPr>
    </w:lvl>
    <w:lvl w:ilvl="7" w:tplc="A5869D48">
      <w:start w:val="1"/>
      <w:numFmt w:val="bullet"/>
      <w:lvlText w:val="o"/>
      <w:lvlJc w:val="left"/>
      <w:pPr>
        <w:ind w:left="5760" w:hanging="360"/>
      </w:pPr>
      <w:rPr>
        <w:rFonts w:ascii="Courier New" w:hAnsi="Courier New" w:hint="default"/>
      </w:rPr>
    </w:lvl>
    <w:lvl w:ilvl="8" w:tplc="56A676F4">
      <w:start w:val="1"/>
      <w:numFmt w:val="bullet"/>
      <w:lvlText w:val=""/>
      <w:lvlJc w:val="left"/>
      <w:pPr>
        <w:ind w:left="6480" w:hanging="360"/>
      </w:pPr>
      <w:rPr>
        <w:rFonts w:ascii="Wingdings" w:hAnsi="Wingdings" w:hint="default"/>
      </w:rPr>
    </w:lvl>
  </w:abstractNum>
  <w:abstractNum w:abstractNumId="10" w15:restartNumberingAfterBreak="0">
    <w:nsid w:val="3ED3624C"/>
    <w:multiLevelType w:val="hybridMultilevel"/>
    <w:tmpl w:val="13BC964C"/>
    <w:lvl w:ilvl="0" w:tplc="5CBAB240">
      <w:start w:val="1"/>
      <w:numFmt w:val="bullet"/>
      <w:lvlText w:val=""/>
      <w:lvlJc w:val="left"/>
      <w:pPr>
        <w:ind w:left="720" w:hanging="360"/>
      </w:pPr>
      <w:rPr>
        <w:rFonts w:ascii="Symbol" w:hAnsi="Symbol" w:hint="default"/>
      </w:rPr>
    </w:lvl>
    <w:lvl w:ilvl="1" w:tplc="EB8C0D66">
      <w:start w:val="1"/>
      <w:numFmt w:val="bullet"/>
      <w:lvlText w:val="o"/>
      <w:lvlJc w:val="left"/>
      <w:pPr>
        <w:ind w:left="1440" w:hanging="360"/>
      </w:pPr>
      <w:rPr>
        <w:rFonts w:ascii="Courier New" w:hAnsi="Courier New" w:hint="default"/>
      </w:rPr>
    </w:lvl>
    <w:lvl w:ilvl="2" w:tplc="3CF85656">
      <w:start w:val="1"/>
      <w:numFmt w:val="bullet"/>
      <w:lvlText w:val=""/>
      <w:lvlJc w:val="left"/>
      <w:pPr>
        <w:ind w:left="2160" w:hanging="360"/>
      </w:pPr>
      <w:rPr>
        <w:rFonts w:ascii="Wingdings" w:hAnsi="Wingdings" w:hint="default"/>
      </w:rPr>
    </w:lvl>
    <w:lvl w:ilvl="3" w:tplc="A05A2566">
      <w:start w:val="1"/>
      <w:numFmt w:val="bullet"/>
      <w:lvlText w:val=""/>
      <w:lvlJc w:val="left"/>
      <w:pPr>
        <w:ind w:left="2880" w:hanging="360"/>
      </w:pPr>
      <w:rPr>
        <w:rFonts w:ascii="Symbol" w:hAnsi="Symbol" w:hint="default"/>
      </w:rPr>
    </w:lvl>
    <w:lvl w:ilvl="4" w:tplc="1C88ED04">
      <w:start w:val="1"/>
      <w:numFmt w:val="bullet"/>
      <w:lvlText w:val="o"/>
      <w:lvlJc w:val="left"/>
      <w:pPr>
        <w:ind w:left="3600" w:hanging="360"/>
      </w:pPr>
      <w:rPr>
        <w:rFonts w:ascii="Courier New" w:hAnsi="Courier New" w:hint="default"/>
      </w:rPr>
    </w:lvl>
    <w:lvl w:ilvl="5" w:tplc="373E8F28">
      <w:start w:val="1"/>
      <w:numFmt w:val="bullet"/>
      <w:lvlText w:val=""/>
      <w:lvlJc w:val="left"/>
      <w:pPr>
        <w:ind w:left="4320" w:hanging="360"/>
      </w:pPr>
      <w:rPr>
        <w:rFonts w:ascii="Wingdings" w:hAnsi="Wingdings" w:hint="default"/>
      </w:rPr>
    </w:lvl>
    <w:lvl w:ilvl="6" w:tplc="5D40C9A0">
      <w:start w:val="1"/>
      <w:numFmt w:val="bullet"/>
      <w:lvlText w:val=""/>
      <w:lvlJc w:val="left"/>
      <w:pPr>
        <w:ind w:left="5040" w:hanging="360"/>
      </w:pPr>
      <w:rPr>
        <w:rFonts w:ascii="Symbol" w:hAnsi="Symbol" w:hint="default"/>
      </w:rPr>
    </w:lvl>
    <w:lvl w:ilvl="7" w:tplc="74CAC3F8">
      <w:start w:val="1"/>
      <w:numFmt w:val="bullet"/>
      <w:lvlText w:val="o"/>
      <w:lvlJc w:val="left"/>
      <w:pPr>
        <w:ind w:left="5760" w:hanging="360"/>
      </w:pPr>
      <w:rPr>
        <w:rFonts w:ascii="Courier New" w:hAnsi="Courier New" w:hint="default"/>
      </w:rPr>
    </w:lvl>
    <w:lvl w:ilvl="8" w:tplc="BB1470EC">
      <w:start w:val="1"/>
      <w:numFmt w:val="bullet"/>
      <w:lvlText w:val=""/>
      <w:lvlJc w:val="left"/>
      <w:pPr>
        <w:ind w:left="6480" w:hanging="360"/>
      </w:pPr>
      <w:rPr>
        <w:rFonts w:ascii="Wingdings" w:hAnsi="Wingdings" w:hint="default"/>
      </w:rPr>
    </w:lvl>
  </w:abstractNum>
  <w:abstractNum w:abstractNumId="11" w15:restartNumberingAfterBreak="0">
    <w:nsid w:val="431D5FF0"/>
    <w:multiLevelType w:val="multilevel"/>
    <w:tmpl w:val="7FCAD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E18F2F"/>
    <w:multiLevelType w:val="hybridMultilevel"/>
    <w:tmpl w:val="71C63B54"/>
    <w:lvl w:ilvl="0" w:tplc="75DCD406">
      <w:start w:val="1"/>
      <w:numFmt w:val="bullet"/>
      <w:lvlText w:val="-"/>
      <w:lvlJc w:val="left"/>
      <w:pPr>
        <w:ind w:left="720" w:hanging="360"/>
      </w:pPr>
      <w:rPr>
        <w:rFonts w:ascii="Calibri" w:hAnsi="Calibri" w:hint="default"/>
      </w:rPr>
    </w:lvl>
    <w:lvl w:ilvl="1" w:tplc="88A47AAA">
      <w:start w:val="1"/>
      <w:numFmt w:val="bullet"/>
      <w:lvlText w:val="o"/>
      <w:lvlJc w:val="left"/>
      <w:pPr>
        <w:ind w:left="1440" w:hanging="360"/>
      </w:pPr>
      <w:rPr>
        <w:rFonts w:ascii="Courier New" w:hAnsi="Courier New" w:hint="default"/>
      </w:rPr>
    </w:lvl>
    <w:lvl w:ilvl="2" w:tplc="3B70ACA4">
      <w:start w:val="1"/>
      <w:numFmt w:val="bullet"/>
      <w:lvlText w:val=""/>
      <w:lvlJc w:val="left"/>
      <w:pPr>
        <w:ind w:left="2160" w:hanging="360"/>
      </w:pPr>
      <w:rPr>
        <w:rFonts w:ascii="Wingdings" w:hAnsi="Wingdings" w:hint="default"/>
      </w:rPr>
    </w:lvl>
    <w:lvl w:ilvl="3" w:tplc="918299C2">
      <w:start w:val="1"/>
      <w:numFmt w:val="bullet"/>
      <w:lvlText w:val=""/>
      <w:lvlJc w:val="left"/>
      <w:pPr>
        <w:ind w:left="2880" w:hanging="360"/>
      </w:pPr>
      <w:rPr>
        <w:rFonts w:ascii="Symbol" w:hAnsi="Symbol" w:hint="default"/>
      </w:rPr>
    </w:lvl>
    <w:lvl w:ilvl="4" w:tplc="21E2455C">
      <w:start w:val="1"/>
      <w:numFmt w:val="bullet"/>
      <w:lvlText w:val="o"/>
      <w:lvlJc w:val="left"/>
      <w:pPr>
        <w:ind w:left="3600" w:hanging="360"/>
      </w:pPr>
      <w:rPr>
        <w:rFonts w:ascii="Courier New" w:hAnsi="Courier New" w:hint="default"/>
      </w:rPr>
    </w:lvl>
    <w:lvl w:ilvl="5" w:tplc="587056B4">
      <w:start w:val="1"/>
      <w:numFmt w:val="bullet"/>
      <w:lvlText w:val=""/>
      <w:lvlJc w:val="left"/>
      <w:pPr>
        <w:ind w:left="4320" w:hanging="360"/>
      </w:pPr>
      <w:rPr>
        <w:rFonts w:ascii="Wingdings" w:hAnsi="Wingdings" w:hint="default"/>
      </w:rPr>
    </w:lvl>
    <w:lvl w:ilvl="6" w:tplc="D0B412D8">
      <w:start w:val="1"/>
      <w:numFmt w:val="bullet"/>
      <w:lvlText w:val=""/>
      <w:lvlJc w:val="left"/>
      <w:pPr>
        <w:ind w:left="5040" w:hanging="360"/>
      </w:pPr>
      <w:rPr>
        <w:rFonts w:ascii="Symbol" w:hAnsi="Symbol" w:hint="default"/>
      </w:rPr>
    </w:lvl>
    <w:lvl w:ilvl="7" w:tplc="54223368">
      <w:start w:val="1"/>
      <w:numFmt w:val="bullet"/>
      <w:lvlText w:val="o"/>
      <w:lvlJc w:val="left"/>
      <w:pPr>
        <w:ind w:left="5760" w:hanging="360"/>
      </w:pPr>
      <w:rPr>
        <w:rFonts w:ascii="Courier New" w:hAnsi="Courier New" w:hint="default"/>
      </w:rPr>
    </w:lvl>
    <w:lvl w:ilvl="8" w:tplc="A9CA44AA">
      <w:start w:val="1"/>
      <w:numFmt w:val="bullet"/>
      <w:lvlText w:val=""/>
      <w:lvlJc w:val="left"/>
      <w:pPr>
        <w:ind w:left="6480" w:hanging="360"/>
      </w:pPr>
      <w:rPr>
        <w:rFonts w:ascii="Wingdings" w:hAnsi="Wingdings" w:hint="default"/>
      </w:rPr>
    </w:lvl>
  </w:abstractNum>
  <w:abstractNum w:abstractNumId="13" w15:restartNumberingAfterBreak="0">
    <w:nsid w:val="60B24868"/>
    <w:multiLevelType w:val="multilevel"/>
    <w:tmpl w:val="244A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A75343"/>
    <w:multiLevelType w:val="hybridMultilevel"/>
    <w:tmpl w:val="2F089D16"/>
    <w:lvl w:ilvl="0" w:tplc="407A12B6">
      <w:numFmt w:val="bullet"/>
      <w:lvlText w:val=""/>
      <w:lvlJc w:val="left"/>
      <w:pPr>
        <w:ind w:left="345" w:hanging="360"/>
      </w:pPr>
      <w:rPr>
        <w:rFonts w:ascii="Wingdings" w:eastAsia="Roboto" w:hAnsi="Wingdings" w:cs="Roboto" w:hint="default"/>
      </w:rPr>
    </w:lvl>
    <w:lvl w:ilvl="1" w:tplc="20000003" w:tentative="1">
      <w:start w:val="1"/>
      <w:numFmt w:val="bullet"/>
      <w:lvlText w:val="o"/>
      <w:lvlJc w:val="left"/>
      <w:pPr>
        <w:ind w:left="1065" w:hanging="360"/>
      </w:pPr>
      <w:rPr>
        <w:rFonts w:ascii="Courier New" w:hAnsi="Courier New" w:cs="Courier New" w:hint="default"/>
      </w:rPr>
    </w:lvl>
    <w:lvl w:ilvl="2" w:tplc="20000005" w:tentative="1">
      <w:start w:val="1"/>
      <w:numFmt w:val="bullet"/>
      <w:lvlText w:val=""/>
      <w:lvlJc w:val="left"/>
      <w:pPr>
        <w:ind w:left="1785" w:hanging="360"/>
      </w:pPr>
      <w:rPr>
        <w:rFonts w:ascii="Wingdings" w:hAnsi="Wingdings" w:hint="default"/>
      </w:rPr>
    </w:lvl>
    <w:lvl w:ilvl="3" w:tplc="20000001" w:tentative="1">
      <w:start w:val="1"/>
      <w:numFmt w:val="bullet"/>
      <w:lvlText w:val=""/>
      <w:lvlJc w:val="left"/>
      <w:pPr>
        <w:ind w:left="2505" w:hanging="360"/>
      </w:pPr>
      <w:rPr>
        <w:rFonts w:ascii="Symbol" w:hAnsi="Symbol" w:hint="default"/>
      </w:rPr>
    </w:lvl>
    <w:lvl w:ilvl="4" w:tplc="20000003" w:tentative="1">
      <w:start w:val="1"/>
      <w:numFmt w:val="bullet"/>
      <w:lvlText w:val="o"/>
      <w:lvlJc w:val="left"/>
      <w:pPr>
        <w:ind w:left="3225" w:hanging="360"/>
      </w:pPr>
      <w:rPr>
        <w:rFonts w:ascii="Courier New" w:hAnsi="Courier New" w:cs="Courier New" w:hint="default"/>
      </w:rPr>
    </w:lvl>
    <w:lvl w:ilvl="5" w:tplc="20000005" w:tentative="1">
      <w:start w:val="1"/>
      <w:numFmt w:val="bullet"/>
      <w:lvlText w:val=""/>
      <w:lvlJc w:val="left"/>
      <w:pPr>
        <w:ind w:left="3945" w:hanging="360"/>
      </w:pPr>
      <w:rPr>
        <w:rFonts w:ascii="Wingdings" w:hAnsi="Wingdings" w:hint="default"/>
      </w:rPr>
    </w:lvl>
    <w:lvl w:ilvl="6" w:tplc="20000001" w:tentative="1">
      <w:start w:val="1"/>
      <w:numFmt w:val="bullet"/>
      <w:lvlText w:val=""/>
      <w:lvlJc w:val="left"/>
      <w:pPr>
        <w:ind w:left="4665" w:hanging="360"/>
      </w:pPr>
      <w:rPr>
        <w:rFonts w:ascii="Symbol" w:hAnsi="Symbol" w:hint="default"/>
      </w:rPr>
    </w:lvl>
    <w:lvl w:ilvl="7" w:tplc="20000003" w:tentative="1">
      <w:start w:val="1"/>
      <w:numFmt w:val="bullet"/>
      <w:lvlText w:val="o"/>
      <w:lvlJc w:val="left"/>
      <w:pPr>
        <w:ind w:left="5385" w:hanging="360"/>
      </w:pPr>
      <w:rPr>
        <w:rFonts w:ascii="Courier New" w:hAnsi="Courier New" w:cs="Courier New" w:hint="default"/>
      </w:rPr>
    </w:lvl>
    <w:lvl w:ilvl="8" w:tplc="20000005" w:tentative="1">
      <w:start w:val="1"/>
      <w:numFmt w:val="bullet"/>
      <w:lvlText w:val=""/>
      <w:lvlJc w:val="left"/>
      <w:pPr>
        <w:ind w:left="6105" w:hanging="360"/>
      </w:pPr>
      <w:rPr>
        <w:rFonts w:ascii="Wingdings" w:hAnsi="Wingdings" w:hint="default"/>
      </w:rPr>
    </w:lvl>
  </w:abstractNum>
  <w:abstractNum w:abstractNumId="15" w15:restartNumberingAfterBreak="0">
    <w:nsid w:val="6892724A"/>
    <w:multiLevelType w:val="multilevel"/>
    <w:tmpl w:val="C36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043CD8"/>
    <w:multiLevelType w:val="multilevel"/>
    <w:tmpl w:val="B718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B21D5A"/>
    <w:multiLevelType w:val="multilevel"/>
    <w:tmpl w:val="7CB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D07DEB"/>
    <w:multiLevelType w:val="hybridMultilevel"/>
    <w:tmpl w:val="CE927274"/>
    <w:lvl w:ilvl="0" w:tplc="58088B1C">
      <w:start w:val="1"/>
      <w:numFmt w:val="decimal"/>
      <w:lvlText w:val="%1."/>
      <w:lvlJc w:val="left"/>
      <w:pPr>
        <w:ind w:left="705" w:hanging="360"/>
      </w:pPr>
    </w:lvl>
    <w:lvl w:ilvl="1" w:tplc="519C439A">
      <w:start w:val="1"/>
      <w:numFmt w:val="lowerLetter"/>
      <w:lvlText w:val="%2."/>
      <w:lvlJc w:val="left"/>
      <w:pPr>
        <w:ind w:left="1440" w:hanging="360"/>
      </w:pPr>
    </w:lvl>
    <w:lvl w:ilvl="2" w:tplc="B680F58C">
      <w:start w:val="1"/>
      <w:numFmt w:val="lowerRoman"/>
      <w:lvlText w:val="%3."/>
      <w:lvlJc w:val="right"/>
      <w:pPr>
        <w:ind w:left="2160" w:hanging="180"/>
      </w:pPr>
    </w:lvl>
    <w:lvl w:ilvl="3" w:tplc="BD7E2CA6">
      <w:start w:val="1"/>
      <w:numFmt w:val="decimal"/>
      <w:lvlText w:val="%4."/>
      <w:lvlJc w:val="left"/>
      <w:pPr>
        <w:ind w:left="2880" w:hanging="360"/>
      </w:pPr>
    </w:lvl>
    <w:lvl w:ilvl="4" w:tplc="620253D0">
      <w:start w:val="1"/>
      <w:numFmt w:val="lowerLetter"/>
      <w:lvlText w:val="%5."/>
      <w:lvlJc w:val="left"/>
      <w:pPr>
        <w:ind w:left="3600" w:hanging="360"/>
      </w:pPr>
    </w:lvl>
    <w:lvl w:ilvl="5" w:tplc="C8B0A6F2">
      <w:start w:val="1"/>
      <w:numFmt w:val="lowerRoman"/>
      <w:lvlText w:val="%6."/>
      <w:lvlJc w:val="right"/>
      <w:pPr>
        <w:ind w:left="4320" w:hanging="180"/>
      </w:pPr>
    </w:lvl>
    <w:lvl w:ilvl="6" w:tplc="1C1E0BA4">
      <w:start w:val="1"/>
      <w:numFmt w:val="decimal"/>
      <w:lvlText w:val="%7."/>
      <w:lvlJc w:val="left"/>
      <w:pPr>
        <w:ind w:left="5040" w:hanging="360"/>
      </w:pPr>
    </w:lvl>
    <w:lvl w:ilvl="7" w:tplc="EA5A314C">
      <w:start w:val="1"/>
      <w:numFmt w:val="lowerLetter"/>
      <w:lvlText w:val="%8."/>
      <w:lvlJc w:val="left"/>
      <w:pPr>
        <w:ind w:left="5760" w:hanging="360"/>
      </w:pPr>
    </w:lvl>
    <w:lvl w:ilvl="8" w:tplc="985ED3A0">
      <w:start w:val="1"/>
      <w:numFmt w:val="lowerRoman"/>
      <w:lvlText w:val="%9."/>
      <w:lvlJc w:val="right"/>
      <w:pPr>
        <w:ind w:left="6480" w:hanging="180"/>
      </w:pPr>
    </w:lvl>
  </w:abstractNum>
  <w:abstractNum w:abstractNumId="19" w15:restartNumberingAfterBreak="0">
    <w:nsid w:val="7BDEC31F"/>
    <w:multiLevelType w:val="hybridMultilevel"/>
    <w:tmpl w:val="DF50C560"/>
    <w:lvl w:ilvl="0" w:tplc="91AAD490">
      <w:start w:val="1"/>
      <w:numFmt w:val="bullet"/>
      <w:lvlText w:val="-"/>
      <w:lvlJc w:val="left"/>
      <w:pPr>
        <w:ind w:left="720" w:hanging="360"/>
      </w:pPr>
      <w:rPr>
        <w:rFonts w:ascii="Calibri" w:hAnsi="Calibri" w:hint="default"/>
      </w:rPr>
    </w:lvl>
    <w:lvl w:ilvl="1" w:tplc="4244A842">
      <w:start w:val="1"/>
      <w:numFmt w:val="bullet"/>
      <w:lvlText w:val="o"/>
      <w:lvlJc w:val="left"/>
      <w:pPr>
        <w:ind w:left="1440" w:hanging="360"/>
      </w:pPr>
      <w:rPr>
        <w:rFonts w:ascii="Courier New" w:hAnsi="Courier New" w:hint="default"/>
      </w:rPr>
    </w:lvl>
    <w:lvl w:ilvl="2" w:tplc="6C8E21F6">
      <w:start w:val="1"/>
      <w:numFmt w:val="bullet"/>
      <w:lvlText w:val=""/>
      <w:lvlJc w:val="left"/>
      <w:pPr>
        <w:ind w:left="2160" w:hanging="360"/>
      </w:pPr>
      <w:rPr>
        <w:rFonts w:ascii="Wingdings" w:hAnsi="Wingdings" w:hint="default"/>
      </w:rPr>
    </w:lvl>
    <w:lvl w:ilvl="3" w:tplc="51F8EC40">
      <w:start w:val="1"/>
      <w:numFmt w:val="bullet"/>
      <w:lvlText w:val=""/>
      <w:lvlJc w:val="left"/>
      <w:pPr>
        <w:ind w:left="2880" w:hanging="360"/>
      </w:pPr>
      <w:rPr>
        <w:rFonts w:ascii="Symbol" w:hAnsi="Symbol" w:hint="default"/>
      </w:rPr>
    </w:lvl>
    <w:lvl w:ilvl="4" w:tplc="F63E3B36">
      <w:start w:val="1"/>
      <w:numFmt w:val="bullet"/>
      <w:lvlText w:val="o"/>
      <w:lvlJc w:val="left"/>
      <w:pPr>
        <w:ind w:left="3600" w:hanging="360"/>
      </w:pPr>
      <w:rPr>
        <w:rFonts w:ascii="Courier New" w:hAnsi="Courier New" w:hint="default"/>
      </w:rPr>
    </w:lvl>
    <w:lvl w:ilvl="5" w:tplc="EB548EE4">
      <w:start w:val="1"/>
      <w:numFmt w:val="bullet"/>
      <w:lvlText w:val=""/>
      <w:lvlJc w:val="left"/>
      <w:pPr>
        <w:ind w:left="4320" w:hanging="360"/>
      </w:pPr>
      <w:rPr>
        <w:rFonts w:ascii="Wingdings" w:hAnsi="Wingdings" w:hint="default"/>
      </w:rPr>
    </w:lvl>
    <w:lvl w:ilvl="6" w:tplc="4AAAE8B8">
      <w:start w:val="1"/>
      <w:numFmt w:val="bullet"/>
      <w:lvlText w:val=""/>
      <w:lvlJc w:val="left"/>
      <w:pPr>
        <w:ind w:left="5040" w:hanging="360"/>
      </w:pPr>
      <w:rPr>
        <w:rFonts w:ascii="Symbol" w:hAnsi="Symbol" w:hint="default"/>
      </w:rPr>
    </w:lvl>
    <w:lvl w:ilvl="7" w:tplc="5924165E">
      <w:start w:val="1"/>
      <w:numFmt w:val="bullet"/>
      <w:lvlText w:val="o"/>
      <w:lvlJc w:val="left"/>
      <w:pPr>
        <w:ind w:left="5760" w:hanging="360"/>
      </w:pPr>
      <w:rPr>
        <w:rFonts w:ascii="Courier New" w:hAnsi="Courier New" w:hint="default"/>
      </w:rPr>
    </w:lvl>
    <w:lvl w:ilvl="8" w:tplc="9D3449CA">
      <w:start w:val="1"/>
      <w:numFmt w:val="bullet"/>
      <w:lvlText w:val=""/>
      <w:lvlJc w:val="left"/>
      <w:pPr>
        <w:ind w:left="6480" w:hanging="360"/>
      </w:pPr>
      <w:rPr>
        <w:rFonts w:ascii="Wingdings" w:hAnsi="Wingdings" w:hint="default"/>
      </w:rPr>
    </w:lvl>
  </w:abstractNum>
  <w:abstractNum w:abstractNumId="20" w15:restartNumberingAfterBreak="0">
    <w:nsid w:val="7C633739"/>
    <w:multiLevelType w:val="hybridMultilevel"/>
    <w:tmpl w:val="1A0EE5BE"/>
    <w:lvl w:ilvl="0" w:tplc="3830F536">
      <w:start w:val="1"/>
      <w:numFmt w:val="bullet"/>
      <w:lvlText w:val=""/>
      <w:lvlJc w:val="left"/>
      <w:pPr>
        <w:ind w:left="720" w:hanging="360"/>
      </w:pPr>
      <w:rPr>
        <w:rFonts w:ascii="Symbol" w:hAnsi="Symbol" w:hint="default"/>
      </w:rPr>
    </w:lvl>
    <w:lvl w:ilvl="1" w:tplc="CA5CE748">
      <w:start w:val="1"/>
      <w:numFmt w:val="bullet"/>
      <w:lvlText w:val="o"/>
      <w:lvlJc w:val="left"/>
      <w:pPr>
        <w:ind w:left="1440" w:hanging="360"/>
      </w:pPr>
      <w:rPr>
        <w:rFonts w:ascii="Courier New" w:hAnsi="Courier New" w:hint="default"/>
      </w:rPr>
    </w:lvl>
    <w:lvl w:ilvl="2" w:tplc="41C22AB6">
      <w:start w:val="1"/>
      <w:numFmt w:val="bullet"/>
      <w:lvlText w:val=""/>
      <w:lvlJc w:val="left"/>
      <w:pPr>
        <w:ind w:left="2160" w:hanging="360"/>
      </w:pPr>
      <w:rPr>
        <w:rFonts w:ascii="Wingdings" w:hAnsi="Wingdings" w:hint="default"/>
      </w:rPr>
    </w:lvl>
    <w:lvl w:ilvl="3" w:tplc="E1BEB764">
      <w:start w:val="1"/>
      <w:numFmt w:val="bullet"/>
      <w:lvlText w:val=""/>
      <w:lvlJc w:val="left"/>
      <w:pPr>
        <w:ind w:left="2880" w:hanging="360"/>
      </w:pPr>
      <w:rPr>
        <w:rFonts w:ascii="Symbol" w:hAnsi="Symbol" w:hint="default"/>
      </w:rPr>
    </w:lvl>
    <w:lvl w:ilvl="4" w:tplc="F5D8E1EA">
      <w:start w:val="1"/>
      <w:numFmt w:val="bullet"/>
      <w:lvlText w:val="o"/>
      <w:lvlJc w:val="left"/>
      <w:pPr>
        <w:ind w:left="3600" w:hanging="360"/>
      </w:pPr>
      <w:rPr>
        <w:rFonts w:ascii="Courier New" w:hAnsi="Courier New" w:hint="default"/>
      </w:rPr>
    </w:lvl>
    <w:lvl w:ilvl="5" w:tplc="6F1C13D8">
      <w:start w:val="1"/>
      <w:numFmt w:val="bullet"/>
      <w:lvlText w:val=""/>
      <w:lvlJc w:val="left"/>
      <w:pPr>
        <w:ind w:left="4320" w:hanging="360"/>
      </w:pPr>
      <w:rPr>
        <w:rFonts w:ascii="Wingdings" w:hAnsi="Wingdings" w:hint="default"/>
      </w:rPr>
    </w:lvl>
    <w:lvl w:ilvl="6" w:tplc="BFC0CFA2">
      <w:start w:val="1"/>
      <w:numFmt w:val="bullet"/>
      <w:lvlText w:val=""/>
      <w:lvlJc w:val="left"/>
      <w:pPr>
        <w:ind w:left="5040" w:hanging="360"/>
      </w:pPr>
      <w:rPr>
        <w:rFonts w:ascii="Symbol" w:hAnsi="Symbol" w:hint="default"/>
      </w:rPr>
    </w:lvl>
    <w:lvl w:ilvl="7" w:tplc="F808E2A8">
      <w:start w:val="1"/>
      <w:numFmt w:val="bullet"/>
      <w:lvlText w:val="o"/>
      <w:lvlJc w:val="left"/>
      <w:pPr>
        <w:ind w:left="5760" w:hanging="360"/>
      </w:pPr>
      <w:rPr>
        <w:rFonts w:ascii="Courier New" w:hAnsi="Courier New" w:hint="default"/>
      </w:rPr>
    </w:lvl>
    <w:lvl w:ilvl="8" w:tplc="0406D280">
      <w:start w:val="1"/>
      <w:numFmt w:val="bullet"/>
      <w:lvlText w:val=""/>
      <w:lvlJc w:val="left"/>
      <w:pPr>
        <w:ind w:left="6480" w:hanging="360"/>
      </w:pPr>
      <w:rPr>
        <w:rFonts w:ascii="Wingdings" w:hAnsi="Wingdings" w:hint="default"/>
      </w:rPr>
    </w:lvl>
  </w:abstractNum>
  <w:abstractNum w:abstractNumId="21" w15:restartNumberingAfterBreak="0">
    <w:nsid w:val="7E085939"/>
    <w:multiLevelType w:val="hybridMultilevel"/>
    <w:tmpl w:val="46C0C1E8"/>
    <w:lvl w:ilvl="0" w:tplc="8C2270E6">
      <w:start w:val="1"/>
      <w:numFmt w:val="decimal"/>
      <w:pStyle w:val="Heading1"/>
      <w:lvlText w:val="%1."/>
      <w:lvlJc w:val="left"/>
      <w:pPr>
        <w:ind w:left="705" w:hanging="360"/>
      </w:pPr>
    </w:lvl>
    <w:lvl w:ilvl="1" w:tplc="20000019" w:tentative="1">
      <w:start w:val="1"/>
      <w:numFmt w:val="lowerLetter"/>
      <w:lvlText w:val="%2."/>
      <w:lvlJc w:val="left"/>
      <w:pPr>
        <w:ind w:left="1425" w:hanging="360"/>
      </w:pPr>
    </w:lvl>
    <w:lvl w:ilvl="2" w:tplc="2000001B" w:tentative="1">
      <w:start w:val="1"/>
      <w:numFmt w:val="lowerRoman"/>
      <w:lvlText w:val="%3."/>
      <w:lvlJc w:val="right"/>
      <w:pPr>
        <w:ind w:left="2145" w:hanging="180"/>
      </w:pPr>
    </w:lvl>
    <w:lvl w:ilvl="3" w:tplc="2000000F" w:tentative="1">
      <w:start w:val="1"/>
      <w:numFmt w:val="decimal"/>
      <w:lvlText w:val="%4."/>
      <w:lvlJc w:val="left"/>
      <w:pPr>
        <w:ind w:left="2865" w:hanging="360"/>
      </w:pPr>
    </w:lvl>
    <w:lvl w:ilvl="4" w:tplc="20000019" w:tentative="1">
      <w:start w:val="1"/>
      <w:numFmt w:val="lowerLetter"/>
      <w:lvlText w:val="%5."/>
      <w:lvlJc w:val="left"/>
      <w:pPr>
        <w:ind w:left="3585" w:hanging="360"/>
      </w:pPr>
    </w:lvl>
    <w:lvl w:ilvl="5" w:tplc="2000001B" w:tentative="1">
      <w:start w:val="1"/>
      <w:numFmt w:val="lowerRoman"/>
      <w:lvlText w:val="%6."/>
      <w:lvlJc w:val="right"/>
      <w:pPr>
        <w:ind w:left="4305" w:hanging="180"/>
      </w:pPr>
    </w:lvl>
    <w:lvl w:ilvl="6" w:tplc="2000000F" w:tentative="1">
      <w:start w:val="1"/>
      <w:numFmt w:val="decimal"/>
      <w:lvlText w:val="%7."/>
      <w:lvlJc w:val="left"/>
      <w:pPr>
        <w:ind w:left="5025" w:hanging="360"/>
      </w:pPr>
    </w:lvl>
    <w:lvl w:ilvl="7" w:tplc="20000019" w:tentative="1">
      <w:start w:val="1"/>
      <w:numFmt w:val="lowerLetter"/>
      <w:lvlText w:val="%8."/>
      <w:lvlJc w:val="left"/>
      <w:pPr>
        <w:ind w:left="5745" w:hanging="360"/>
      </w:pPr>
    </w:lvl>
    <w:lvl w:ilvl="8" w:tplc="2000001B" w:tentative="1">
      <w:start w:val="1"/>
      <w:numFmt w:val="lowerRoman"/>
      <w:lvlText w:val="%9."/>
      <w:lvlJc w:val="right"/>
      <w:pPr>
        <w:ind w:left="6465" w:hanging="180"/>
      </w:pPr>
    </w:lvl>
  </w:abstractNum>
  <w:num w:numId="1" w16cid:durableId="1041322838">
    <w:abstractNumId w:val="18"/>
  </w:num>
  <w:num w:numId="2" w16cid:durableId="1137188455">
    <w:abstractNumId w:val="19"/>
  </w:num>
  <w:num w:numId="3" w16cid:durableId="1870146007">
    <w:abstractNumId w:val="20"/>
  </w:num>
  <w:num w:numId="4" w16cid:durableId="1679696961">
    <w:abstractNumId w:val="8"/>
  </w:num>
  <w:num w:numId="5" w16cid:durableId="1912083646">
    <w:abstractNumId w:val="9"/>
  </w:num>
  <w:num w:numId="6" w16cid:durableId="911700967">
    <w:abstractNumId w:val="5"/>
  </w:num>
  <w:num w:numId="7" w16cid:durableId="1058361799">
    <w:abstractNumId w:val="12"/>
  </w:num>
  <w:num w:numId="8" w16cid:durableId="580331000">
    <w:abstractNumId w:val="0"/>
  </w:num>
  <w:num w:numId="9" w16cid:durableId="664237959">
    <w:abstractNumId w:val="10"/>
  </w:num>
  <w:num w:numId="10" w16cid:durableId="1004670726">
    <w:abstractNumId w:val="4"/>
  </w:num>
  <w:num w:numId="11" w16cid:durableId="1742604955">
    <w:abstractNumId w:val="6"/>
  </w:num>
  <w:num w:numId="12" w16cid:durableId="1111246011">
    <w:abstractNumId w:val="21"/>
  </w:num>
  <w:num w:numId="13" w16cid:durableId="267126003">
    <w:abstractNumId w:val="3"/>
  </w:num>
  <w:num w:numId="14" w16cid:durableId="49811682">
    <w:abstractNumId w:val="13"/>
  </w:num>
  <w:num w:numId="15" w16cid:durableId="1034891720">
    <w:abstractNumId w:val="15"/>
  </w:num>
  <w:num w:numId="16" w16cid:durableId="954751532">
    <w:abstractNumId w:val="1"/>
  </w:num>
  <w:num w:numId="17" w16cid:durableId="2145388836">
    <w:abstractNumId w:val="11"/>
  </w:num>
  <w:num w:numId="18" w16cid:durableId="47269338">
    <w:abstractNumId w:val="16"/>
  </w:num>
  <w:num w:numId="19" w16cid:durableId="1667051632">
    <w:abstractNumId w:val="2"/>
  </w:num>
  <w:num w:numId="20" w16cid:durableId="1835997776">
    <w:abstractNumId w:val="17"/>
  </w:num>
  <w:num w:numId="21" w16cid:durableId="474494859">
    <w:abstractNumId w:val="7"/>
  </w:num>
  <w:num w:numId="22" w16cid:durableId="180338289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a Vaz">
    <w15:presenceInfo w15:providerId="AD" w15:userId="S::xv0132893@windesheim.nl::b3e92e8f-d0e0-456b-ba3d-5cf20553265c"/>
  </w15:person>
  <w15:person w15:author="Maxime Bouillon">
    <w15:presenceInfo w15:providerId="AD" w15:userId="S::zn0126876@windesheim.nl::78b3eeeb-d3a4-4ee5-8135-668033d384cc"/>
  </w15:person>
  <w15:person w15:author="Chris Verhoef">
    <w15:presenceInfo w15:providerId="AD" w15:userId="S::un0121919@windesheim.nl::1c7d65a7-9b24-4eab-bb50-67ec334e7b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Q0sDQ0MDE0MjCztDBU0lEKTi0uzszPAykwrAUA3zv7oywAAAA="/>
  </w:docVars>
  <w:rsids>
    <w:rsidRoot w:val="00AB2F00"/>
    <w:rsid w:val="00005043"/>
    <w:rsid w:val="00014F5B"/>
    <w:rsid w:val="00024BC6"/>
    <w:rsid w:val="000343E7"/>
    <w:rsid w:val="000461D9"/>
    <w:rsid w:val="00086152"/>
    <w:rsid w:val="00087412"/>
    <w:rsid w:val="000C48B0"/>
    <w:rsid w:val="000E6C67"/>
    <w:rsid w:val="00142A4B"/>
    <w:rsid w:val="00147073"/>
    <w:rsid w:val="00167034"/>
    <w:rsid w:val="00181197"/>
    <w:rsid w:val="001925FA"/>
    <w:rsid w:val="0019448B"/>
    <w:rsid w:val="00195028"/>
    <w:rsid w:val="001B0DBD"/>
    <w:rsid w:val="0020277E"/>
    <w:rsid w:val="002459D3"/>
    <w:rsid w:val="00250EBD"/>
    <w:rsid w:val="00252239"/>
    <w:rsid w:val="00257D8E"/>
    <w:rsid w:val="0026217B"/>
    <w:rsid w:val="00270714"/>
    <w:rsid w:val="0027676F"/>
    <w:rsid w:val="002B6785"/>
    <w:rsid w:val="002F08CD"/>
    <w:rsid w:val="002F5D30"/>
    <w:rsid w:val="003167EA"/>
    <w:rsid w:val="00321161"/>
    <w:rsid w:val="00330911"/>
    <w:rsid w:val="0034618E"/>
    <w:rsid w:val="00367657"/>
    <w:rsid w:val="0038237B"/>
    <w:rsid w:val="00383A9B"/>
    <w:rsid w:val="003C486B"/>
    <w:rsid w:val="003E286F"/>
    <w:rsid w:val="003F563D"/>
    <w:rsid w:val="0040653E"/>
    <w:rsid w:val="00410F0D"/>
    <w:rsid w:val="00425B1A"/>
    <w:rsid w:val="0045547A"/>
    <w:rsid w:val="00455928"/>
    <w:rsid w:val="004750DF"/>
    <w:rsid w:val="004B07E1"/>
    <w:rsid w:val="004B422E"/>
    <w:rsid w:val="004D0B80"/>
    <w:rsid w:val="004D6818"/>
    <w:rsid w:val="004E048B"/>
    <w:rsid w:val="00506F59"/>
    <w:rsid w:val="00533936"/>
    <w:rsid w:val="005704EA"/>
    <w:rsid w:val="005D7A02"/>
    <w:rsid w:val="005F18B9"/>
    <w:rsid w:val="00605611"/>
    <w:rsid w:val="00631E7B"/>
    <w:rsid w:val="006470D9"/>
    <w:rsid w:val="00655FF3"/>
    <w:rsid w:val="00657078"/>
    <w:rsid w:val="006620C9"/>
    <w:rsid w:val="006A2280"/>
    <w:rsid w:val="006A5443"/>
    <w:rsid w:val="006B397C"/>
    <w:rsid w:val="006D0CC5"/>
    <w:rsid w:val="006D1546"/>
    <w:rsid w:val="00716E47"/>
    <w:rsid w:val="00722862"/>
    <w:rsid w:val="00746C52"/>
    <w:rsid w:val="0075199D"/>
    <w:rsid w:val="00797AD7"/>
    <w:rsid w:val="007B0477"/>
    <w:rsid w:val="007C428F"/>
    <w:rsid w:val="007C5DAB"/>
    <w:rsid w:val="007C6920"/>
    <w:rsid w:val="00804447"/>
    <w:rsid w:val="008148E8"/>
    <w:rsid w:val="00852555"/>
    <w:rsid w:val="0086772C"/>
    <w:rsid w:val="008B5721"/>
    <w:rsid w:val="008D0D03"/>
    <w:rsid w:val="008D667F"/>
    <w:rsid w:val="008D7E4F"/>
    <w:rsid w:val="008E0745"/>
    <w:rsid w:val="008E2D5E"/>
    <w:rsid w:val="008F64C3"/>
    <w:rsid w:val="009426AF"/>
    <w:rsid w:val="0096476B"/>
    <w:rsid w:val="00976F12"/>
    <w:rsid w:val="009A6CE0"/>
    <w:rsid w:val="009E0DE2"/>
    <w:rsid w:val="009E3FE1"/>
    <w:rsid w:val="00A20DA1"/>
    <w:rsid w:val="00A67AC0"/>
    <w:rsid w:val="00A71D8D"/>
    <w:rsid w:val="00A72A10"/>
    <w:rsid w:val="00A73F04"/>
    <w:rsid w:val="00A80D3F"/>
    <w:rsid w:val="00A8F912"/>
    <w:rsid w:val="00AB240B"/>
    <w:rsid w:val="00AB2F00"/>
    <w:rsid w:val="00AC277E"/>
    <w:rsid w:val="00AC4627"/>
    <w:rsid w:val="00AC593F"/>
    <w:rsid w:val="00AD0385"/>
    <w:rsid w:val="00AD0820"/>
    <w:rsid w:val="00AE3EC2"/>
    <w:rsid w:val="00AE500A"/>
    <w:rsid w:val="00B6367B"/>
    <w:rsid w:val="00B75E06"/>
    <w:rsid w:val="00B776C5"/>
    <w:rsid w:val="00B9029C"/>
    <w:rsid w:val="00BD6F48"/>
    <w:rsid w:val="00BF0DA1"/>
    <w:rsid w:val="00BF7AEC"/>
    <w:rsid w:val="00C31478"/>
    <w:rsid w:val="00C322D1"/>
    <w:rsid w:val="00C60262"/>
    <w:rsid w:val="00C770B4"/>
    <w:rsid w:val="00C7752B"/>
    <w:rsid w:val="00C856AD"/>
    <w:rsid w:val="00C96C39"/>
    <w:rsid w:val="00CB41FC"/>
    <w:rsid w:val="00CF6ADB"/>
    <w:rsid w:val="00CF78BD"/>
    <w:rsid w:val="00D335D2"/>
    <w:rsid w:val="00D340C5"/>
    <w:rsid w:val="00D45776"/>
    <w:rsid w:val="00D65AD0"/>
    <w:rsid w:val="00DA13B6"/>
    <w:rsid w:val="00DA67DD"/>
    <w:rsid w:val="00DB1375"/>
    <w:rsid w:val="00DF0630"/>
    <w:rsid w:val="00DF37AF"/>
    <w:rsid w:val="00DF7323"/>
    <w:rsid w:val="00E13651"/>
    <w:rsid w:val="00E17DB9"/>
    <w:rsid w:val="00E31274"/>
    <w:rsid w:val="00E407D2"/>
    <w:rsid w:val="00E52D4F"/>
    <w:rsid w:val="00E71721"/>
    <w:rsid w:val="00EC4B82"/>
    <w:rsid w:val="00F155F7"/>
    <w:rsid w:val="00F2341E"/>
    <w:rsid w:val="00F617D1"/>
    <w:rsid w:val="00FA1C0D"/>
    <w:rsid w:val="00FC08B8"/>
    <w:rsid w:val="00FC45BB"/>
    <w:rsid w:val="00FE1EBD"/>
    <w:rsid w:val="00FE48A9"/>
    <w:rsid w:val="00FF010A"/>
    <w:rsid w:val="00FF46A9"/>
    <w:rsid w:val="0160E5A9"/>
    <w:rsid w:val="0182AA71"/>
    <w:rsid w:val="019B7868"/>
    <w:rsid w:val="01A6496A"/>
    <w:rsid w:val="01C1F1DC"/>
    <w:rsid w:val="01DC469A"/>
    <w:rsid w:val="01DFEC8C"/>
    <w:rsid w:val="01F3A9A5"/>
    <w:rsid w:val="026353B5"/>
    <w:rsid w:val="0284E685"/>
    <w:rsid w:val="02ECFCBC"/>
    <w:rsid w:val="02F5BE28"/>
    <w:rsid w:val="02FCB60A"/>
    <w:rsid w:val="032DCA40"/>
    <w:rsid w:val="034495C3"/>
    <w:rsid w:val="036B618F"/>
    <w:rsid w:val="03FB32A7"/>
    <w:rsid w:val="03FB8E03"/>
    <w:rsid w:val="04CE74C2"/>
    <w:rsid w:val="04F1BDA1"/>
    <w:rsid w:val="04F6213C"/>
    <w:rsid w:val="05178D4E"/>
    <w:rsid w:val="0549D692"/>
    <w:rsid w:val="054C8E81"/>
    <w:rsid w:val="058AAE79"/>
    <w:rsid w:val="06CA91E3"/>
    <w:rsid w:val="06EAFED3"/>
    <w:rsid w:val="06F43758"/>
    <w:rsid w:val="08736F74"/>
    <w:rsid w:val="08817754"/>
    <w:rsid w:val="08842F43"/>
    <w:rsid w:val="09357F6A"/>
    <w:rsid w:val="096405EB"/>
    <w:rsid w:val="0A23D9E8"/>
    <w:rsid w:val="0A8E6C5D"/>
    <w:rsid w:val="0A92E9B9"/>
    <w:rsid w:val="0B3CA764"/>
    <w:rsid w:val="0B7935FB"/>
    <w:rsid w:val="0B9151DF"/>
    <w:rsid w:val="0BD83F58"/>
    <w:rsid w:val="0BDC1B77"/>
    <w:rsid w:val="0C187507"/>
    <w:rsid w:val="0C2EBA1A"/>
    <w:rsid w:val="0C49C8A7"/>
    <w:rsid w:val="0C9BA6AD"/>
    <w:rsid w:val="0CD4B6AA"/>
    <w:rsid w:val="0CEAE18C"/>
    <w:rsid w:val="0CF3658F"/>
    <w:rsid w:val="0D0E4F77"/>
    <w:rsid w:val="0D15065C"/>
    <w:rsid w:val="0D23A2E8"/>
    <w:rsid w:val="0D838FBB"/>
    <w:rsid w:val="0DD63736"/>
    <w:rsid w:val="0E35BE2C"/>
    <w:rsid w:val="0E8F67C6"/>
    <w:rsid w:val="0EBEA19D"/>
    <w:rsid w:val="0EC588C0"/>
    <w:rsid w:val="0F10BB76"/>
    <w:rsid w:val="0F17EA1E"/>
    <w:rsid w:val="0F2C33C2"/>
    <w:rsid w:val="0F595EFD"/>
    <w:rsid w:val="0F665ADC"/>
    <w:rsid w:val="0F71FA6F"/>
    <w:rsid w:val="0FC2B2C5"/>
    <w:rsid w:val="0FD3476F"/>
    <w:rsid w:val="10A6FC5E"/>
    <w:rsid w:val="10E7355D"/>
    <w:rsid w:val="10F13AC5"/>
    <w:rsid w:val="10FDADE1"/>
    <w:rsid w:val="1109D9C4"/>
    <w:rsid w:val="110A346E"/>
    <w:rsid w:val="112AEF47"/>
    <w:rsid w:val="114D6783"/>
    <w:rsid w:val="1155A0F7"/>
    <w:rsid w:val="1169DBBE"/>
    <w:rsid w:val="11D05AF1"/>
    <w:rsid w:val="123941D8"/>
    <w:rsid w:val="124780DC"/>
    <w:rsid w:val="13491ABD"/>
    <w:rsid w:val="1362D8E9"/>
    <w:rsid w:val="136F5280"/>
    <w:rsid w:val="1372034A"/>
    <w:rsid w:val="13B64F9E"/>
    <w:rsid w:val="141B46CD"/>
    <w:rsid w:val="148C62AA"/>
    <w:rsid w:val="148D41B9"/>
    <w:rsid w:val="14998EFA"/>
    <w:rsid w:val="14CC7B49"/>
    <w:rsid w:val="14EFDB08"/>
    <w:rsid w:val="150B22E1"/>
    <w:rsid w:val="15254340"/>
    <w:rsid w:val="157F219E"/>
    <w:rsid w:val="1591AC28"/>
    <w:rsid w:val="15D06571"/>
    <w:rsid w:val="15D8E6AF"/>
    <w:rsid w:val="15FE606A"/>
    <w:rsid w:val="1654B2F3"/>
    <w:rsid w:val="170ABD0D"/>
    <w:rsid w:val="171AF1FF"/>
    <w:rsid w:val="172A093D"/>
    <w:rsid w:val="173BC8D7"/>
    <w:rsid w:val="17A734A5"/>
    <w:rsid w:val="182391C9"/>
    <w:rsid w:val="183FBA1F"/>
    <w:rsid w:val="18812AB0"/>
    <w:rsid w:val="190F6736"/>
    <w:rsid w:val="19A7F59D"/>
    <w:rsid w:val="19BF622A"/>
    <w:rsid w:val="19ED9FF1"/>
    <w:rsid w:val="1A03281D"/>
    <w:rsid w:val="1ABC3276"/>
    <w:rsid w:val="1ADDD052"/>
    <w:rsid w:val="1AF795A7"/>
    <w:rsid w:val="1B1D5ED9"/>
    <w:rsid w:val="1BFD7A60"/>
    <w:rsid w:val="1C221B1D"/>
    <w:rsid w:val="1C599282"/>
    <w:rsid w:val="1D3F17DE"/>
    <w:rsid w:val="1D5BC27F"/>
    <w:rsid w:val="1DA4835A"/>
    <w:rsid w:val="1DAE443E"/>
    <w:rsid w:val="1DBCE16E"/>
    <w:rsid w:val="1DF562E3"/>
    <w:rsid w:val="1E140EA5"/>
    <w:rsid w:val="1E74A40D"/>
    <w:rsid w:val="1E8D7678"/>
    <w:rsid w:val="1EB6CB7F"/>
    <w:rsid w:val="1ED8CCD6"/>
    <w:rsid w:val="1F249E4D"/>
    <w:rsid w:val="1F40ADCA"/>
    <w:rsid w:val="1F58B1CF"/>
    <w:rsid w:val="1F913344"/>
    <w:rsid w:val="203B6C21"/>
    <w:rsid w:val="20529BE0"/>
    <w:rsid w:val="20E95959"/>
    <w:rsid w:val="20EB89D6"/>
    <w:rsid w:val="20F1C660"/>
    <w:rsid w:val="21056715"/>
    <w:rsid w:val="214E8921"/>
    <w:rsid w:val="2166D72B"/>
    <w:rsid w:val="217519CA"/>
    <w:rsid w:val="21E35565"/>
    <w:rsid w:val="223936BA"/>
    <w:rsid w:val="223CE0EC"/>
    <w:rsid w:val="224A9037"/>
    <w:rsid w:val="22905291"/>
    <w:rsid w:val="229CA748"/>
    <w:rsid w:val="22AC1A3D"/>
    <w:rsid w:val="22D738AF"/>
    <w:rsid w:val="23481530"/>
    <w:rsid w:val="23A25930"/>
    <w:rsid w:val="23ADFDDE"/>
    <w:rsid w:val="2409F996"/>
    <w:rsid w:val="247A72C5"/>
    <w:rsid w:val="24CE9BA1"/>
    <w:rsid w:val="24E10ADF"/>
    <w:rsid w:val="24E3E591"/>
    <w:rsid w:val="251999E7"/>
    <w:rsid w:val="26868528"/>
    <w:rsid w:val="269E4C61"/>
    <w:rsid w:val="26C0D195"/>
    <w:rsid w:val="27334753"/>
    <w:rsid w:val="27D618AF"/>
    <w:rsid w:val="27FDF6C5"/>
    <w:rsid w:val="28360A9C"/>
    <w:rsid w:val="284C29F2"/>
    <w:rsid w:val="284CEB89"/>
    <w:rsid w:val="285DADC5"/>
    <w:rsid w:val="28845DAD"/>
    <w:rsid w:val="289A39EF"/>
    <w:rsid w:val="28E38969"/>
    <w:rsid w:val="28E75E3A"/>
    <w:rsid w:val="2902A1EF"/>
    <w:rsid w:val="295BCD4F"/>
    <w:rsid w:val="29E7FA53"/>
    <w:rsid w:val="2A623659"/>
    <w:rsid w:val="2ADBD371"/>
    <w:rsid w:val="2B642A04"/>
    <w:rsid w:val="2B99CBE3"/>
    <w:rsid w:val="2BC4766A"/>
    <w:rsid w:val="2C06B876"/>
    <w:rsid w:val="2C0F9FBD"/>
    <w:rsid w:val="2C77A3D2"/>
    <w:rsid w:val="2CC3C479"/>
    <w:rsid w:val="2CE77C70"/>
    <w:rsid w:val="2D359C44"/>
    <w:rsid w:val="2D3DA575"/>
    <w:rsid w:val="2D6046CB"/>
    <w:rsid w:val="2D8466DB"/>
    <w:rsid w:val="2DE2BA69"/>
    <w:rsid w:val="2E48B7A1"/>
    <w:rsid w:val="2E6D3849"/>
    <w:rsid w:val="2EAF29A9"/>
    <w:rsid w:val="2EBB6B76"/>
    <w:rsid w:val="2F02EDFE"/>
    <w:rsid w:val="2F28142E"/>
    <w:rsid w:val="2F3E7F13"/>
    <w:rsid w:val="2F96181A"/>
    <w:rsid w:val="2F9C6D70"/>
    <w:rsid w:val="2FC95FA0"/>
    <w:rsid w:val="30264246"/>
    <w:rsid w:val="303B9F02"/>
    <w:rsid w:val="308FB982"/>
    <w:rsid w:val="30AB9622"/>
    <w:rsid w:val="30BA6C9F"/>
    <w:rsid w:val="30E18E5C"/>
    <w:rsid w:val="30FA8F7B"/>
    <w:rsid w:val="31E20532"/>
    <w:rsid w:val="32CAD1B7"/>
    <w:rsid w:val="331AEAA4"/>
    <w:rsid w:val="336EFE79"/>
    <w:rsid w:val="3395C26D"/>
    <w:rsid w:val="33BBD343"/>
    <w:rsid w:val="342400C5"/>
    <w:rsid w:val="3491F438"/>
    <w:rsid w:val="34A0B067"/>
    <w:rsid w:val="34B98F7C"/>
    <w:rsid w:val="34BD2799"/>
    <w:rsid w:val="35546AC6"/>
    <w:rsid w:val="35B4FF7F"/>
    <w:rsid w:val="35BA0340"/>
    <w:rsid w:val="35C8426C"/>
    <w:rsid w:val="35E604A3"/>
    <w:rsid w:val="363711E9"/>
    <w:rsid w:val="36A23566"/>
    <w:rsid w:val="36AD1F0B"/>
    <w:rsid w:val="36B9BBC3"/>
    <w:rsid w:val="36C0D950"/>
    <w:rsid w:val="378EA392"/>
    <w:rsid w:val="37BF28CC"/>
    <w:rsid w:val="37D024D7"/>
    <w:rsid w:val="37EC3C79"/>
    <w:rsid w:val="3806FDB3"/>
    <w:rsid w:val="380DFAE7"/>
    <w:rsid w:val="395AF92D"/>
    <w:rsid w:val="395E397D"/>
    <w:rsid w:val="399189FF"/>
    <w:rsid w:val="39AD75C1"/>
    <w:rsid w:val="39B3936B"/>
    <w:rsid w:val="39F6AF9E"/>
    <w:rsid w:val="3A77A605"/>
    <w:rsid w:val="3AEA23EE"/>
    <w:rsid w:val="3AF1E110"/>
    <w:rsid w:val="3B2BCAC1"/>
    <w:rsid w:val="3B616271"/>
    <w:rsid w:val="3B782529"/>
    <w:rsid w:val="3BABB6DF"/>
    <w:rsid w:val="3BCC8DB4"/>
    <w:rsid w:val="3BEE8DC6"/>
    <w:rsid w:val="3C2F5823"/>
    <w:rsid w:val="3C50001C"/>
    <w:rsid w:val="3C88A318"/>
    <w:rsid w:val="3C9299EF"/>
    <w:rsid w:val="3CAB582C"/>
    <w:rsid w:val="3CF776D6"/>
    <w:rsid w:val="3CFD32D2"/>
    <w:rsid w:val="3D4CF877"/>
    <w:rsid w:val="3D4ECA96"/>
    <w:rsid w:val="3D4F35B8"/>
    <w:rsid w:val="3D6C6031"/>
    <w:rsid w:val="3D721860"/>
    <w:rsid w:val="3DB3E771"/>
    <w:rsid w:val="3E694A8B"/>
    <w:rsid w:val="3E7EA14E"/>
    <w:rsid w:val="3EB54438"/>
    <w:rsid w:val="3ED1F0A2"/>
    <w:rsid w:val="3EDCA700"/>
    <w:rsid w:val="3F401A07"/>
    <w:rsid w:val="3F47BD29"/>
    <w:rsid w:val="3F4BD5DE"/>
    <w:rsid w:val="3FB45B40"/>
    <w:rsid w:val="3FEAEF0F"/>
    <w:rsid w:val="40284DFD"/>
    <w:rsid w:val="403C60FD"/>
    <w:rsid w:val="40445396"/>
    <w:rsid w:val="4049B458"/>
    <w:rsid w:val="40754D27"/>
    <w:rsid w:val="40E7A63F"/>
    <w:rsid w:val="40E9FE11"/>
    <w:rsid w:val="40F4AE88"/>
    <w:rsid w:val="41660B12"/>
    <w:rsid w:val="4173D4A9"/>
    <w:rsid w:val="419E69B3"/>
    <w:rsid w:val="419F53C7"/>
    <w:rsid w:val="41C2EA5B"/>
    <w:rsid w:val="41D0A3F5"/>
    <w:rsid w:val="41F4EBA4"/>
    <w:rsid w:val="423E3D7E"/>
    <w:rsid w:val="4295976B"/>
    <w:rsid w:val="42A8CC8E"/>
    <w:rsid w:val="42D943BF"/>
    <w:rsid w:val="432B02C1"/>
    <w:rsid w:val="436BD16F"/>
    <w:rsid w:val="43B1CFEC"/>
    <w:rsid w:val="43CFA0AC"/>
    <w:rsid w:val="442DF261"/>
    <w:rsid w:val="451DE60A"/>
    <w:rsid w:val="45B23533"/>
    <w:rsid w:val="45C0EE0E"/>
    <w:rsid w:val="4645326F"/>
    <w:rsid w:val="468FCC1F"/>
    <w:rsid w:val="46A41518"/>
    <w:rsid w:val="46EB747F"/>
    <w:rsid w:val="46ECB9D2"/>
    <w:rsid w:val="47481B1D"/>
    <w:rsid w:val="476EE130"/>
    <w:rsid w:val="4779A66D"/>
    <w:rsid w:val="47CD3CEA"/>
    <w:rsid w:val="480A4DC9"/>
    <w:rsid w:val="487B5E08"/>
    <w:rsid w:val="48A7E265"/>
    <w:rsid w:val="48B6AD16"/>
    <w:rsid w:val="48F418EA"/>
    <w:rsid w:val="49488543"/>
    <w:rsid w:val="4A0E63C5"/>
    <w:rsid w:val="4A887DC4"/>
    <w:rsid w:val="4AE21AE5"/>
    <w:rsid w:val="4AF236C2"/>
    <w:rsid w:val="4B87698A"/>
    <w:rsid w:val="4CABC8D3"/>
    <w:rsid w:val="4CDF0729"/>
    <w:rsid w:val="4DB85982"/>
    <w:rsid w:val="4DC37710"/>
    <w:rsid w:val="4DCEC9F0"/>
    <w:rsid w:val="4E2D6313"/>
    <w:rsid w:val="4E44713D"/>
    <w:rsid w:val="4E71413D"/>
    <w:rsid w:val="4EA021CD"/>
    <w:rsid w:val="4F3FEF1C"/>
    <w:rsid w:val="4F999787"/>
    <w:rsid w:val="50B9CB1C"/>
    <w:rsid w:val="50EFFA44"/>
    <w:rsid w:val="50FEBA1B"/>
    <w:rsid w:val="516503D5"/>
    <w:rsid w:val="51AE9497"/>
    <w:rsid w:val="51C80941"/>
    <w:rsid w:val="521ED98A"/>
    <w:rsid w:val="528BCAA5"/>
    <w:rsid w:val="52BF9BED"/>
    <w:rsid w:val="52FB4C06"/>
    <w:rsid w:val="530F9165"/>
    <w:rsid w:val="53245E4D"/>
    <w:rsid w:val="533720F7"/>
    <w:rsid w:val="53676693"/>
    <w:rsid w:val="537F4F2C"/>
    <w:rsid w:val="53950C7F"/>
    <w:rsid w:val="54101C6B"/>
    <w:rsid w:val="543E7BFE"/>
    <w:rsid w:val="549B0CE3"/>
    <w:rsid w:val="54D83E85"/>
    <w:rsid w:val="54E85944"/>
    <w:rsid w:val="55D5DDD8"/>
    <w:rsid w:val="55F76F5E"/>
    <w:rsid w:val="56088319"/>
    <w:rsid w:val="5678C025"/>
    <w:rsid w:val="56AB33B2"/>
    <w:rsid w:val="56F4A6B0"/>
    <w:rsid w:val="5753FA22"/>
    <w:rsid w:val="57E5C50F"/>
    <w:rsid w:val="57F38F93"/>
    <w:rsid w:val="58583ACD"/>
    <w:rsid w:val="58669677"/>
    <w:rsid w:val="58C392FF"/>
    <w:rsid w:val="58F4F66C"/>
    <w:rsid w:val="58F60A18"/>
    <w:rsid w:val="59E5E590"/>
    <w:rsid w:val="5A110A10"/>
    <w:rsid w:val="5A29C701"/>
    <w:rsid w:val="5AA8D614"/>
    <w:rsid w:val="5ADBF43C"/>
    <w:rsid w:val="5AF43830"/>
    <w:rsid w:val="5B24D52C"/>
    <w:rsid w:val="5B48BABF"/>
    <w:rsid w:val="5B7B2E30"/>
    <w:rsid w:val="5BCE06F2"/>
    <w:rsid w:val="5C2DAADA"/>
    <w:rsid w:val="5C32ACEB"/>
    <w:rsid w:val="5C32F134"/>
    <w:rsid w:val="5C3B0CB6"/>
    <w:rsid w:val="5C681595"/>
    <w:rsid w:val="5CC0A58D"/>
    <w:rsid w:val="5CFD1879"/>
    <w:rsid w:val="5D0C66F3"/>
    <w:rsid w:val="5D712D64"/>
    <w:rsid w:val="5E3CEA05"/>
    <w:rsid w:val="5E4AFDE1"/>
    <w:rsid w:val="5E5998CA"/>
    <w:rsid w:val="5E96EF5C"/>
    <w:rsid w:val="5EF08B50"/>
    <w:rsid w:val="5F7D33A1"/>
    <w:rsid w:val="60016B51"/>
    <w:rsid w:val="60130E43"/>
    <w:rsid w:val="601398DC"/>
    <w:rsid w:val="6111C118"/>
    <w:rsid w:val="613BB5BE"/>
    <w:rsid w:val="61565FA4"/>
    <w:rsid w:val="61811154"/>
    <w:rsid w:val="61A1CC2D"/>
    <w:rsid w:val="61B16151"/>
    <w:rsid w:val="6203B852"/>
    <w:rsid w:val="62413CB3"/>
    <w:rsid w:val="62B7A0EE"/>
    <w:rsid w:val="633F830B"/>
    <w:rsid w:val="63436378"/>
    <w:rsid w:val="634E009B"/>
    <w:rsid w:val="63540A8F"/>
    <w:rsid w:val="639636CC"/>
    <w:rsid w:val="63CA4CF3"/>
    <w:rsid w:val="63FB46ED"/>
    <w:rsid w:val="6400016C"/>
    <w:rsid w:val="64020A09"/>
    <w:rsid w:val="640261EE"/>
    <w:rsid w:val="6410AB23"/>
    <w:rsid w:val="64B8B216"/>
    <w:rsid w:val="64BAB5E7"/>
    <w:rsid w:val="64D797AD"/>
    <w:rsid w:val="656BF62E"/>
    <w:rsid w:val="658838F3"/>
    <w:rsid w:val="65AAAE14"/>
    <w:rsid w:val="6625ED41"/>
    <w:rsid w:val="66354413"/>
    <w:rsid w:val="66EB8659"/>
    <w:rsid w:val="67240954"/>
    <w:rsid w:val="6764CD46"/>
    <w:rsid w:val="68E0BBCC"/>
    <w:rsid w:val="68F3356F"/>
    <w:rsid w:val="69009DA7"/>
    <w:rsid w:val="6904FA38"/>
    <w:rsid w:val="69103A53"/>
    <w:rsid w:val="6937C273"/>
    <w:rsid w:val="69888ECE"/>
    <w:rsid w:val="69F1E90A"/>
    <w:rsid w:val="6A62E83E"/>
    <w:rsid w:val="6A851689"/>
    <w:rsid w:val="6AD023A5"/>
    <w:rsid w:val="6AD392D4"/>
    <w:rsid w:val="6AD886E5"/>
    <w:rsid w:val="6B39B76F"/>
    <w:rsid w:val="6B8B56BB"/>
    <w:rsid w:val="6BAD3CDE"/>
    <w:rsid w:val="6BB7091B"/>
    <w:rsid w:val="6C05DD97"/>
    <w:rsid w:val="6C076A05"/>
    <w:rsid w:val="6C22F8B8"/>
    <w:rsid w:val="6C383E69"/>
    <w:rsid w:val="6C4D7A95"/>
    <w:rsid w:val="6D038E8F"/>
    <w:rsid w:val="6D091CB2"/>
    <w:rsid w:val="6DB16CA8"/>
    <w:rsid w:val="6DB8BC59"/>
    <w:rsid w:val="6E06FF36"/>
    <w:rsid w:val="6E282BAC"/>
    <w:rsid w:val="6ED5F69B"/>
    <w:rsid w:val="6F45C4F3"/>
    <w:rsid w:val="6FC74A80"/>
    <w:rsid w:val="6FD64218"/>
    <w:rsid w:val="6FD83399"/>
    <w:rsid w:val="7061E179"/>
    <w:rsid w:val="7070C958"/>
    <w:rsid w:val="708E8ED9"/>
    <w:rsid w:val="7090A3BD"/>
    <w:rsid w:val="70C49918"/>
    <w:rsid w:val="70D94EBA"/>
    <w:rsid w:val="70FEBDDD"/>
    <w:rsid w:val="711BB617"/>
    <w:rsid w:val="712F2C11"/>
    <w:rsid w:val="715CC1E6"/>
    <w:rsid w:val="71648733"/>
    <w:rsid w:val="7174B068"/>
    <w:rsid w:val="71F6DC6E"/>
    <w:rsid w:val="721EBA84"/>
    <w:rsid w:val="724CF2AC"/>
    <w:rsid w:val="725BF6BE"/>
    <w:rsid w:val="733AF305"/>
    <w:rsid w:val="735BADDE"/>
    <w:rsid w:val="73A86A1A"/>
    <w:rsid w:val="73D1EBB4"/>
    <w:rsid w:val="73F7C71F"/>
    <w:rsid w:val="74011988"/>
    <w:rsid w:val="7454F4EB"/>
    <w:rsid w:val="746CF26E"/>
    <w:rsid w:val="74E9C8C2"/>
    <w:rsid w:val="74EB9B89"/>
    <w:rsid w:val="751012ED"/>
    <w:rsid w:val="753C8CFF"/>
    <w:rsid w:val="757394E2"/>
    <w:rsid w:val="75C6F989"/>
    <w:rsid w:val="75F2363E"/>
    <w:rsid w:val="764C0564"/>
    <w:rsid w:val="76859923"/>
    <w:rsid w:val="76C514A4"/>
    <w:rsid w:val="76CA4D91"/>
    <w:rsid w:val="772DF19B"/>
    <w:rsid w:val="7750D6D8"/>
    <w:rsid w:val="77842FB8"/>
    <w:rsid w:val="77E7D5C5"/>
    <w:rsid w:val="77F2C29C"/>
    <w:rsid w:val="783FA8F5"/>
    <w:rsid w:val="78C8178F"/>
    <w:rsid w:val="78D90807"/>
    <w:rsid w:val="78E11138"/>
    <w:rsid w:val="78F4E758"/>
    <w:rsid w:val="79064EB5"/>
    <w:rsid w:val="794EF27D"/>
    <w:rsid w:val="795A664F"/>
    <w:rsid w:val="7983A626"/>
    <w:rsid w:val="799DB37C"/>
    <w:rsid w:val="79F5A112"/>
    <w:rsid w:val="7A08FF62"/>
    <w:rsid w:val="7A486254"/>
    <w:rsid w:val="7A63E7F0"/>
    <w:rsid w:val="7A6B3DFE"/>
    <w:rsid w:val="7B3983DD"/>
    <w:rsid w:val="7B52B057"/>
    <w:rsid w:val="7B66BFC3"/>
    <w:rsid w:val="7BF64826"/>
    <w:rsid w:val="7C10A8C9"/>
    <w:rsid w:val="7CD5543E"/>
    <w:rsid w:val="7CF4D1D3"/>
    <w:rsid w:val="7D2B8AB0"/>
    <w:rsid w:val="7D362403"/>
    <w:rsid w:val="7D398F15"/>
    <w:rsid w:val="7D422526"/>
    <w:rsid w:val="7D8BF122"/>
    <w:rsid w:val="7D9B88B2"/>
    <w:rsid w:val="7DC5435B"/>
    <w:rsid w:val="7DD53D34"/>
    <w:rsid w:val="7DE487F8"/>
    <w:rsid w:val="7DF8C31B"/>
    <w:rsid w:val="7E3F2874"/>
    <w:rsid w:val="7E71249F"/>
    <w:rsid w:val="7EB47849"/>
    <w:rsid w:val="7EC77AFF"/>
    <w:rsid w:val="7EF4B30E"/>
    <w:rsid w:val="7F0D3EDB"/>
    <w:rsid w:val="7F111E44"/>
    <w:rsid w:val="7F19B274"/>
    <w:rsid w:val="7F2852FF"/>
    <w:rsid w:val="7F3EAF21"/>
    <w:rsid w:val="7F81A538"/>
    <w:rsid w:val="7FBE1D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EE4A46"/>
  <w15:docId w15:val="{94B01D8E-B928-4D23-B785-7CBD4073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ja-JP"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93F"/>
    <w:rPr>
      <w:color w:val="auto"/>
    </w:rPr>
  </w:style>
  <w:style w:type="paragraph" w:styleId="Heading1">
    <w:name w:val="heading 1"/>
    <w:basedOn w:val="Normal"/>
    <w:next w:val="Normal"/>
    <w:autoRedefine/>
    <w:uiPriority w:val="9"/>
    <w:qFormat/>
    <w:rsid w:val="00B6367B"/>
    <w:pPr>
      <w:numPr>
        <w:numId w:val="12"/>
      </w:numPr>
      <w:spacing w:before="480" w:line="240" w:lineRule="auto"/>
      <w:outlineLvl w:val="0"/>
    </w:pPr>
    <w:rPr>
      <w:color w:val="000000"/>
      <w:sz w:val="32"/>
      <w:szCs w:val="32"/>
    </w:rPr>
  </w:style>
  <w:style w:type="paragraph" w:styleId="Heading2">
    <w:name w:val="heading 2"/>
    <w:basedOn w:val="Normal"/>
    <w:next w:val="Normal"/>
    <w:autoRedefine/>
    <w:uiPriority w:val="9"/>
    <w:unhideWhenUsed/>
    <w:qFormat/>
    <w:rsid w:val="009A6CE0"/>
    <w:pPr>
      <w:spacing w:before="320" w:line="240" w:lineRule="auto"/>
      <w:ind w:left="0"/>
      <w:outlineLvl w:val="1"/>
    </w:pPr>
    <w:rPr>
      <w:lang w:val="en-US"/>
    </w:rPr>
  </w:style>
  <w:style w:type="paragraph" w:styleId="Heading3">
    <w:name w:val="heading 3"/>
    <w:basedOn w:val="Normal"/>
    <w:next w:val="Normal"/>
    <w:uiPriority w:val="9"/>
    <w:unhideWhenUsed/>
    <w:qFormat/>
    <w:pPr>
      <w:spacing w:line="240" w:lineRule="auto"/>
      <w:outlineLvl w:val="2"/>
    </w:pPr>
    <w:rPr>
      <w:b/>
      <w:color w:val="E01B84"/>
      <w:sz w:val="24"/>
      <w:szCs w:val="24"/>
    </w:rPr>
  </w:style>
  <w:style w:type="paragraph" w:styleId="Heading4">
    <w:name w:val="heading 4"/>
    <w:basedOn w:val="Normal"/>
    <w:next w:val="Normal"/>
    <w:uiPriority w:val="9"/>
    <w:unhideWhenUsed/>
    <w:qFormat/>
    <w:pPr>
      <w:keepNext/>
      <w:keepLines/>
      <w:spacing w:before="0"/>
      <w:outlineLvl w:val="3"/>
    </w:pPr>
    <w:rPr>
      <w:b/>
      <w:color w:val="6D64E8"/>
      <w:sz w:val="40"/>
      <w:szCs w:val="40"/>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rsid w:val="00B6367B"/>
    <w:pPr>
      <w:tabs>
        <w:tab w:val="left" w:pos="660"/>
        <w:tab w:val="right" w:leader="dot" w:pos="9350"/>
      </w:tabs>
      <w:spacing w:after="100"/>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7676F"/>
    <w:pPr>
      <w:spacing w:before="0" w:line="240" w:lineRule="auto"/>
      <w:ind w:left="0"/>
    </w:pPr>
  </w:style>
  <w:style w:type="paragraph" w:styleId="Header">
    <w:name w:val="header"/>
    <w:basedOn w:val="Normal"/>
    <w:link w:val="HeaderChar"/>
    <w:uiPriority w:val="99"/>
    <w:unhideWhenUsed/>
    <w:rsid w:val="004B422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B422E"/>
  </w:style>
  <w:style w:type="paragraph" w:styleId="Footer">
    <w:name w:val="footer"/>
    <w:basedOn w:val="Normal"/>
    <w:link w:val="FooterChar"/>
    <w:uiPriority w:val="99"/>
    <w:unhideWhenUsed/>
    <w:rsid w:val="004B422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B422E"/>
  </w:style>
  <w:style w:type="paragraph" w:styleId="TOCHeading">
    <w:name w:val="TOC Heading"/>
    <w:basedOn w:val="Heading1"/>
    <w:next w:val="Normal"/>
    <w:uiPriority w:val="39"/>
    <w:unhideWhenUsed/>
    <w:qFormat/>
    <w:rsid w:val="004B422E"/>
    <w:pPr>
      <w:keepNext/>
      <w:keepLines/>
      <w:spacing w:before="240" w:line="259" w:lineRule="auto"/>
      <w:ind w:left="0"/>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B6367B"/>
    <w:pPr>
      <w:tabs>
        <w:tab w:val="right" w:leader="dot" w:pos="9350"/>
      </w:tabs>
      <w:spacing w:after="100"/>
      <w:ind w:left="220"/>
    </w:pPr>
  </w:style>
  <w:style w:type="character" w:styleId="PlaceholderText">
    <w:name w:val="Placeholder Text"/>
    <w:basedOn w:val="DefaultParagraphFont"/>
    <w:uiPriority w:val="99"/>
    <w:semiHidden/>
    <w:rsid w:val="00DF0630"/>
    <w:rPr>
      <w:color w:val="666666"/>
    </w:rPr>
  </w:style>
  <w:style w:type="paragraph" w:styleId="NormalWeb">
    <w:name w:val="Normal (Web)"/>
    <w:basedOn w:val="Normal"/>
    <w:uiPriority w:val="99"/>
    <w:semiHidden/>
    <w:unhideWhenUsed/>
    <w:rsid w:val="00E407D2"/>
    <w:pPr>
      <w:spacing w:before="100" w:beforeAutospacing="1" w:after="100" w:afterAutospacing="1" w:line="240" w:lineRule="auto"/>
      <w:ind w:left="0"/>
    </w:pPr>
    <w:rPr>
      <w:rFonts w:ascii="Times New Roman" w:eastAsia="Times New Roman" w:hAnsi="Times New Roman" w:cs="Times New Roman"/>
      <w:sz w:val="24"/>
      <w:szCs w:val="24"/>
    </w:rPr>
  </w:style>
  <w:style w:type="character" w:styleId="Strong">
    <w:name w:val="Strong"/>
    <w:basedOn w:val="DefaultParagraphFont"/>
    <w:uiPriority w:val="22"/>
    <w:qFormat/>
    <w:rsid w:val="00E407D2"/>
    <w:rPr>
      <w:b/>
      <w:bCs/>
    </w:rPr>
  </w:style>
  <w:style w:type="character" w:customStyle="1" w:styleId="katex-mathml">
    <w:name w:val="katex-mathml"/>
    <w:basedOn w:val="DefaultParagraphFont"/>
    <w:rsid w:val="00E407D2"/>
  </w:style>
  <w:style w:type="character" w:customStyle="1" w:styleId="mord">
    <w:name w:val="mord"/>
    <w:basedOn w:val="DefaultParagraphFont"/>
    <w:rsid w:val="00E407D2"/>
  </w:style>
  <w:style w:type="character" w:customStyle="1" w:styleId="mrel">
    <w:name w:val="mrel"/>
    <w:basedOn w:val="DefaultParagraphFont"/>
    <w:rsid w:val="00E407D2"/>
  </w:style>
  <w:style w:type="character" w:customStyle="1" w:styleId="mbin">
    <w:name w:val="mbin"/>
    <w:basedOn w:val="DefaultParagraphFont"/>
    <w:rsid w:val="00E407D2"/>
  </w:style>
  <w:style w:type="character" w:customStyle="1" w:styleId="vlist-s">
    <w:name w:val="vlist-s"/>
    <w:basedOn w:val="DefaultParagraphFont"/>
    <w:rsid w:val="00E407D2"/>
  </w:style>
  <w:style w:type="character" w:customStyle="1" w:styleId="mpunct">
    <w:name w:val="mpunct"/>
    <w:basedOn w:val="DefaultParagraphFont"/>
    <w:rsid w:val="00E407D2"/>
  </w:style>
  <w:style w:type="paragraph" w:styleId="Quote">
    <w:name w:val="Quote"/>
    <w:basedOn w:val="Normal"/>
    <w:next w:val="Normal"/>
    <w:link w:val="QuoteChar"/>
    <w:uiPriority w:val="29"/>
    <w:qFormat/>
    <w:rsid w:val="004750DF"/>
    <w:pPr>
      <w:spacing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750DF"/>
    <w:rPr>
      <w:i/>
      <w:iCs/>
      <w:color w:val="404040" w:themeColor="text1" w:themeTint="BF"/>
    </w:rPr>
  </w:style>
  <w:style w:type="paragraph" w:styleId="ListParagraph">
    <w:name w:val="List Paragraph"/>
    <w:basedOn w:val="Normal"/>
    <w:uiPriority w:val="34"/>
    <w:qFormat/>
    <w:rsid w:val="0038237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color w:val="auto"/>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5D7A02"/>
    <w:rPr>
      <w:rFonts w:ascii="Segoe UI" w:hAnsi="Segoe UI" w:cs="Segoe UI" w:hint="default"/>
      <w:sz w:val="18"/>
      <w:szCs w:val="18"/>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B776C5"/>
    <w:rPr>
      <w:b/>
      <w:bCs/>
    </w:rPr>
  </w:style>
  <w:style w:type="character" w:customStyle="1" w:styleId="CommentSubjectChar">
    <w:name w:val="Comment Subject Char"/>
    <w:basedOn w:val="CommentTextChar"/>
    <w:link w:val="CommentSubject"/>
    <w:uiPriority w:val="99"/>
    <w:semiHidden/>
    <w:rsid w:val="00B776C5"/>
    <w:rPr>
      <w:b/>
      <w:bCs/>
      <w:color w:val="auto"/>
      <w:sz w:val="20"/>
      <w:szCs w:val="20"/>
    </w:rPr>
  </w:style>
  <w:style w:type="character" w:styleId="Mention">
    <w:name w:val="Mention"/>
    <w:basedOn w:val="DefaultParagraphFont"/>
    <w:uiPriority w:val="99"/>
    <w:unhideWhenUsed/>
    <w:rsid w:val="00410F0D"/>
    <w:rPr>
      <w:color w:val="2B579A"/>
      <w:shd w:val="clear" w:color="auto" w:fill="E1DFDD"/>
    </w:rPr>
  </w:style>
  <w:style w:type="character" w:styleId="UnresolvedMention">
    <w:name w:val="Unresolved Mention"/>
    <w:basedOn w:val="DefaultParagraphFont"/>
    <w:uiPriority w:val="99"/>
    <w:semiHidden/>
    <w:unhideWhenUsed/>
    <w:rsid w:val="003E2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18">
      <w:bodyDiv w:val="1"/>
      <w:marLeft w:val="0"/>
      <w:marRight w:val="0"/>
      <w:marTop w:val="0"/>
      <w:marBottom w:val="0"/>
      <w:divBdr>
        <w:top w:val="none" w:sz="0" w:space="0" w:color="auto"/>
        <w:left w:val="none" w:sz="0" w:space="0" w:color="auto"/>
        <w:bottom w:val="none" w:sz="0" w:space="0" w:color="auto"/>
        <w:right w:val="none" w:sz="0" w:space="0" w:color="auto"/>
      </w:divBdr>
      <w:divsChild>
        <w:div w:id="456022064">
          <w:marLeft w:val="0"/>
          <w:marRight w:val="0"/>
          <w:marTop w:val="0"/>
          <w:marBottom w:val="0"/>
          <w:divBdr>
            <w:top w:val="single" w:sz="2" w:space="0" w:color="D9D9E3"/>
            <w:left w:val="single" w:sz="2" w:space="0" w:color="D9D9E3"/>
            <w:bottom w:val="single" w:sz="2" w:space="0" w:color="D9D9E3"/>
            <w:right w:val="single" w:sz="2" w:space="0" w:color="D9D9E3"/>
          </w:divBdr>
          <w:divsChild>
            <w:div w:id="995110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055338">
                  <w:marLeft w:val="0"/>
                  <w:marRight w:val="0"/>
                  <w:marTop w:val="0"/>
                  <w:marBottom w:val="0"/>
                  <w:divBdr>
                    <w:top w:val="single" w:sz="2" w:space="0" w:color="D9D9E3"/>
                    <w:left w:val="single" w:sz="2" w:space="0" w:color="D9D9E3"/>
                    <w:bottom w:val="single" w:sz="2" w:space="0" w:color="D9D9E3"/>
                    <w:right w:val="single" w:sz="2" w:space="0" w:color="D9D9E3"/>
                  </w:divBdr>
                  <w:divsChild>
                    <w:div w:id="1634407295">
                      <w:marLeft w:val="0"/>
                      <w:marRight w:val="0"/>
                      <w:marTop w:val="0"/>
                      <w:marBottom w:val="0"/>
                      <w:divBdr>
                        <w:top w:val="single" w:sz="2" w:space="0" w:color="D9D9E3"/>
                        <w:left w:val="single" w:sz="2" w:space="0" w:color="D9D9E3"/>
                        <w:bottom w:val="single" w:sz="2" w:space="0" w:color="D9D9E3"/>
                        <w:right w:val="single" w:sz="2" w:space="0" w:color="D9D9E3"/>
                      </w:divBdr>
                      <w:divsChild>
                        <w:div w:id="885530976">
                          <w:marLeft w:val="0"/>
                          <w:marRight w:val="0"/>
                          <w:marTop w:val="0"/>
                          <w:marBottom w:val="0"/>
                          <w:divBdr>
                            <w:top w:val="single" w:sz="2" w:space="0" w:color="D9D9E3"/>
                            <w:left w:val="single" w:sz="2" w:space="0" w:color="D9D9E3"/>
                            <w:bottom w:val="single" w:sz="2" w:space="0" w:color="D9D9E3"/>
                            <w:right w:val="single" w:sz="2" w:space="0" w:color="D9D9E3"/>
                          </w:divBdr>
                          <w:divsChild>
                            <w:div w:id="268633650">
                              <w:marLeft w:val="0"/>
                              <w:marRight w:val="0"/>
                              <w:marTop w:val="0"/>
                              <w:marBottom w:val="0"/>
                              <w:divBdr>
                                <w:top w:val="single" w:sz="2" w:space="0" w:color="D9D9E3"/>
                                <w:left w:val="single" w:sz="2" w:space="0" w:color="D9D9E3"/>
                                <w:bottom w:val="single" w:sz="2" w:space="0" w:color="D9D9E3"/>
                                <w:right w:val="single" w:sz="2" w:space="0" w:color="D9D9E3"/>
                              </w:divBdr>
                              <w:divsChild>
                                <w:div w:id="541291749">
                                  <w:marLeft w:val="0"/>
                                  <w:marRight w:val="0"/>
                                  <w:marTop w:val="0"/>
                                  <w:marBottom w:val="0"/>
                                  <w:divBdr>
                                    <w:top w:val="single" w:sz="2" w:space="0" w:color="D9D9E3"/>
                                    <w:left w:val="single" w:sz="2" w:space="0" w:color="D9D9E3"/>
                                    <w:bottom w:val="single" w:sz="2" w:space="0" w:color="D9D9E3"/>
                                    <w:right w:val="single" w:sz="2" w:space="0" w:color="D9D9E3"/>
                                  </w:divBdr>
                                  <w:divsChild>
                                    <w:div w:id="639648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85008">
      <w:bodyDiv w:val="1"/>
      <w:marLeft w:val="0"/>
      <w:marRight w:val="0"/>
      <w:marTop w:val="0"/>
      <w:marBottom w:val="0"/>
      <w:divBdr>
        <w:top w:val="none" w:sz="0" w:space="0" w:color="auto"/>
        <w:left w:val="none" w:sz="0" w:space="0" w:color="auto"/>
        <w:bottom w:val="none" w:sz="0" w:space="0" w:color="auto"/>
        <w:right w:val="none" w:sz="0" w:space="0" w:color="auto"/>
      </w:divBdr>
    </w:div>
    <w:div w:id="28261636">
      <w:bodyDiv w:val="1"/>
      <w:marLeft w:val="0"/>
      <w:marRight w:val="0"/>
      <w:marTop w:val="0"/>
      <w:marBottom w:val="0"/>
      <w:divBdr>
        <w:top w:val="none" w:sz="0" w:space="0" w:color="auto"/>
        <w:left w:val="none" w:sz="0" w:space="0" w:color="auto"/>
        <w:bottom w:val="none" w:sz="0" w:space="0" w:color="auto"/>
        <w:right w:val="none" w:sz="0" w:space="0" w:color="auto"/>
      </w:divBdr>
    </w:div>
    <w:div w:id="54357322">
      <w:bodyDiv w:val="1"/>
      <w:marLeft w:val="0"/>
      <w:marRight w:val="0"/>
      <w:marTop w:val="0"/>
      <w:marBottom w:val="0"/>
      <w:divBdr>
        <w:top w:val="none" w:sz="0" w:space="0" w:color="auto"/>
        <w:left w:val="none" w:sz="0" w:space="0" w:color="auto"/>
        <w:bottom w:val="none" w:sz="0" w:space="0" w:color="auto"/>
        <w:right w:val="none" w:sz="0" w:space="0" w:color="auto"/>
      </w:divBdr>
    </w:div>
    <w:div w:id="201483187">
      <w:bodyDiv w:val="1"/>
      <w:marLeft w:val="0"/>
      <w:marRight w:val="0"/>
      <w:marTop w:val="0"/>
      <w:marBottom w:val="0"/>
      <w:divBdr>
        <w:top w:val="none" w:sz="0" w:space="0" w:color="auto"/>
        <w:left w:val="none" w:sz="0" w:space="0" w:color="auto"/>
        <w:bottom w:val="none" w:sz="0" w:space="0" w:color="auto"/>
        <w:right w:val="none" w:sz="0" w:space="0" w:color="auto"/>
      </w:divBdr>
    </w:div>
    <w:div w:id="269051088">
      <w:bodyDiv w:val="1"/>
      <w:marLeft w:val="0"/>
      <w:marRight w:val="0"/>
      <w:marTop w:val="0"/>
      <w:marBottom w:val="0"/>
      <w:divBdr>
        <w:top w:val="none" w:sz="0" w:space="0" w:color="auto"/>
        <w:left w:val="none" w:sz="0" w:space="0" w:color="auto"/>
        <w:bottom w:val="none" w:sz="0" w:space="0" w:color="auto"/>
        <w:right w:val="none" w:sz="0" w:space="0" w:color="auto"/>
      </w:divBdr>
    </w:div>
    <w:div w:id="570624946">
      <w:bodyDiv w:val="1"/>
      <w:marLeft w:val="0"/>
      <w:marRight w:val="0"/>
      <w:marTop w:val="0"/>
      <w:marBottom w:val="0"/>
      <w:divBdr>
        <w:top w:val="none" w:sz="0" w:space="0" w:color="auto"/>
        <w:left w:val="none" w:sz="0" w:space="0" w:color="auto"/>
        <w:bottom w:val="none" w:sz="0" w:space="0" w:color="auto"/>
        <w:right w:val="none" w:sz="0" w:space="0" w:color="auto"/>
      </w:divBdr>
    </w:div>
    <w:div w:id="594946691">
      <w:bodyDiv w:val="1"/>
      <w:marLeft w:val="0"/>
      <w:marRight w:val="0"/>
      <w:marTop w:val="0"/>
      <w:marBottom w:val="0"/>
      <w:divBdr>
        <w:top w:val="none" w:sz="0" w:space="0" w:color="auto"/>
        <w:left w:val="none" w:sz="0" w:space="0" w:color="auto"/>
        <w:bottom w:val="none" w:sz="0" w:space="0" w:color="auto"/>
        <w:right w:val="none" w:sz="0" w:space="0" w:color="auto"/>
      </w:divBdr>
    </w:div>
    <w:div w:id="636498495">
      <w:bodyDiv w:val="1"/>
      <w:marLeft w:val="0"/>
      <w:marRight w:val="0"/>
      <w:marTop w:val="0"/>
      <w:marBottom w:val="0"/>
      <w:divBdr>
        <w:top w:val="none" w:sz="0" w:space="0" w:color="auto"/>
        <w:left w:val="none" w:sz="0" w:space="0" w:color="auto"/>
        <w:bottom w:val="none" w:sz="0" w:space="0" w:color="auto"/>
        <w:right w:val="none" w:sz="0" w:space="0" w:color="auto"/>
      </w:divBdr>
    </w:div>
    <w:div w:id="707144307">
      <w:bodyDiv w:val="1"/>
      <w:marLeft w:val="0"/>
      <w:marRight w:val="0"/>
      <w:marTop w:val="0"/>
      <w:marBottom w:val="0"/>
      <w:divBdr>
        <w:top w:val="none" w:sz="0" w:space="0" w:color="auto"/>
        <w:left w:val="none" w:sz="0" w:space="0" w:color="auto"/>
        <w:bottom w:val="none" w:sz="0" w:space="0" w:color="auto"/>
        <w:right w:val="none" w:sz="0" w:space="0" w:color="auto"/>
      </w:divBdr>
    </w:div>
    <w:div w:id="782504145">
      <w:bodyDiv w:val="1"/>
      <w:marLeft w:val="0"/>
      <w:marRight w:val="0"/>
      <w:marTop w:val="0"/>
      <w:marBottom w:val="0"/>
      <w:divBdr>
        <w:top w:val="none" w:sz="0" w:space="0" w:color="auto"/>
        <w:left w:val="none" w:sz="0" w:space="0" w:color="auto"/>
        <w:bottom w:val="none" w:sz="0" w:space="0" w:color="auto"/>
        <w:right w:val="none" w:sz="0" w:space="0" w:color="auto"/>
      </w:divBdr>
    </w:div>
    <w:div w:id="794715246">
      <w:bodyDiv w:val="1"/>
      <w:marLeft w:val="0"/>
      <w:marRight w:val="0"/>
      <w:marTop w:val="0"/>
      <w:marBottom w:val="0"/>
      <w:divBdr>
        <w:top w:val="none" w:sz="0" w:space="0" w:color="auto"/>
        <w:left w:val="none" w:sz="0" w:space="0" w:color="auto"/>
        <w:bottom w:val="none" w:sz="0" w:space="0" w:color="auto"/>
        <w:right w:val="none" w:sz="0" w:space="0" w:color="auto"/>
      </w:divBdr>
    </w:div>
    <w:div w:id="910580337">
      <w:bodyDiv w:val="1"/>
      <w:marLeft w:val="0"/>
      <w:marRight w:val="0"/>
      <w:marTop w:val="0"/>
      <w:marBottom w:val="0"/>
      <w:divBdr>
        <w:top w:val="none" w:sz="0" w:space="0" w:color="auto"/>
        <w:left w:val="none" w:sz="0" w:space="0" w:color="auto"/>
        <w:bottom w:val="none" w:sz="0" w:space="0" w:color="auto"/>
        <w:right w:val="none" w:sz="0" w:space="0" w:color="auto"/>
      </w:divBdr>
    </w:div>
    <w:div w:id="988020813">
      <w:bodyDiv w:val="1"/>
      <w:marLeft w:val="0"/>
      <w:marRight w:val="0"/>
      <w:marTop w:val="0"/>
      <w:marBottom w:val="0"/>
      <w:divBdr>
        <w:top w:val="none" w:sz="0" w:space="0" w:color="auto"/>
        <w:left w:val="none" w:sz="0" w:space="0" w:color="auto"/>
        <w:bottom w:val="none" w:sz="0" w:space="0" w:color="auto"/>
        <w:right w:val="none" w:sz="0" w:space="0" w:color="auto"/>
      </w:divBdr>
    </w:div>
    <w:div w:id="1112893965">
      <w:bodyDiv w:val="1"/>
      <w:marLeft w:val="0"/>
      <w:marRight w:val="0"/>
      <w:marTop w:val="0"/>
      <w:marBottom w:val="0"/>
      <w:divBdr>
        <w:top w:val="none" w:sz="0" w:space="0" w:color="auto"/>
        <w:left w:val="none" w:sz="0" w:space="0" w:color="auto"/>
        <w:bottom w:val="none" w:sz="0" w:space="0" w:color="auto"/>
        <w:right w:val="none" w:sz="0" w:space="0" w:color="auto"/>
      </w:divBdr>
      <w:divsChild>
        <w:div w:id="284773443">
          <w:marLeft w:val="0"/>
          <w:marRight w:val="0"/>
          <w:marTop w:val="0"/>
          <w:marBottom w:val="0"/>
          <w:divBdr>
            <w:top w:val="single" w:sz="2" w:space="0" w:color="D9D9E3"/>
            <w:left w:val="single" w:sz="2" w:space="0" w:color="D9D9E3"/>
            <w:bottom w:val="single" w:sz="2" w:space="0" w:color="D9D9E3"/>
            <w:right w:val="single" w:sz="2" w:space="0" w:color="D9D9E3"/>
          </w:divBdr>
          <w:divsChild>
            <w:div w:id="1150245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444419">
                  <w:marLeft w:val="0"/>
                  <w:marRight w:val="0"/>
                  <w:marTop w:val="0"/>
                  <w:marBottom w:val="0"/>
                  <w:divBdr>
                    <w:top w:val="single" w:sz="2" w:space="0" w:color="D9D9E3"/>
                    <w:left w:val="single" w:sz="2" w:space="0" w:color="D9D9E3"/>
                    <w:bottom w:val="single" w:sz="2" w:space="0" w:color="D9D9E3"/>
                    <w:right w:val="single" w:sz="2" w:space="0" w:color="D9D9E3"/>
                  </w:divBdr>
                  <w:divsChild>
                    <w:div w:id="964233392">
                      <w:marLeft w:val="0"/>
                      <w:marRight w:val="0"/>
                      <w:marTop w:val="0"/>
                      <w:marBottom w:val="0"/>
                      <w:divBdr>
                        <w:top w:val="single" w:sz="2" w:space="0" w:color="D9D9E3"/>
                        <w:left w:val="single" w:sz="2" w:space="0" w:color="D9D9E3"/>
                        <w:bottom w:val="single" w:sz="2" w:space="0" w:color="D9D9E3"/>
                        <w:right w:val="single" w:sz="2" w:space="0" w:color="D9D9E3"/>
                      </w:divBdr>
                      <w:divsChild>
                        <w:div w:id="551233143">
                          <w:marLeft w:val="0"/>
                          <w:marRight w:val="0"/>
                          <w:marTop w:val="0"/>
                          <w:marBottom w:val="0"/>
                          <w:divBdr>
                            <w:top w:val="single" w:sz="2" w:space="0" w:color="D9D9E3"/>
                            <w:left w:val="single" w:sz="2" w:space="0" w:color="D9D9E3"/>
                            <w:bottom w:val="single" w:sz="2" w:space="0" w:color="D9D9E3"/>
                            <w:right w:val="single" w:sz="2" w:space="0" w:color="D9D9E3"/>
                          </w:divBdr>
                          <w:divsChild>
                            <w:div w:id="1443576373">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17">
                                  <w:marLeft w:val="0"/>
                                  <w:marRight w:val="0"/>
                                  <w:marTop w:val="0"/>
                                  <w:marBottom w:val="0"/>
                                  <w:divBdr>
                                    <w:top w:val="single" w:sz="2" w:space="0" w:color="D9D9E3"/>
                                    <w:left w:val="single" w:sz="2" w:space="0" w:color="D9D9E3"/>
                                    <w:bottom w:val="single" w:sz="2" w:space="0" w:color="D9D9E3"/>
                                    <w:right w:val="single" w:sz="2" w:space="0" w:color="D9D9E3"/>
                                  </w:divBdr>
                                  <w:divsChild>
                                    <w:div w:id="108445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6563583">
      <w:bodyDiv w:val="1"/>
      <w:marLeft w:val="0"/>
      <w:marRight w:val="0"/>
      <w:marTop w:val="0"/>
      <w:marBottom w:val="0"/>
      <w:divBdr>
        <w:top w:val="none" w:sz="0" w:space="0" w:color="auto"/>
        <w:left w:val="none" w:sz="0" w:space="0" w:color="auto"/>
        <w:bottom w:val="none" w:sz="0" w:space="0" w:color="auto"/>
        <w:right w:val="none" w:sz="0" w:space="0" w:color="auto"/>
      </w:divBdr>
    </w:div>
    <w:div w:id="1149858720">
      <w:bodyDiv w:val="1"/>
      <w:marLeft w:val="0"/>
      <w:marRight w:val="0"/>
      <w:marTop w:val="0"/>
      <w:marBottom w:val="0"/>
      <w:divBdr>
        <w:top w:val="none" w:sz="0" w:space="0" w:color="auto"/>
        <w:left w:val="none" w:sz="0" w:space="0" w:color="auto"/>
        <w:bottom w:val="none" w:sz="0" w:space="0" w:color="auto"/>
        <w:right w:val="none" w:sz="0" w:space="0" w:color="auto"/>
      </w:divBdr>
    </w:div>
    <w:div w:id="1171871113">
      <w:bodyDiv w:val="1"/>
      <w:marLeft w:val="0"/>
      <w:marRight w:val="0"/>
      <w:marTop w:val="0"/>
      <w:marBottom w:val="0"/>
      <w:divBdr>
        <w:top w:val="none" w:sz="0" w:space="0" w:color="auto"/>
        <w:left w:val="none" w:sz="0" w:space="0" w:color="auto"/>
        <w:bottom w:val="none" w:sz="0" w:space="0" w:color="auto"/>
        <w:right w:val="none" w:sz="0" w:space="0" w:color="auto"/>
      </w:divBdr>
    </w:div>
    <w:div w:id="1233661737">
      <w:bodyDiv w:val="1"/>
      <w:marLeft w:val="0"/>
      <w:marRight w:val="0"/>
      <w:marTop w:val="0"/>
      <w:marBottom w:val="0"/>
      <w:divBdr>
        <w:top w:val="none" w:sz="0" w:space="0" w:color="auto"/>
        <w:left w:val="none" w:sz="0" w:space="0" w:color="auto"/>
        <w:bottom w:val="none" w:sz="0" w:space="0" w:color="auto"/>
        <w:right w:val="none" w:sz="0" w:space="0" w:color="auto"/>
      </w:divBdr>
    </w:div>
    <w:div w:id="1366171417">
      <w:bodyDiv w:val="1"/>
      <w:marLeft w:val="0"/>
      <w:marRight w:val="0"/>
      <w:marTop w:val="0"/>
      <w:marBottom w:val="0"/>
      <w:divBdr>
        <w:top w:val="none" w:sz="0" w:space="0" w:color="auto"/>
        <w:left w:val="none" w:sz="0" w:space="0" w:color="auto"/>
        <w:bottom w:val="none" w:sz="0" w:space="0" w:color="auto"/>
        <w:right w:val="none" w:sz="0" w:space="0" w:color="auto"/>
      </w:divBdr>
    </w:div>
    <w:div w:id="1587032064">
      <w:bodyDiv w:val="1"/>
      <w:marLeft w:val="0"/>
      <w:marRight w:val="0"/>
      <w:marTop w:val="0"/>
      <w:marBottom w:val="0"/>
      <w:divBdr>
        <w:top w:val="none" w:sz="0" w:space="0" w:color="auto"/>
        <w:left w:val="none" w:sz="0" w:space="0" w:color="auto"/>
        <w:bottom w:val="none" w:sz="0" w:space="0" w:color="auto"/>
        <w:right w:val="none" w:sz="0" w:space="0" w:color="auto"/>
      </w:divBdr>
    </w:div>
    <w:div w:id="1755198399">
      <w:bodyDiv w:val="1"/>
      <w:marLeft w:val="0"/>
      <w:marRight w:val="0"/>
      <w:marTop w:val="0"/>
      <w:marBottom w:val="0"/>
      <w:divBdr>
        <w:top w:val="none" w:sz="0" w:space="0" w:color="auto"/>
        <w:left w:val="none" w:sz="0" w:space="0" w:color="auto"/>
        <w:bottom w:val="none" w:sz="0" w:space="0" w:color="auto"/>
        <w:right w:val="none" w:sz="0" w:space="0" w:color="auto"/>
      </w:divBdr>
    </w:div>
    <w:div w:id="2053534483">
      <w:bodyDiv w:val="1"/>
      <w:marLeft w:val="0"/>
      <w:marRight w:val="0"/>
      <w:marTop w:val="0"/>
      <w:marBottom w:val="0"/>
      <w:divBdr>
        <w:top w:val="none" w:sz="0" w:space="0" w:color="auto"/>
        <w:left w:val="none" w:sz="0" w:space="0" w:color="auto"/>
        <w:bottom w:val="none" w:sz="0" w:space="0" w:color="auto"/>
        <w:right w:val="none" w:sz="0" w:space="0" w:color="auto"/>
      </w:divBdr>
      <w:divsChild>
        <w:div w:id="1028991239">
          <w:marLeft w:val="0"/>
          <w:marRight w:val="0"/>
          <w:marTop w:val="0"/>
          <w:marBottom w:val="0"/>
          <w:divBdr>
            <w:top w:val="none" w:sz="0" w:space="0" w:color="auto"/>
            <w:left w:val="none" w:sz="0" w:space="0" w:color="auto"/>
            <w:bottom w:val="none" w:sz="0" w:space="0" w:color="auto"/>
            <w:right w:val="none" w:sz="0" w:space="0" w:color="auto"/>
          </w:divBdr>
          <w:divsChild>
            <w:div w:id="970749270">
              <w:marLeft w:val="0"/>
              <w:marRight w:val="0"/>
              <w:marTop w:val="0"/>
              <w:marBottom w:val="0"/>
              <w:divBdr>
                <w:top w:val="none" w:sz="0" w:space="0" w:color="auto"/>
                <w:left w:val="none" w:sz="0" w:space="0" w:color="auto"/>
                <w:bottom w:val="none" w:sz="0" w:space="0" w:color="auto"/>
                <w:right w:val="none" w:sz="0" w:space="0" w:color="auto"/>
              </w:divBdr>
            </w:div>
            <w:div w:id="440539382">
              <w:marLeft w:val="0"/>
              <w:marRight w:val="0"/>
              <w:marTop w:val="0"/>
              <w:marBottom w:val="0"/>
              <w:divBdr>
                <w:top w:val="none" w:sz="0" w:space="0" w:color="auto"/>
                <w:left w:val="none" w:sz="0" w:space="0" w:color="auto"/>
                <w:bottom w:val="none" w:sz="0" w:space="0" w:color="auto"/>
                <w:right w:val="none" w:sz="0" w:space="0" w:color="auto"/>
              </w:divBdr>
            </w:div>
            <w:div w:id="825707393">
              <w:marLeft w:val="0"/>
              <w:marRight w:val="0"/>
              <w:marTop w:val="0"/>
              <w:marBottom w:val="0"/>
              <w:divBdr>
                <w:top w:val="none" w:sz="0" w:space="0" w:color="auto"/>
                <w:left w:val="none" w:sz="0" w:space="0" w:color="auto"/>
                <w:bottom w:val="none" w:sz="0" w:space="0" w:color="auto"/>
                <w:right w:val="none" w:sz="0" w:space="0" w:color="auto"/>
              </w:divBdr>
            </w:div>
            <w:div w:id="5933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hyperlink" Target="https://www.linkedin.com/posts/kees-klomp-5029b54_de-kern-van-het-onderzoek-dat-remko-van-der-activity-6907938293082927104-Rid9/?utm_source=linkedin_share&amp;utm_medium=member_desktop_web"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notion.so/HecThaFood-Heck-tha-Food-Home-Dashboard-e7636673ad8f45db8990314fd20b1bfe?pvs=4" TargetMode="External"/><Relationship Id="rId20" Type="http://schemas.openxmlformats.org/officeDocument/2006/relationships/hyperlink" Target="https://www.notion.so/HecThaFood-Heck-tha-Food-Home-Dashboard-e7636673ad8f45db8990314fd20b1bfe?pvs=4"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notion.so/Getting-Started-6668f218d1ae456b8de53cffc3661607" TargetMode="Externa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hubs.mozilla.com/wUmZ2Yy/strong-juicy-assembly/"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caaac60-0ab2-4beb-85e2-af7eb2997289">
      <Terms xmlns="http://schemas.microsoft.com/office/infopath/2007/PartnerControls"/>
    </lcf76f155ced4ddcb4097134ff3c332f>
    <TaxCatchAll xmlns="cbf9afd2-ad46-471f-b458-4d21c8cd04b1" xsi:nil="true"/>
    <SharedWithUsers xmlns="cbf9afd2-ad46-471f-b458-4d21c8cd04b1">
      <UserInfo>
        <DisplayName>Rea Vaz</DisplayName>
        <AccountId>400</AccountId>
        <AccountType/>
      </UserInfo>
      <UserInfo>
        <DisplayName>Bart Ras</DisplayName>
        <AccountId>135</AccountId>
        <AccountType/>
      </UserInfo>
      <UserInfo>
        <DisplayName>Maxime Bouillon</DisplayName>
        <AccountId>219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A1C991E3DBD44CA4C7D73390EEFB50" ma:contentTypeVersion="20" ma:contentTypeDescription="Create a new document." ma:contentTypeScope="" ma:versionID="f059ddb70354acdedb6c2dcbd9bc1bd3">
  <xsd:schema xmlns:xsd="http://www.w3.org/2001/XMLSchema" xmlns:xs="http://www.w3.org/2001/XMLSchema" xmlns:p="http://schemas.microsoft.com/office/2006/metadata/properties" xmlns:ns1="http://schemas.microsoft.com/sharepoint/v3" xmlns:ns2="dcaaac60-0ab2-4beb-85e2-af7eb2997289" xmlns:ns3="cbf9afd2-ad46-471f-b458-4d21c8cd04b1" targetNamespace="http://schemas.microsoft.com/office/2006/metadata/properties" ma:root="true" ma:fieldsID="92a06db34e6f43e4950ed88dbc686bfb" ns1:_="" ns2:_="" ns3:_="">
    <xsd:import namespace="http://schemas.microsoft.com/sharepoint/v3"/>
    <xsd:import namespace="dcaaac60-0ab2-4beb-85e2-af7eb2997289"/>
    <xsd:import namespace="cbf9afd2-ad46-471f-b458-4d21c8cd04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aaac60-0ab2-4beb-85e2-af7eb2997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f9afd2-ad46-471f-b458-4d21c8cd04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ff0e2cfb-ca84-481e-b9c7-576dda15a900}" ma:internalName="TaxCatchAll" ma:showField="CatchAllData" ma:web="cbf9afd2-ad46-471f-b458-4d21c8cd04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FA2A2-CD4A-492C-9269-A5FBF327F4B0}">
  <ds:schemaRefs>
    <ds:schemaRef ds:uri="http://schemas.microsoft.com/sharepoint/v3/contenttype/forms"/>
  </ds:schemaRefs>
</ds:datastoreItem>
</file>

<file path=customXml/itemProps2.xml><?xml version="1.0" encoding="utf-8"?>
<ds:datastoreItem xmlns:ds="http://schemas.openxmlformats.org/officeDocument/2006/customXml" ds:itemID="{BE2CA1DD-B9B7-4C05-B5CB-EE1A0738E959}">
  <ds:schemaRefs>
    <ds:schemaRef ds:uri="http://schemas.microsoft.com/office/2006/metadata/properties"/>
    <ds:schemaRef ds:uri="http://schemas.microsoft.com/office/infopath/2007/PartnerControls"/>
    <ds:schemaRef ds:uri="http://schemas.microsoft.com/sharepoint/v3"/>
    <ds:schemaRef ds:uri="dcaaac60-0ab2-4beb-85e2-af7eb2997289"/>
    <ds:schemaRef ds:uri="cbf9afd2-ad46-471f-b458-4d21c8cd04b1"/>
  </ds:schemaRefs>
</ds:datastoreItem>
</file>

<file path=customXml/itemProps3.xml><?xml version="1.0" encoding="utf-8"?>
<ds:datastoreItem xmlns:ds="http://schemas.openxmlformats.org/officeDocument/2006/customXml" ds:itemID="{D1A32614-AB4F-48F7-ADF2-B3F66B9BF1D2}"/>
</file>

<file path=customXml/itemProps4.xml><?xml version="1.0" encoding="utf-8"?>
<ds:datastoreItem xmlns:ds="http://schemas.openxmlformats.org/officeDocument/2006/customXml" ds:itemID="{63E0F678-AF2F-4F71-A21A-EF9F5799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63</Pages>
  <Words>8314</Words>
  <Characters>50386</Characters>
  <Application>Microsoft Office Word</Application>
  <DocSecurity>0</DocSecurity>
  <Lines>1361</Lines>
  <Paragraphs>762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Verhoef</cp:lastModifiedBy>
  <cp:revision>111</cp:revision>
  <dcterms:created xsi:type="dcterms:W3CDTF">2024-02-01T21:50:00Z</dcterms:created>
  <dcterms:modified xsi:type="dcterms:W3CDTF">2024-02-11T22:31:00Z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0x01010056A1C991E3DBD44CA4C7D73390EEFB50</vt:lpwstr>
  </property>
  <property fmtid="{D5CDD505-2E9C-101B-9397-08002B2CF9AE}" pid="3" name="MediaServiceImageTags">
    <vt:lpwstr/>
  </property>
  <property fmtid="{D5CDD505-2E9C-101B-9397-08002B2CF9AE}" pid="4" name="GrammarlyDocumentId">
    <vt:lpwstr>7f24fe33de365fa4d9ca641883c6be53936d09d70b5b91165d94a104768de00b</vt:lpwstr>
  </property>
</Properties>
</file>